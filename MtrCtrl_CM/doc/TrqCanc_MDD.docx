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5605" w:rsidRDefault="00FE5605" w:rsidP="00FE5605">
      <w:pPr>
        <w:pStyle w:val="Heading1"/>
        <w:numPr>
          <w:ilvl w:val="0"/>
          <w:numId w:val="0"/>
        </w:numPr>
      </w:pPr>
      <w:r>
        <w:t xml:space="preserve">Module </w:t>
      </w:r>
      <w:r w:rsidR="008555F1">
        <w:t>--</w:t>
      </w:r>
      <w:r>
        <w:t xml:space="preserve"> </w:t>
      </w:r>
      <w:proofErr w:type="spellStart"/>
      <w:r w:rsidR="00B41868">
        <w:t>TrqCanc</w:t>
      </w:r>
      <w:proofErr w:type="spellEnd"/>
    </w:p>
    <w:p w:rsidR="00FE5605" w:rsidRDefault="00FE5605" w:rsidP="0011236F">
      <w:pPr>
        <w:pStyle w:val="Heading1"/>
      </w:pPr>
      <w:r>
        <w:t>High-Level Description</w:t>
      </w:r>
    </w:p>
    <w:p w:rsidR="00FE5605" w:rsidRDefault="00FE5605" w:rsidP="00FE5605"/>
    <w:p w:rsidR="0011236F" w:rsidRPr="003F21F4" w:rsidRDefault="0011236F" w:rsidP="0011236F">
      <w:pPr>
        <w:pStyle w:val="Heading1"/>
      </w:pPr>
      <w:r>
        <w:t>Figures</w:t>
      </w:r>
    </w:p>
    <w:p w:rsidR="00FE5605" w:rsidRDefault="0011236F" w:rsidP="00FE5605">
      <w:pPr>
        <w:pStyle w:val="Heading2"/>
      </w:pPr>
      <w:r>
        <w:t>Component Diagram</w:t>
      </w:r>
    </w:p>
    <w:p w:rsidR="0011236F" w:rsidRDefault="009D5158" w:rsidP="00B41868">
      <w:pPr>
        <w:pStyle w:val="Heading3"/>
        <w:numPr>
          <w:ilvl w:val="0"/>
          <w:numId w:val="0"/>
        </w:numPr>
        <w:rPr>
          <w:b w:val="0"/>
          <w:kern w:val="28"/>
          <w:sz w:val="28"/>
        </w:rPr>
      </w:pPr>
      <w:r>
        <w:rPr>
          <w:b w:val="0"/>
          <w:noProof/>
          <w:kern w:val="28"/>
          <w:sz w:val="28"/>
        </w:rPr>
        <w:drawing>
          <wp:inline distT="0" distB="0" distL="0" distR="0">
            <wp:extent cx="3333750" cy="35052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3333750" cy="3505200"/>
                    </a:xfrm>
                    <a:prstGeom prst="rect">
                      <a:avLst/>
                    </a:prstGeom>
                    <a:noFill/>
                    <a:ln w="9525">
                      <a:noFill/>
                      <a:miter lim="800000"/>
                      <a:headEnd/>
                      <a:tailEnd/>
                    </a:ln>
                  </pic:spPr>
                </pic:pic>
              </a:graphicData>
            </a:graphic>
          </wp:inline>
        </w:drawing>
      </w:r>
    </w:p>
    <w:p w:rsidR="00FE5605" w:rsidRDefault="00FE5605" w:rsidP="00FE5605">
      <w:pPr>
        <w:pStyle w:val="Heading1"/>
      </w:pPr>
      <w:r>
        <w:t>Variable Data Dictionary</w:t>
      </w:r>
    </w:p>
    <w:p w:rsidR="00FE5605" w:rsidRDefault="00FE5605" w:rsidP="00FE5605">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FE5605" w:rsidRPr="006D33CC" w:rsidTr="00B41868">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FE5605" w:rsidRPr="006D33CC" w:rsidRDefault="00FE5605" w:rsidP="00B41868">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FE5605" w:rsidRPr="006D33CC" w:rsidRDefault="00FE5605" w:rsidP="00B41868">
            <w:pPr>
              <w:spacing w:before="100" w:beforeAutospacing="1" w:after="100" w:afterAutospacing="1"/>
              <w:rPr>
                <w:rFonts w:ascii="Arial" w:hAnsi="Arial" w:cs="Arial"/>
              </w:rPr>
            </w:pPr>
            <w:r w:rsidRPr="006D33CC">
              <w:rPr>
                <w:rFonts w:ascii="Arial" w:hAnsi="Arial" w:cs="Arial"/>
              </w:rPr>
              <w:t>Module Outputs</w:t>
            </w:r>
          </w:p>
        </w:tc>
      </w:tr>
      <w:tr w:rsidR="00FE5605"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FE5605" w:rsidRPr="004B5BE2" w:rsidRDefault="00FE5605" w:rsidP="00B41868">
            <w:pPr>
              <w:spacing w:before="100" w:beforeAutospacing="1" w:after="100" w:afterAutospacing="1"/>
              <w:rPr>
                <w:rFonts w:ascii="Arial" w:hAnsi="Arial" w:cs="Arial"/>
                <w:sz w:val="16"/>
                <w:szCs w:val="16"/>
              </w:rPr>
            </w:pPr>
            <w:bookmarkStart w:id="0" w:name="_Hlk358190358"/>
            <w:bookmarkStart w:id="1" w:name="_Hlk358206638"/>
            <w:r w:rsidRPr="00FE5605">
              <w:rPr>
                <w:rFonts w:ascii="Arial" w:hAnsi="Arial" w:cs="Arial"/>
                <w:sz w:val="16"/>
                <w:szCs w:val="16"/>
              </w:rPr>
              <w:t>EstKe_VpRadpS_f32</w:t>
            </w:r>
          </w:p>
        </w:tc>
        <w:tc>
          <w:tcPr>
            <w:tcW w:w="4455" w:type="dxa"/>
          </w:tcPr>
          <w:p w:rsidR="00FE5605" w:rsidRDefault="00FE5605" w:rsidP="00B41868">
            <w:pPr>
              <w:rPr>
                <w:rFonts w:ascii="Arial" w:hAnsi="Arial" w:cs="Arial"/>
                <w:sz w:val="16"/>
                <w:szCs w:val="16"/>
              </w:rPr>
            </w:pPr>
          </w:p>
        </w:tc>
      </w:tr>
      <w:tr w:rsidR="00FE5605"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FE5605" w:rsidRDefault="00FE5605" w:rsidP="00B41868">
            <w:pPr>
              <w:rPr>
                <w:rFonts w:ascii="Arial" w:hAnsi="Arial" w:cs="Arial"/>
                <w:sz w:val="16"/>
                <w:szCs w:val="16"/>
              </w:rPr>
            </w:pPr>
            <w:r w:rsidRPr="00FE5605">
              <w:rPr>
                <w:rFonts w:ascii="Arial" w:hAnsi="Arial" w:cs="Arial"/>
                <w:sz w:val="16"/>
                <w:szCs w:val="16"/>
              </w:rPr>
              <w:t>MRFMtrVel_MtrRadpS_f32</w:t>
            </w:r>
          </w:p>
        </w:tc>
        <w:tc>
          <w:tcPr>
            <w:tcW w:w="4455" w:type="dxa"/>
          </w:tcPr>
          <w:p w:rsidR="00FE5605" w:rsidRDefault="00FE5605" w:rsidP="00DC5884">
            <w:pPr>
              <w:rPr>
                <w:rFonts w:ascii="Arial" w:hAnsi="Arial" w:cs="Arial"/>
                <w:sz w:val="16"/>
                <w:szCs w:val="16"/>
              </w:rPr>
            </w:pPr>
          </w:p>
        </w:tc>
      </w:tr>
      <w:bookmarkEnd w:id="0"/>
      <w:tr w:rsidR="00FE5605"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FE5605" w:rsidRDefault="00FE5605" w:rsidP="00B41868">
            <w:pPr>
              <w:rPr>
                <w:rFonts w:ascii="Arial" w:hAnsi="Arial" w:cs="Arial"/>
                <w:sz w:val="16"/>
                <w:szCs w:val="16"/>
              </w:rPr>
            </w:pPr>
            <w:r w:rsidRPr="00FE5605">
              <w:rPr>
                <w:rFonts w:ascii="Arial" w:hAnsi="Arial" w:cs="Arial"/>
                <w:sz w:val="16"/>
                <w:szCs w:val="16"/>
              </w:rPr>
              <w:t>MtrCurrDaxRef_Amp_f32</w:t>
            </w:r>
          </w:p>
        </w:tc>
        <w:tc>
          <w:tcPr>
            <w:tcW w:w="4455" w:type="dxa"/>
          </w:tcPr>
          <w:p w:rsidR="00FE5605" w:rsidRDefault="00FE5605" w:rsidP="00B41868">
            <w:pPr>
              <w:rPr>
                <w:rFonts w:ascii="Arial" w:hAnsi="Arial" w:cs="Arial"/>
                <w:sz w:val="16"/>
                <w:szCs w:val="16"/>
              </w:rPr>
            </w:pPr>
          </w:p>
        </w:tc>
      </w:tr>
      <w:tr w:rsidR="00FE5605"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FE5605" w:rsidRDefault="00C07813" w:rsidP="00B41868">
            <w:pPr>
              <w:rPr>
                <w:rFonts w:ascii="Arial" w:hAnsi="Arial" w:cs="Arial"/>
                <w:sz w:val="16"/>
                <w:szCs w:val="16"/>
              </w:rPr>
            </w:pPr>
            <w:r w:rsidRPr="00C07813">
              <w:rPr>
                <w:rFonts w:ascii="Arial" w:hAnsi="Arial" w:cs="Arial"/>
                <w:sz w:val="16"/>
                <w:szCs w:val="16"/>
              </w:rPr>
              <w:lastRenderedPageBreak/>
              <w:t>MtrCurrQaxRef_Amp_f32</w:t>
            </w:r>
          </w:p>
        </w:tc>
        <w:tc>
          <w:tcPr>
            <w:tcW w:w="4455" w:type="dxa"/>
          </w:tcPr>
          <w:p w:rsidR="00FE5605" w:rsidRDefault="00FE5605" w:rsidP="00DC5884">
            <w:pPr>
              <w:rPr>
                <w:rFonts w:ascii="Arial" w:hAnsi="Arial" w:cs="Arial"/>
                <w:sz w:val="16"/>
                <w:szCs w:val="16"/>
              </w:rPr>
            </w:pPr>
          </w:p>
        </w:tc>
      </w:tr>
      <w:tr w:rsidR="00FE5605"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FE5605" w:rsidRPr="0011656D" w:rsidRDefault="00855BEC" w:rsidP="00006DB6">
            <w:pPr>
              <w:rPr>
                <w:rFonts w:ascii="Arial" w:hAnsi="Arial" w:cs="Arial"/>
                <w:sz w:val="16"/>
                <w:szCs w:val="16"/>
              </w:rPr>
            </w:pPr>
            <w:r w:rsidRPr="00855BEC">
              <w:rPr>
                <w:rFonts w:ascii="Arial" w:hAnsi="Arial" w:cs="Arial"/>
                <w:sz w:val="16"/>
                <w:szCs w:val="16"/>
              </w:rPr>
              <w:t>ElecPosDelayComp_Rad_f32</w:t>
            </w:r>
          </w:p>
        </w:tc>
        <w:tc>
          <w:tcPr>
            <w:tcW w:w="4455" w:type="dxa"/>
            <w:vAlign w:val="center"/>
          </w:tcPr>
          <w:p w:rsidR="00FE5605" w:rsidRDefault="00C07813" w:rsidP="00B41868">
            <w:pPr>
              <w:spacing w:before="100" w:beforeAutospacing="1" w:after="100" w:afterAutospacing="1"/>
              <w:rPr>
                <w:rFonts w:ascii="Arial" w:hAnsi="Arial" w:cs="Arial"/>
                <w:sz w:val="16"/>
                <w:szCs w:val="16"/>
              </w:rPr>
            </w:pPr>
            <w:r w:rsidRPr="00C07813">
              <w:rPr>
                <w:rFonts w:ascii="Arial" w:hAnsi="Arial" w:cs="Arial"/>
                <w:sz w:val="16"/>
                <w:szCs w:val="16"/>
              </w:rPr>
              <w:t>MtrCurrQaxRpl_Amp</w:t>
            </w:r>
            <w:r w:rsidR="00855BEC">
              <w:rPr>
                <w:rFonts w:ascii="Arial" w:hAnsi="Arial" w:cs="Arial"/>
                <w:sz w:val="16"/>
                <w:szCs w:val="16"/>
              </w:rPr>
              <w:t>_T_</w:t>
            </w:r>
            <w:r w:rsidRPr="00C07813">
              <w:rPr>
                <w:rFonts w:ascii="Arial" w:hAnsi="Arial" w:cs="Arial"/>
                <w:sz w:val="16"/>
                <w:szCs w:val="16"/>
              </w:rPr>
              <w:t>f32</w:t>
            </w:r>
          </w:p>
        </w:tc>
      </w:tr>
      <w:tr w:rsidR="00FE5605"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FE5605" w:rsidRDefault="00CA0841" w:rsidP="00B41868">
            <w:pPr>
              <w:rPr>
                <w:rFonts w:ascii="Arial" w:hAnsi="Arial" w:cs="Arial"/>
                <w:sz w:val="16"/>
                <w:szCs w:val="16"/>
              </w:rPr>
            </w:pPr>
            <w:r w:rsidRPr="00CA0841">
              <w:rPr>
                <w:rFonts w:ascii="Arial" w:hAnsi="Arial" w:cs="Arial"/>
                <w:sz w:val="16"/>
                <w:szCs w:val="16"/>
              </w:rPr>
              <w:t>MtrElecPol_Cnt</w:t>
            </w:r>
            <w:r w:rsidR="00855BEC">
              <w:rPr>
                <w:rFonts w:ascii="Arial" w:hAnsi="Arial" w:cs="Arial"/>
                <w:sz w:val="16"/>
                <w:szCs w:val="16"/>
              </w:rPr>
              <w:t>_</w:t>
            </w:r>
            <w:r w:rsidRPr="00CA0841">
              <w:rPr>
                <w:rFonts w:ascii="Arial" w:hAnsi="Arial" w:cs="Arial"/>
                <w:sz w:val="16"/>
                <w:szCs w:val="16"/>
              </w:rPr>
              <w:t>s8</w:t>
            </w:r>
          </w:p>
        </w:tc>
        <w:tc>
          <w:tcPr>
            <w:tcW w:w="4455" w:type="dxa"/>
            <w:vAlign w:val="center"/>
          </w:tcPr>
          <w:p w:rsidR="00FE5605" w:rsidRDefault="00C07813" w:rsidP="00B41868">
            <w:pPr>
              <w:spacing w:before="100" w:beforeAutospacing="1" w:after="100" w:afterAutospacing="1"/>
              <w:rPr>
                <w:rFonts w:ascii="Arial" w:hAnsi="Arial" w:cs="Arial"/>
                <w:sz w:val="16"/>
                <w:szCs w:val="16"/>
              </w:rPr>
            </w:pPr>
            <w:r w:rsidRPr="00C07813">
              <w:rPr>
                <w:rFonts w:ascii="Arial" w:hAnsi="Arial" w:cs="Arial"/>
                <w:sz w:val="16"/>
                <w:szCs w:val="16"/>
              </w:rPr>
              <w:t>MtrCurrQaxCog_Amp</w:t>
            </w:r>
            <w:r w:rsidR="00855BEC">
              <w:rPr>
                <w:rFonts w:ascii="Arial" w:hAnsi="Arial" w:cs="Arial"/>
                <w:sz w:val="16"/>
                <w:szCs w:val="16"/>
              </w:rPr>
              <w:t>_</w:t>
            </w:r>
            <w:r w:rsidRPr="00C07813">
              <w:rPr>
                <w:rFonts w:ascii="Arial" w:hAnsi="Arial" w:cs="Arial"/>
                <w:sz w:val="16"/>
                <w:szCs w:val="16"/>
              </w:rPr>
              <w:t>f32</w:t>
            </w:r>
          </w:p>
        </w:tc>
      </w:tr>
      <w:tr w:rsidR="000A4DB2" w:rsidRPr="004B5BE2" w:rsidTr="007434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12"/>
        </w:trPr>
        <w:tc>
          <w:tcPr>
            <w:tcW w:w="4455" w:type="dxa"/>
            <w:gridSpan w:val="2"/>
          </w:tcPr>
          <w:p w:rsidR="000A4DB2" w:rsidRPr="0011656D" w:rsidRDefault="000A4DB2" w:rsidP="00B41868">
            <w:pPr>
              <w:rPr>
                <w:rFonts w:ascii="Arial" w:hAnsi="Arial" w:cs="Arial"/>
                <w:sz w:val="16"/>
                <w:szCs w:val="16"/>
              </w:rPr>
            </w:pPr>
            <w:r w:rsidRPr="0011656D">
              <w:rPr>
                <w:rFonts w:ascii="Arial" w:hAnsi="Arial" w:cs="Arial"/>
                <w:sz w:val="16"/>
                <w:szCs w:val="16"/>
              </w:rPr>
              <w:t>MtrPosElec_Rev</w:t>
            </w:r>
            <w:r>
              <w:rPr>
                <w:rFonts w:ascii="Arial" w:hAnsi="Arial" w:cs="Arial"/>
                <w:sz w:val="16"/>
                <w:szCs w:val="16"/>
              </w:rPr>
              <w:t>_</w:t>
            </w:r>
            <w:r w:rsidRPr="0011656D">
              <w:rPr>
                <w:rFonts w:ascii="Arial" w:hAnsi="Arial" w:cs="Arial"/>
                <w:sz w:val="16"/>
                <w:szCs w:val="16"/>
              </w:rPr>
              <w:t>u0p1</w:t>
            </w:r>
            <w:r>
              <w:rPr>
                <w:rFonts w:ascii="Arial" w:hAnsi="Arial" w:cs="Arial"/>
                <w:sz w:val="16"/>
                <w:szCs w:val="16"/>
              </w:rPr>
              <w:t>6</w:t>
            </w:r>
          </w:p>
        </w:tc>
        <w:tc>
          <w:tcPr>
            <w:tcW w:w="4455" w:type="dxa"/>
          </w:tcPr>
          <w:p w:rsidR="000A4DB2" w:rsidRDefault="000A4DB2" w:rsidP="00B41868">
            <w:pPr>
              <w:spacing w:before="100" w:beforeAutospacing="1" w:after="100" w:afterAutospacing="1"/>
              <w:rPr>
                <w:rFonts w:ascii="Arial" w:hAnsi="Arial" w:cs="Arial"/>
                <w:sz w:val="16"/>
                <w:szCs w:val="16"/>
              </w:rPr>
            </w:pPr>
          </w:p>
        </w:tc>
      </w:tr>
      <w:tr w:rsidR="000A4DB2" w:rsidRPr="004B5BE2" w:rsidTr="007434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0A4DB2" w:rsidRDefault="000A4DB2" w:rsidP="00B41868">
            <w:pPr>
              <w:rPr>
                <w:rFonts w:ascii="Arial" w:hAnsi="Arial" w:cs="Arial"/>
                <w:sz w:val="16"/>
                <w:szCs w:val="16"/>
              </w:rPr>
            </w:pPr>
            <w:r w:rsidRPr="00CA0841">
              <w:rPr>
                <w:rFonts w:ascii="Arial" w:hAnsi="Arial" w:cs="Arial"/>
                <w:sz w:val="16"/>
                <w:szCs w:val="16"/>
              </w:rPr>
              <w:t>EstKe_VpRadpS</w:t>
            </w:r>
            <w:r>
              <w:rPr>
                <w:rFonts w:ascii="Arial" w:hAnsi="Arial" w:cs="Arial"/>
                <w:sz w:val="16"/>
                <w:szCs w:val="16"/>
              </w:rPr>
              <w:t>_</w:t>
            </w:r>
            <w:r w:rsidRPr="00CA0841">
              <w:rPr>
                <w:rFonts w:ascii="Arial" w:hAnsi="Arial" w:cs="Arial"/>
                <w:sz w:val="16"/>
                <w:szCs w:val="16"/>
              </w:rPr>
              <w:t>f32</w:t>
            </w:r>
          </w:p>
        </w:tc>
        <w:tc>
          <w:tcPr>
            <w:tcW w:w="4455" w:type="dxa"/>
          </w:tcPr>
          <w:p w:rsidR="000A4DB2" w:rsidRDefault="000A4DB2" w:rsidP="00B41868">
            <w:pPr>
              <w:spacing w:before="100" w:beforeAutospacing="1" w:after="100" w:afterAutospacing="1"/>
              <w:rPr>
                <w:rFonts w:ascii="Arial" w:hAnsi="Arial" w:cs="Arial"/>
                <w:sz w:val="16"/>
                <w:szCs w:val="16"/>
              </w:rPr>
            </w:pPr>
          </w:p>
        </w:tc>
      </w:tr>
      <w:bookmarkEnd w:id="1"/>
      <w:tr w:rsidR="00FE5605"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FE5605" w:rsidRPr="0011656D" w:rsidRDefault="00CA0841" w:rsidP="00B41868">
            <w:pPr>
              <w:rPr>
                <w:rFonts w:ascii="Arial" w:hAnsi="Arial" w:cs="Arial"/>
                <w:sz w:val="16"/>
                <w:szCs w:val="16"/>
              </w:rPr>
            </w:pPr>
            <w:r w:rsidRPr="0011656D">
              <w:rPr>
                <w:rFonts w:ascii="Arial" w:hAnsi="Arial" w:cs="Arial"/>
                <w:sz w:val="16"/>
                <w:szCs w:val="16"/>
              </w:rPr>
              <w:t>MtrCurrQax12Mag_Amp</w:t>
            </w:r>
            <w:r w:rsidR="00855BEC">
              <w:rPr>
                <w:rFonts w:ascii="Arial" w:hAnsi="Arial" w:cs="Arial"/>
                <w:sz w:val="16"/>
                <w:szCs w:val="16"/>
              </w:rPr>
              <w:t>_</w:t>
            </w:r>
            <w:r w:rsidRPr="0011656D">
              <w:rPr>
                <w:rFonts w:ascii="Arial" w:hAnsi="Arial" w:cs="Arial"/>
                <w:sz w:val="16"/>
                <w:szCs w:val="16"/>
              </w:rPr>
              <w:t>f32</w:t>
            </w:r>
          </w:p>
        </w:tc>
        <w:tc>
          <w:tcPr>
            <w:tcW w:w="4455" w:type="dxa"/>
            <w:vAlign w:val="center"/>
          </w:tcPr>
          <w:p w:rsidR="00FE5605" w:rsidRDefault="00FE5605" w:rsidP="00B41868">
            <w:pPr>
              <w:spacing w:before="100" w:beforeAutospacing="1" w:after="100" w:afterAutospacing="1"/>
              <w:rPr>
                <w:rFonts w:ascii="Arial" w:hAnsi="Arial" w:cs="Arial"/>
                <w:sz w:val="16"/>
                <w:szCs w:val="16"/>
              </w:rPr>
            </w:pPr>
          </w:p>
        </w:tc>
      </w:tr>
      <w:tr w:rsidR="00FE5605"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FE5605" w:rsidRPr="0011656D" w:rsidRDefault="00CA0841" w:rsidP="00B41868">
            <w:pPr>
              <w:rPr>
                <w:rFonts w:ascii="Arial" w:hAnsi="Arial" w:cs="Arial"/>
                <w:sz w:val="16"/>
                <w:szCs w:val="16"/>
              </w:rPr>
            </w:pPr>
            <w:bookmarkStart w:id="2" w:name="OLE_LINK3"/>
            <w:bookmarkStart w:id="3" w:name="OLE_LINK4"/>
            <w:r w:rsidRPr="0011656D">
              <w:rPr>
                <w:rFonts w:ascii="Arial" w:hAnsi="Arial" w:cs="Arial"/>
                <w:sz w:val="16"/>
                <w:szCs w:val="16"/>
              </w:rPr>
              <w:t>MtrCurrQax6Mag_Amp</w:t>
            </w:r>
            <w:r w:rsidR="00855BEC">
              <w:rPr>
                <w:rFonts w:ascii="Arial" w:hAnsi="Arial" w:cs="Arial"/>
                <w:sz w:val="16"/>
                <w:szCs w:val="16"/>
              </w:rPr>
              <w:t>_</w:t>
            </w:r>
            <w:r w:rsidRPr="0011656D">
              <w:rPr>
                <w:rFonts w:ascii="Arial" w:hAnsi="Arial" w:cs="Arial"/>
                <w:sz w:val="16"/>
                <w:szCs w:val="16"/>
              </w:rPr>
              <w:t>f32</w:t>
            </w:r>
            <w:bookmarkEnd w:id="2"/>
            <w:bookmarkEnd w:id="3"/>
          </w:p>
        </w:tc>
        <w:tc>
          <w:tcPr>
            <w:tcW w:w="4455" w:type="dxa"/>
            <w:vAlign w:val="center"/>
          </w:tcPr>
          <w:p w:rsidR="00FE5605" w:rsidRPr="0085171C" w:rsidRDefault="00FE5605" w:rsidP="00B41868">
            <w:pPr>
              <w:spacing w:before="100" w:beforeAutospacing="1" w:after="100" w:afterAutospacing="1"/>
              <w:rPr>
                <w:rFonts w:ascii="Arial" w:hAnsi="Arial" w:cs="Arial"/>
                <w:sz w:val="16"/>
                <w:szCs w:val="16"/>
              </w:rPr>
            </w:pPr>
          </w:p>
        </w:tc>
      </w:tr>
      <w:tr w:rsidR="00FE5605"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FE5605" w:rsidRPr="0011656D" w:rsidRDefault="00CA0841" w:rsidP="00B41868">
            <w:pPr>
              <w:rPr>
                <w:rFonts w:ascii="Arial" w:hAnsi="Arial" w:cs="Arial"/>
                <w:sz w:val="16"/>
                <w:szCs w:val="16"/>
              </w:rPr>
            </w:pPr>
            <w:r w:rsidRPr="0011656D">
              <w:rPr>
                <w:rFonts w:ascii="Arial" w:hAnsi="Arial" w:cs="Arial"/>
                <w:sz w:val="16"/>
                <w:szCs w:val="16"/>
              </w:rPr>
              <w:t>MtrCurrQax12Ph_</w:t>
            </w:r>
            <w:r w:rsidR="00185241">
              <w:rPr>
                <w:rFonts w:ascii="Arial" w:hAnsi="Arial" w:cs="Arial"/>
                <w:sz w:val="16"/>
                <w:szCs w:val="16"/>
              </w:rPr>
              <w:t>Rad</w:t>
            </w:r>
            <w:r w:rsidR="00855BEC">
              <w:rPr>
                <w:rFonts w:ascii="Arial" w:hAnsi="Arial" w:cs="Arial"/>
                <w:sz w:val="16"/>
                <w:szCs w:val="16"/>
              </w:rPr>
              <w:t>_</w:t>
            </w:r>
            <w:r w:rsidRPr="0011656D">
              <w:rPr>
                <w:rFonts w:ascii="Arial" w:hAnsi="Arial" w:cs="Arial"/>
                <w:sz w:val="16"/>
                <w:szCs w:val="16"/>
              </w:rPr>
              <w:t>f32</w:t>
            </w:r>
          </w:p>
        </w:tc>
        <w:tc>
          <w:tcPr>
            <w:tcW w:w="4455" w:type="dxa"/>
            <w:vAlign w:val="center"/>
          </w:tcPr>
          <w:p w:rsidR="00FE5605" w:rsidRPr="0085171C" w:rsidRDefault="00FE5605" w:rsidP="00B41868">
            <w:pPr>
              <w:spacing w:before="100" w:beforeAutospacing="1" w:after="100" w:afterAutospacing="1"/>
              <w:rPr>
                <w:rFonts w:ascii="Arial" w:hAnsi="Arial" w:cs="Arial"/>
                <w:sz w:val="16"/>
                <w:szCs w:val="16"/>
              </w:rPr>
            </w:pPr>
          </w:p>
        </w:tc>
      </w:tr>
      <w:tr w:rsidR="00CA0841"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CA0841" w:rsidRPr="0011656D" w:rsidRDefault="00CA0841" w:rsidP="00185241">
            <w:pPr>
              <w:rPr>
                <w:rFonts w:ascii="Arial" w:hAnsi="Arial" w:cs="Arial"/>
                <w:sz w:val="16"/>
                <w:szCs w:val="16"/>
              </w:rPr>
            </w:pPr>
            <w:bookmarkStart w:id="4" w:name="OLE_LINK1"/>
            <w:bookmarkStart w:id="5" w:name="OLE_LINK2"/>
            <w:r w:rsidRPr="0011656D">
              <w:rPr>
                <w:rFonts w:ascii="Arial" w:hAnsi="Arial" w:cs="Arial"/>
                <w:sz w:val="16"/>
                <w:szCs w:val="16"/>
              </w:rPr>
              <w:t>MtrCurrQax6Ph_R</w:t>
            </w:r>
            <w:r w:rsidR="00185241">
              <w:rPr>
                <w:rFonts w:ascii="Arial" w:hAnsi="Arial" w:cs="Arial"/>
                <w:sz w:val="16"/>
                <w:szCs w:val="16"/>
              </w:rPr>
              <w:t>ad</w:t>
            </w:r>
            <w:r w:rsidR="00855BEC">
              <w:rPr>
                <w:rFonts w:ascii="Arial" w:hAnsi="Arial" w:cs="Arial"/>
                <w:sz w:val="16"/>
                <w:szCs w:val="16"/>
              </w:rPr>
              <w:t>_</w:t>
            </w:r>
            <w:r w:rsidRPr="0011656D">
              <w:rPr>
                <w:rFonts w:ascii="Arial" w:hAnsi="Arial" w:cs="Arial"/>
                <w:sz w:val="16"/>
                <w:szCs w:val="16"/>
              </w:rPr>
              <w:t>f32</w:t>
            </w:r>
            <w:bookmarkEnd w:id="4"/>
            <w:bookmarkEnd w:id="5"/>
          </w:p>
        </w:tc>
        <w:tc>
          <w:tcPr>
            <w:tcW w:w="4455" w:type="dxa"/>
            <w:vAlign w:val="center"/>
          </w:tcPr>
          <w:p w:rsidR="00CA0841" w:rsidRPr="0085171C" w:rsidRDefault="00CA0841" w:rsidP="00B41868">
            <w:pPr>
              <w:spacing w:before="100" w:beforeAutospacing="1" w:after="100" w:afterAutospacing="1"/>
              <w:rPr>
                <w:rFonts w:ascii="Arial" w:hAnsi="Arial" w:cs="Arial"/>
                <w:sz w:val="16"/>
                <w:szCs w:val="16"/>
              </w:rPr>
            </w:pPr>
          </w:p>
        </w:tc>
      </w:tr>
      <w:tr w:rsidR="00D5104E"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D5104E" w:rsidRPr="0011656D" w:rsidRDefault="00D5104E" w:rsidP="00185241">
            <w:pPr>
              <w:rPr>
                <w:rFonts w:ascii="Arial" w:hAnsi="Arial" w:cs="Arial"/>
                <w:sz w:val="16"/>
                <w:szCs w:val="16"/>
              </w:rPr>
            </w:pPr>
            <w:r>
              <w:rPr>
                <w:rFonts w:ascii="Arial" w:hAnsi="Arial" w:cs="Arial"/>
                <w:sz w:val="16"/>
                <w:szCs w:val="16"/>
              </w:rPr>
              <w:t>MtrCurrQax18</w:t>
            </w:r>
            <w:r w:rsidRPr="0011656D">
              <w:rPr>
                <w:rFonts w:ascii="Arial" w:hAnsi="Arial" w:cs="Arial"/>
                <w:sz w:val="16"/>
                <w:szCs w:val="16"/>
              </w:rPr>
              <w:t>Ph_R</w:t>
            </w:r>
            <w:r>
              <w:rPr>
                <w:rFonts w:ascii="Arial" w:hAnsi="Arial" w:cs="Arial"/>
                <w:sz w:val="16"/>
                <w:szCs w:val="16"/>
              </w:rPr>
              <w:t>ad_</w:t>
            </w:r>
            <w:r w:rsidRPr="0011656D">
              <w:rPr>
                <w:rFonts w:ascii="Arial" w:hAnsi="Arial" w:cs="Arial"/>
                <w:sz w:val="16"/>
                <w:szCs w:val="16"/>
              </w:rPr>
              <w:t>f32</w:t>
            </w:r>
          </w:p>
        </w:tc>
        <w:tc>
          <w:tcPr>
            <w:tcW w:w="4455" w:type="dxa"/>
            <w:vAlign w:val="center"/>
          </w:tcPr>
          <w:p w:rsidR="00D5104E" w:rsidRPr="0085171C" w:rsidRDefault="00D5104E" w:rsidP="00B41868">
            <w:pPr>
              <w:spacing w:before="100" w:beforeAutospacing="1" w:after="100" w:afterAutospacing="1"/>
              <w:rPr>
                <w:rFonts w:ascii="Arial" w:hAnsi="Arial" w:cs="Arial"/>
                <w:sz w:val="16"/>
                <w:szCs w:val="16"/>
              </w:rPr>
            </w:pPr>
          </w:p>
        </w:tc>
      </w:tr>
      <w:tr w:rsidR="00D5104E"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D5104E" w:rsidRPr="0011656D" w:rsidRDefault="00D5104E" w:rsidP="00185241">
            <w:pPr>
              <w:rPr>
                <w:rFonts w:ascii="Arial" w:hAnsi="Arial" w:cs="Arial"/>
                <w:sz w:val="16"/>
                <w:szCs w:val="16"/>
              </w:rPr>
            </w:pPr>
            <w:r>
              <w:rPr>
                <w:rFonts w:ascii="Arial" w:hAnsi="Arial" w:cs="Arial"/>
                <w:sz w:val="16"/>
                <w:szCs w:val="16"/>
              </w:rPr>
              <w:t>MtrCurrQax18</w:t>
            </w:r>
            <w:r w:rsidRPr="0011656D">
              <w:rPr>
                <w:rFonts w:ascii="Arial" w:hAnsi="Arial" w:cs="Arial"/>
                <w:sz w:val="16"/>
                <w:szCs w:val="16"/>
              </w:rPr>
              <w:t>Mag_Amp</w:t>
            </w:r>
            <w:r>
              <w:rPr>
                <w:rFonts w:ascii="Arial" w:hAnsi="Arial" w:cs="Arial"/>
                <w:sz w:val="16"/>
                <w:szCs w:val="16"/>
              </w:rPr>
              <w:t>_</w:t>
            </w:r>
            <w:r w:rsidRPr="0011656D">
              <w:rPr>
                <w:rFonts w:ascii="Arial" w:hAnsi="Arial" w:cs="Arial"/>
                <w:sz w:val="16"/>
                <w:szCs w:val="16"/>
              </w:rPr>
              <w:t>f32</w:t>
            </w:r>
          </w:p>
        </w:tc>
        <w:tc>
          <w:tcPr>
            <w:tcW w:w="4455" w:type="dxa"/>
            <w:vAlign w:val="center"/>
          </w:tcPr>
          <w:p w:rsidR="00D5104E" w:rsidRPr="0085171C" w:rsidRDefault="00D5104E" w:rsidP="00B41868">
            <w:pPr>
              <w:spacing w:before="100" w:beforeAutospacing="1" w:after="100" w:afterAutospacing="1"/>
              <w:rPr>
                <w:rFonts w:ascii="Arial" w:hAnsi="Arial" w:cs="Arial"/>
                <w:sz w:val="16"/>
                <w:szCs w:val="16"/>
              </w:rPr>
            </w:pPr>
          </w:p>
        </w:tc>
      </w:tr>
      <w:tr w:rsidR="0011656D"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11656D" w:rsidRPr="0011656D" w:rsidRDefault="00FD212B" w:rsidP="00B41868">
            <w:pPr>
              <w:rPr>
                <w:rFonts w:ascii="Arial" w:hAnsi="Arial" w:cs="Arial"/>
                <w:sz w:val="16"/>
                <w:szCs w:val="16"/>
              </w:rPr>
            </w:pPr>
            <w:r>
              <w:t>ActWriteAccBufIndex_Cnt_T_u16</w:t>
            </w:r>
          </w:p>
        </w:tc>
        <w:tc>
          <w:tcPr>
            <w:tcW w:w="4455" w:type="dxa"/>
            <w:vAlign w:val="center"/>
          </w:tcPr>
          <w:p w:rsidR="0011656D" w:rsidRPr="0085171C" w:rsidRDefault="0011656D" w:rsidP="00B41868">
            <w:pPr>
              <w:spacing w:before="100" w:beforeAutospacing="1" w:after="100" w:afterAutospacing="1"/>
              <w:rPr>
                <w:rFonts w:ascii="Arial" w:hAnsi="Arial" w:cs="Arial"/>
                <w:sz w:val="16"/>
                <w:szCs w:val="16"/>
              </w:rPr>
            </w:pPr>
          </w:p>
        </w:tc>
      </w:tr>
      <w:tr w:rsidR="00C05129" w:rsidRPr="004B5BE2" w:rsidTr="00B418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tcPr>
          <w:p w:rsidR="00C05129" w:rsidRPr="00AD4C1A" w:rsidRDefault="00C05129" w:rsidP="00B41868">
            <w:r w:rsidRPr="00C05129">
              <w:t>ReadBuffer_Cnt_M_u16</w:t>
            </w:r>
          </w:p>
        </w:tc>
        <w:tc>
          <w:tcPr>
            <w:tcW w:w="4455" w:type="dxa"/>
            <w:vAlign w:val="center"/>
          </w:tcPr>
          <w:p w:rsidR="00C05129" w:rsidRPr="0085171C" w:rsidRDefault="00C05129" w:rsidP="00B41868">
            <w:pPr>
              <w:spacing w:before="100" w:beforeAutospacing="1" w:after="100" w:afterAutospacing="1"/>
              <w:rPr>
                <w:rFonts w:ascii="Arial" w:hAnsi="Arial" w:cs="Arial"/>
                <w:sz w:val="16"/>
                <w:szCs w:val="16"/>
              </w:rPr>
            </w:pPr>
          </w:p>
        </w:tc>
      </w:tr>
    </w:tbl>
    <w:p w:rsidR="00FE5605" w:rsidRDefault="00FE5605" w:rsidP="00FE5605">
      <w:pPr>
        <w:pStyle w:val="Heading2"/>
        <w:numPr>
          <w:ilvl w:val="0"/>
          <w:numId w:val="0"/>
        </w:numPr>
      </w:pPr>
    </w:p>
    <w:p w:rsidR="00FE5605" w:rsidRPr="00F652BB" w:rsidRDefault="00FE5605" w:rsidP="00FE5605">
      <w:pPr>
        <w:pStyle w:val="Heading2"/>
      </w:pPr>
      <w:r w:rsidRPr="00F652BB">
        <w:t>Module Internal Variables</w:t>
      </w:r>
      <w:r w:rsidR="00E7416B" w:rsidRPr="00F652BB">
        <w:t xml:space="preserve"> </w:t>
      </w:r>
    </w:p>
    <w:p w:rsidR="00FE5605" w:rsidRDefault="00FE5605" w:rsidP="00FE5605">
      <w:r>
        <w:t xml:space="preserve">This section identifies the name, range and resolutions for module specific data created by this module.  If there are no range restrictions on the variable, the term “FULL” is placed into the table for legal range. </w:t>
      </w:r>
    </w:p>
    <w:p w:rsidR="00CA0841" w:rsidRDefault="00CA0841" w:rsidP="00FE5605"/>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258"/>
        <w:gridCol w:w="2160"/>
        <w:gridCol w:w="1260"/>
        <w:gridCol w:w="720"/>
        <w:gridCol w:w="1530"/>
      </w:tblGrid>
      <w:tr w:rsidR="00FE5605" w:rsidTr="00AB0064">
        <w:tc>
          <w:tcPr>
            <w:tcW w:w="325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Variable Name</w:t>
            </w:r>
          </w:p>
        </w:tc>
        <w:tc>
          <w:tcPr>
            <w:tcW w:w="216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Resolution</w:t>
            </w:r>
          </w:p>
        </w:tc>
        <w:tc>
          <w:tcPr>
            <w:tcW w:w="126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Legal Range</w:t>
            </w:r>
          </w:p>
          <w:p w:rsidR="00FE5605" w:rsidRDefault="00FE5605" w:rsidP="00B41868">
            <w:pPr>
              <w:spacing w:before="60"/>
              <w:jc w:val="center"/>
              <w:rPr>
                <w:rFonts w:ascii="Arial" w:hAnsi="Arial" w:cs="Arial"/>
                <w:sz w:val="16"/>
              </w:rPr>
            </w:pPr>
            <w:r>
              <w:rPr>
                <w:rFonts w:ascii="Arial" w:hAnsi="Arial" w:cs="Arial"/>
                <w:sz w:val="16"/>
              </w:rPr>
              <w:t>(min)</w:t>
            </w:r>
          </w:p>
        </w:tc>
        <w:tc>
          <w:tcPr>
            <w:tcW w:w="72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Legal Range</w:t>
            </w:r>
          </w:p>
          <w:p w:rsidR="00FE5605" w:rsidRDefault="00FE5605" w:rsidP="00B41868">
            <w:pPr>
              <w:spacing w:before="60"/>
              <w:jc w:val="center"/>
              <w:rPr>
                <w:rFonts w:ascii="Arial" w:hAnsi="Arial" w:cs="Arial"/>
                <w:sz w:val="16"/>
              </w:rPr>
            </w:pPr>
            <w:r>
              <w:rPr>
                <w:rFonts w:ascii="Arial" w:hAnsi="Arial" w:cs="Arial"/>
                <w:sz w:val="16"/>
              </w:rPr>
              <w:t>(max)</w:t>
            </w:r>
          </w:p>
        </w:tc>
        <w:tc>
          <w:tcPr>
            <w:tcW w:w="153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Software Segment</w:t>
            </w:r>
          </w:p>
        </w:tc>
      </w:tr>
      <w:tr w:rsidR="00950C31" w:rsidTr="00AB0064">
        <w:tc>
          <w:tcPr>
            <w:tcW w:w="3258" w:type="dxa"/>
            <w:tcBorders>
              <w:top w:val="single" w:sz="6" w:space="0" w:color="auto"/>
              <w:left w:val="single" w:sz="6" w:space="0" w:color="auto"/>
              <w:bottom w:val="single" w:sz="6" w:space="0" w:color="auto"/>
              <w:right w:val="single" w:sz="6" w:space="0" w:color="auto"/>
            </w:tcBorders>
          </w:tcPr>
          <w:p w:rsidR="00950C31" w:rsidRPr="001C3387" w:rsidRDefault="00950C31" w:rsidP="00B41868">
            <w:r w:rsidRPr="000D71B6">
              <w:t>CogginTrqCancIndex_D_Cnt_u16</w:t>
            </w:r>
          </w:p>
        </w:tc>
        <w:tc>
          <w:tcPr>
            <w:tcW w:w="2160" w:type="dxa"/>
            <w:tcBorders>
              <w:top w:val="single" w:sz="6" w:space="0" w:color="auto"/>
              <w:left w:val="single" w:sz="6" w:space="0" w:color="auto"/>
              <w:bottom w:val="single" w:sz="6" w:space="0" w:color="auto"/>
              <w:right w:val="single" w:sz="6" w:space="0" w:color="auto"/>
            </w:tcBorders>
          </w:tcPr>
          <w:p w:rsidR="00950C31" w:rsidRDefault="00950C31" w:rsidP="00B41868">
            <w:pPr>
              <w:spacing w:before="60"/>
              <w:rPr>
                <w:rFonts w:ascii="Arial" w:hAnsi="Arial" w:cs="Arial"/>
                <w:sz w:val="16"/>
              </w:rPr>
            </w:pPr>
            <w:r>
              <w:rPr>
                <w:rFonts w:ascii="Arial" w:hAnsi="Arial" w:cs="Arial"/>
                <w:sz w:val="16"/>
              </w:rPr>
              <w:t>1</w:t>
            </w:r>
          </w:p>
        </w:tc>
        <w:tc>
          <w:tcPr>
            <w:tcW w:w="1260" w:type="dxa"/>
            <w:tcBorders>
              <w:top w:val="single" w:sz="6" w:space="0" w:color="auto"/>
              <w:left w:val="single" w:sz="6" w:space="0" w:color="auto"/>
              <w:bottom w:val="single" w:sz="6" w:space="0" w:color="auto"/>
              <w:right w:val="single" w:sz="6" w:space="0" w:color="auto"/>
            </w:tcBorders>
          </w:tcPr>
          <w:p w:rsidR="00950C31" w:rsidRPr="000D6383" w:rsidRDefault="00950C31" w:rsidP="00B41868">
            <w:r>
              <w:t>0</w:t>
            </w:r>
          </w:p>
        </w:tc>
        <w:tc>
          <w:tcPr>
            <w:tcW w:w="720" w:type="dxa"/>
            <w:tcBorders>
              <w:top w:val="single" w:sz="6" w:space="0" w:color="auto"/>
              <w:left w:val="single" w:sz="6" w:space="0" w:color="auto"/>
              <w:bottom w:val="single" w:sz="6" w:space="0" w:color="auto"/>
              <w:right w:val="single" w:sz="6" w:space="0" w:color="auto"/>
            </w:tcBorders>
          </w:tcPr>
          <w:p w:rsidR="00950C31" w:rsidRPr="005056AA" w:rsidRDefault="00950C31" w:rsidP="00B41868">
            <w:r>
              <w:t>511</w:t>
            </w:r>
          </w:p>
        </w:tc>
        <w:tc>
          <w:tcPr>
            <w:tcW w:w="1530" w:type="dxa"/>
            <w:tcBorders>
              <w:top w:val="single" w:sz="6" w:space="0" w:color="auto"/>
              <w:left w:val="single" w:sz="6" w:space="0" w:color="auto"/>
              <w:bottom w:val="single" w:sz="6" w:space="0" w:color="auto"/>
              <w:right w:val="single" w:sz="6" w:space="0" w:color="auto"/>
            </w:tcBorders>
          </w:tcPr>
          <w:p w:rsidR="00950C31" w:rsidRDefault="00B41868" w:rsidP="00DB14A0">
            <w:pPr>
              <w:spacing w:before="60"/>
              <w:rPr>
                <w:rFonts w:ascii="Arial" w:hAnsi="Arial" w:cs="Arial"/>
                <w:sz w:val="16"/>
              </w:rPr>
            </w:pPr>
            <w:bookmarkStart w:id="6" w:name="OLE_LINK26"/>
            <w:r>
              <w:rPr>
                <w:rFonts w:ascii="Arial" w:hAnsi="Arial" w:cs="Arial"/>
                <w:sz w:val="16"/>
              </w:rPr>
              <w:t>TRQCANC</w:t>
            </w:r>
            <w:r w:rsidR="00950C31" w:rsidRPr="00BD2E29">
              <w:rPr>
                <w:rFonts w:ascii="Arial" w:hAnsi="Arial" w:cs="Arial"/>
                <w:sz w:val="16"/>
              </w:rPr>
              <w:t>_VAR</w:t>
            </w:r>
            <w:r w:rsidR="00BF681F">
              <w:rPr>
                <w:rFonts w:ascii="Arial" w:hAnsi="Arial" w:cs="Arial"/>
                <w:sz w:val="16"/>
              </w:rPr>
              <w:t>_CLEARED_</w:t>
            </w:r>
            <w:r w:rsidR="00DB14A0">
              <w:rPr>
                <w:rFonts w:ascii="Arial" w:hAnsi="Arial" w:cs="Arial"/>
                <w:sz w:val="16"/>
              </w:rPr>
              <w:t>16</w:t>
            </w:r>
            <w:bookmarkEnd w:id="6"/>
          </w:p>
        </w:tc>
      </w:tr>
      <w:tr w:rsidR="00950C31" w:rsidTr="00AB0064">
        <w:tc>
          <w:tcPr>
            <w:tcW w:w="3258" w:type="dxa"/>
            <w:tcBorders>
              <w:top w:val="single" w:sz="6" w:space="0" w:color="auto"/>
              <w:left w:val="single" w:sz="6" w:space="0" w:color="auto"/>
              <w:bottom w:val="single" w:sz="6" w:space="0" w:color="auto"/>
              <w:right w:val="single" w:sz="6" w:space="0" w:color="auto"/>
            </w:tcBorders>
          </w:tcPr>
          <w:p w:rsidR="00950C31" w:rsidRPr="000D71B6" w:rsidRDefault="00950C31" w:rsidP="00B41868">
            <w:r w:rsidRPr="000D71B6">
              <w:t>CoggingTrqCanc_MtrNm_D_f32</w:t>
            </w:r>
          </w:p>
        </w:tc>
        <w:tc>
          <w:tcPr>
            <w:tcW w:w="2160" w:type="dxa"/>
            <w:tcBorders>
              <w:top w:val="single" w:sz="6" w:space="0" w:color="auto"/>
              <w:left w:val="single" w:sz="6" w:space="0" w:color="auto"/>
              <w:bottom w:val="single" w:sz="6" w:space="0" w:color="auto"/>
              <w:right w:val="single" w:sz="6" w:space="0" w:color="auto"/>
            </w:tcBorders>
          </w:tcPr>
          <w:p w:rsidR="00950C31" w:rsidRDefault="00950C31" w:rsidP="00B41868">
            <w:pPr>
              <w:spacing w:before="60"/>
              <w:rPr>
                <w:rFonts w:ascii="Arial" w:hAnsi="Arial" w:cs="Arial"/>
                <w:sz w:val="16"/>
              </w:rPr>
            </w:pPr>
            <w:r>
              <w:rPr>
                <w:rFonts w:ascii="Arial" w:hAnsi="Arial" w:cs="Arial"/>
                <w:sz w:val="16"/>
              </w:rPr>
              <w:t>Single precision float</w:t>
            </w:r>
          </w:p>
        </w:tc>
        <w:tc>
          <w:tcPr>
            <w:tcW w:w="1260" w:type="dxa"/>
            <w:tcBorders>
              <w:top w:val="single" w:sz="6" w:space="0" w:color="auto"/>
              <w:left w:val="single" w:sz="6" w:space="0" w:color="auto"/>
              <w:bottom w:val="single" w:sz="6" w:space="0" w:color="auto"/>
              <w:right w:val="single" w:sz="6" w:space="0" w:color="auto"/>
            </w:tcBorders>
          </w:tcPr>
          <w:p w:rsidR="00950C31" w:rsidRPr="000D6383" w:rsidRDefault="00950C31" w:rsidP="00B41868">
            <w:r>
              <w:t>-1</w:t>
            </w:r>
          </w:p>
        </w:tc>
        <w:tc>
          <w:tcPr>
            <w:tcW w:w="720" w:type="dxa"/>
            <w:tcBorders>
              <w:top w:val="single" w:sz="6" w:space="0" w:color="auto"/>
              <w:left w:val="single" w:sz="6" w:space="0" w:color="auto"/>
              <w:bottom w:val="single" w:sz="6" w:space="0" w:color="auto"/>
              <w:right w:val="single" w:sz="6" w:space="0" w:color="auto"/>
            </w:tcBorders>
          </w:tcPr>
          <w:p w:rsidR="00950C31" w:rsidRPr="005056AA" w:rsidRDefault="00950C31" w:rsidP="00B41868">
            <w:r>
              <w:t>1</w:t>
            </w:r>
          </w:p>
        </w:tc>
        <w:tc>
          <w:tcPr>
            <w:tcW w:w="1530" w:type="dxa"/>
            <w:tcBorders>
              <w:top w:val="single" w:sz="6" w:space="0" w:color="auto"/>
              <w:left w:val="single" w:sz="6" w:space="0" w:color="auto"/>
              <w:bottom w:val="single" w:sz="6" w:space="0" w:color="auto"/>
              <w:right w:val="single" w:sz="6" w:space="0" w:color="auto"/>
            </w:tcBorders>
          </w:tcPr>
          <w:p w:rsidR="00950C31" w:rsidRDefault="00B41868" w:rsidP="00B41868">
            <w:pPr>
              <w:spacing w:before="60"/>
              <w:rPr>
                <w:rFonts w:ascii="Arial" w:hAnsi="Arial" w:cs="Arial"/>
                <w:sz w:val="16"/>
              </w:rPr>
            </w:pPr>
            <w:r>
              <w:rPr>
                <w:rFonts w:ascii="Arial" w:hAnsi="Arial" w:cs="Arial"/>
                <w:sz w:val="16"/>
              </w:rPr>
              <w:t>TRQCANC</w:t>
            </w:r>
            <w:r w:rsidR="00950C31" w:rsidRPr="00BD2E29">
              <w:rPr>
                <w:rFonts w:ascii="Arial" w:hAnsi="Arial" w:cs="Arial"/>
                <w:sz w:val="16"/>
              </w:rPr>
              <w:t>_VAR</w:t>
            </w:r>
            <w:r w:rsidR="00BF681F">
              <w:rPr>
                <w:rFonts w:ascii="Arial" w:hAnsi="Arial" w:cs="Arial"/>
                <w:sz w:val="16"/>
              </w:rPr>
              <w:t>_CLEARED_</w:t>
            </w:r>
            <w:r w:rsidR="00950C31" w:rsidRPr="00BD2E29">
              <w:rPr>
                <w:rFonts w:ascii="Arial" w:hAnsi="Arial" w:cs="Arial"/>
                <w:sz w:val="16"/>
              </w:rPr>
              <w:t>32</w:t>
            </w:r>
          </w:p>
        </w:tc>
      </w:tr>
      <w:tr w:rsidR="00950C31" w:rsidTr="00AB0064">
        <w:tc>
          <w:tcPr>
            <w:tcW w:w="3258" w:type="dxa"/>
            <w:tcBorders>
              <w:top w:val="single" w:sz="6" w:space="0" w:color="auto"/>
              <w:left w:val="single" w:sz="6" w:space="0" w:color="auto"/>
              <w:bottom w:val="single" w:sz="6" w:space="0" w:color="auto"/>
              <w:right w:val="single" w:sz="6" w:space="0" w:color="auto"/>
            </w:tcBorders>
          </w:tcPr>
          <w:p w:rsidR="00950C31" w:rsidRPr="000D71B6" w:rsidRDefault="00950C31" w:rsidP="00B41868">
            <w:bookmarkStart w:id="7" w:name="_Hlk358187820"/>
            <w:r w:rsidRPr="000D71B6">
              <w:t>MtrCurrQax6thMag_Amp_D_f32</w:t>
            </w:r>
          </w:p>
        </w:tc>
        <w:tc>
          <w:tcPr>
            <w:tcW w:w="2160" w:type="dxa"/>
            <w:tcBorders>
              <w:top w:val="single" w:sz="6" w:space="0" w:color="auto"/>
              <w:left w:val="single" w:sz="6" w:space="0" w:color="auto"/>
              <w:bottom w:val="single" w:sz="6" w:space="0" w:color="auto"/>
              <w:right w:val="single" w:sz="6" w:space="0" w:color="auto"/>
            </w:tcBorders>
          </w:tcPr>
          <w:p w:rsidR="00950C31" w:rsidRDefault="00950C31" w:rsidP="00B41868">
            <w:pPr>
              <w:spacing w:before="60"/>
              <w:rPr>
                <w:rFonts w:ascii="Arial" w:hAnsi="Arial" w:cs="Arial"/>
                <w:sz w:val="16"/>
              </w:rPr>
            </w:pPr>
            <w:r>
              <w:rPr>
                <w:rFonts w:ascii="Arial" w:hAnsi="Arial" w:cs="Arial"/>
                <w:sz w:val="16"/>
              </w:rPr>
              <w:t>Single precision float</w:t>
            </w:r>
          </w:p>
        </w:tc>
        <w:tc>
          <w:tcPr>
            <w:tcW w:w="1260" w:type="dxa"/>
            <w:tcBorders>
              <w:top w:val="single" w:sz="6" w:space="0" w:color="auto"/>
              <w:left w:val="single" w:sz="6" w:space="0" w:color="auto"/>
              <w:bottom w:val="single" w:sz="6" w:space="0" w:color="auto"/>
              <w:right w:val="single" w:sz="6" w:space="0" w:color="auto"/>
            </w:tcBorders>
          </w:tcPr>
          <w:p w:rsidR="00950C31" w:rsidRPr="000D6383" w:rsidRDefault="00950C31" w:rsidP="00B41868">
            <w:r>
              <w:t>-220</w:t>
            </w:r>
          </w:p>
        </w:tc>
        <w:tc>
          <w:tcPr>
            <w:tcW w:w="720" w:type="dxa"/>
            <w:tcBorders>
              <w:top w:val="single" w:sz="6" w:space="0" w:color="auto"/>
              <w:left w:val="single" w:sz="6" w:space="0" w:color="auto"/>
              <w:bottom w:val="single" w:sz="6" w:space="0" w:color="auto"/>
              <w:right w:val="single" w:sz="6" w:space="0" w:color="auto"/>
            </w:tcBorders>
          </w:tcPr>
          <w:p w:rsidR="00950C31" w:rsidRPr="005056AA" w:rsidRDefault="00950C31" w:rsidP="00B41868">
            <w:r>
              <w:t>220</w:t>
            </w:r>
          </w:p>
        </w:tc>
        <w:tc>
          <w:tcPr>
            <w:tcW w:w="1530" w:type="dxa"/>
            <w:tcBorders>
              <w:top w:val="single" w:sz="6" w:space="0" w:color="auto"/>
              <w:left w:val="single" w:sz="6" w:space="0" w:color="auto"/>
              <w:bottom w:val="single" w:sz="6" w:space="0" w:color="auto"/>
              <w:right w:val="single" w:sz="6" w:space="0" w:color="auto"/>
            </w:tcBorders>
          </w:tcPr>
          <w:p w:rsidR="00950C31" w:rsidRDefault="00B41868" w:rsidP="00B41868">
            <w:pPr>
              <w:spacing w:before="60"/>
              <w:rPr>
                <w:rFonts w:ascii="Arial" w:hAnsi="Arial" w:cs="Arial"/>
                <w:sz w:val="16"/>
              </w:rPr>
            </w:pPr>
            <w:r>
              <w:rPr>
                <w:rFonts w:ascii="Arial" w:hAnsi="Arial" w:cs="Arial"/>
                <w:sz w:val="16"/>
              </w:rPr>
              <w:t>TRQCANC</w:t>
            </w:r>
            <w:r w:rsidR="00950C31" w:rsidRPr="00BD2E29">
              <w:rPr>
                <w:rFonts w:ascii="Arial" w:hAnsi="Arial" w:cs="Arial"/>
                <w:sz w:val="16"/>
              </w:rPr>
              <w:t>_VAR</w:t>
            </w:r>
            <w:r w:rsidR="00BF681F">
              <w:rPr>
                <w:rFonts w:ascii="Arial" w:hAnsi="Arial" w:cs="Arial"/>
                <w:sz w:val="16"/>
              </w:rPr>
              <w:t>_</w:t>
            </w:r>
            <w:r w:rsidR="00BF681F">
              <w:rPr>
                <w:rFonts w:ascii="Arial" w:hAnsi="Arial" w:cs="Arial"/>
                <w:sz w:val="16"/>
              </w:rPr>
              <w:lastRenderedPageBreak/>
              <w:t>CLEARED_</w:t>
            </w:r>
            <w:r w:rsidR="00950C31" w:rsidRPr="00BD2E29">
              <w:rPr>
                <w:rFonts w:ascii="Arial" w:hAnsi="Arial" w:cs="Arial"/>
                <w:sz w:val="16"/>
              </w:rPr>
              <w:t>32</w:t>
            </w:r>
          </w:p>
        </w:tc>
      </w:tr>
      <w:tr w:rsidR="005C3AC9" w:rsidTr="00AB0064">
        <w:tc>
          <w:tcPr>
            <w:tcW w:w="3258" w:type="dxa"/>
            <w:tcBorders>
              <w:top w:val="single" w:sz="6" w:space="0" w:color="auto"/>
              <w:left w:val="single" w:sz="6" w:space="0" w:color="auto"/>
              <w:bottom w:val="single" w:sz="6" w:space="0" w:color="auto"/>
              <w:right w:val="single" w:sz="6" w:space="0" w:color="auto"/>
            </w:tcBorders>
          </w:tcPr>
          <w:p w:rsidR="005C3AC9" w:rsidRPr="000D71B6" w:rsidRDefault="005C3AC9" w:rsidP="005C3AC9">
            <w:r w:rsidRPr="000D71B6">
              <w:lastRenderedPageBreak/>
              <w:t>MtrTrqRip6thPhs_R</w:t>
            </w:r>
            <w:r>
              <w:t>ad</w:t>
            </w:r>
            <w:r w:rsidRPr="000D71B6">
              <w:t>_D_</w:t>
            </w:r>
            <w:r>
              <w:t>f32</w:t>
            </w:r>
          </w:p>
        </w:tc>
        <w:tc>
          <w:tcPr>
            <w:tcW w:w="2160" w:type="dxa"/>
            <w:tcBorders>
              <w:top w:val="single" w:sz="6" w:space="0" w:color="auto"/>
              <w:left w:val="single" w:sz="6" w:space="0" w:color="auto"/>
              <w:bottom w:val="single" w:sz="6" w:space="0" w:color="auto"/>
              <w:right w:val="single" w:sz="6" w:space="0" w:color="auto"/>
            </w:tcBorders>
          </w:tcPr>
          <w:p w:rsidR="005C3AC9" w:rsidRDefault="005C3AC9" w:rsidP="00B41868">
            <w:pPr>
              <w:spacing w:before="60"/>
              <w:rPr>
                <w:rFonts w:ascii="Arial" w:hAnsi="Arial" w:cs="Arial"/>
                <w:sz w:val="16"/>
              </w:rPr>
            </w:pPr>
            <w:r w:rsidRPr="00DC14D2">
              <w:rPr>
                <w:rFonts w:ascii="Arial" w:hAnsi="Arial" w:cs="Arial"/>
                <w:sz w:val="16"/>
              </w:rPr>
              <w:t>Single precision float</w:t>
            </w:r>
          </w:p>
        </w:tc>
        <w:tc>
          <w:tcPr>
            <w:tcW w:w="1260" w:type="dxa"/>
            <w:tcBorders>
              <w:top w:val="single" w:sz="6" w:space="0" w:color="auto"/>
              <w:left w:val="single" w:sz="6" w:space="0" w:color="auto"/>
              <w:bottom w:val="single" w:sz="6" w:space="0" w:color="auto"/>
              <w:right w:val="single" w:sz="6" w:space="0" w:color="auto"/>
            </w:tcBorders>
          </w:tcPr>
          <w:p w:rsidR="005C3AC9" w:rsidRPr="000D6383" w:rsidRDefault="005C3AC9" w:rsidP="00B41868">
            <w:r>
              <w:t>-2*pi</w:t>
            </w:r>
          </w:p>
        </w:tc>
        <w:tc>
          <w:tcPr>
            <w:tcW w:w="720" w:type="dxa"/>
            <w:tcBorders>
              <w:top w:val="single" w:sz="6" w:space="0" w:color="auto"/>
              <w:left w:val="single" w:sz="6" w:space="0" w:color="auto"/>
              <w:bottom w:val="single" w:sz="6" w:space="0" w:color="auto"/>
              <w:right w:val="single" w:sz="6" w:space="0" w:color="auto"/>
            </w:tcBorders>
          </w:tcPr>
          <w:p w:rsidR="005C3AC9" w:rsidRPr="005056AA" w:rsidRDefault="005C3AC9" w:rsidP="00B41868">
            <w:r>
              <w:t>2*pi</w:t>
            </w:r>
          </w:p>
        </w:tc>
        <w:tc>
          <w:tcPr>
            <w:tcW w:w="1530" w:type="dxa"/>
            <w:tcBorders>
              <w:top w:val="single" w:sz="6" w:space="0" w:color="auto"/>
              <w:left w:val="single" w:sz="6" w:space="0" w:color="auto"/>
              <w:bottom w:val="single" w:sz="6" w:space="0" w:color="auto"/>
              <w:right w:val="single" w:sz="6" w:space="0" w:color="auto"/>
            </w:tcBorders>
          </w:tcPr>
          <w:p w:rsidR="005C3AC9" w:rsidRDefault="005C3AC9" w:rsidP="00B41868">
            <w:pPr>
              <w:spacing w:before="60"/>
              <w:rPr>
                <w:rFonts w:ascii="Arial" w:hAnsi="Arial" w:cs="Arial"/>
                <w:sz w:val="16"/>
              </w:rPr>
            </w:pPr>
            <w:r>
              <w:rPr>
                <w:rFonts w:ascii="Arial" w:hAnsi="Arial" w:cs="Arial"/>
                <w:sz w:val="16"/>
              </w:rPr>
              <w:t>TRQCANC</w:t>
            </w:r>
            <w:r w:rsidRPr="00BD2E29">
              <w:rPr>
                <w:rFonts w:ascii="Arial" w:hAnsi="Arial" w:cs="Arial"/>
                <w:sz w:val="16"/>
              </w:rPr>
              <w:t>_VAR</w:t>
            </w:r>
            <w:r>
              <w:rPr>
                <w:rFonts w:ascii="Arial" w:hAnsi="Arial" w:cs="Arial"/>
                <w:sz w:val="16"/>
              </w:rPr>
              <w:t>_CLEARED_</w:t>
            </w:r>
            <w:r w:rsidRPr="00BD2E29">
              <w:rPr>
                <w:rFonts w:ascii="Arial" w:hAnsi="Arial" w:cs="Arial"/>
                <w:sz w:val="16"/>
              </w:rPr>
              <w:t>32</w:t>
            </w:r>
          </w:p>
        </w:tc>
      </w:tr>
      <w:bookmarkEnd w:id="7"/>
      <w:tr w:rsidR="00D5104E" w:rsidTr="00AB0064">
        <w:tc>
          <w:tcPr>
            <w:tcW w:w="3258" w:type="dxa"/>
            <w:tcBorders>
              <w:top w:val="single" w:sz="6" w:space="0" w:color="auto"/>
              <w:left w:val="single" w:sz="6" w:space="0" w:color="auto"/>
              <w:bottom w:val="single" w:sz="6" w:space="0" w:color="auto"/>
              <w:right w:val="single" w:sz="6" w:space="0" w:color="auto"/>
            </w:tcBorders>
          </w:tcPr>
          <w:p w:rsidR="00D5104E" w:rsidRPr="000D71B6" w:rsidRDefault="00D5104E" w:rsidP="00D5104E">
            <w:r w:rsidRPr="000D71B6">
              <w:t>MtrCurrQax</w:t>
            </w:r>
            <w:r>
              <w:t>18</w:t>
            </w:r>
            <w:r w:rsidRPr="000D71B6">
              <w:t>thMag_Amp_D_f32</w:t>
            </w:r>
          </w:p>
        </w:tc>
        <w:tc>
          <w:tcPr>
            <w:tcW w:w="2160" w:type="dxa"/>
            <w:tcBorders>
              <w:top w:val="single" w:sz="6" w:space="0" w:color="auto"/>
              <w:left w:val="single" w:sz="6" w:space="0" w:color="auto"/>
              <w:bottom w:val="single" w:sz="6" w:space="0" w:color="auto"/>
              <w:right w:val="single" w:sz="6" w:space="0" w:color="auto"/>
            </w:tcBorders>
          </w:tcPr>
          <w:p w:rsidR="00D5104E" w:rsidRPr="00DC14D2" w:rsidRDefault="00D5104E" w:rsidP="00B41868">
            <w:pPr>
              <w:spacing w:before="60"/>
              <w:rPr>
                <w:rFonts w:ascii="Arial" w:hAnsi="Arial" w:cs="Arial"/>
                <w:sz w:val="16"/>
              </w:rPr>
            </w:pPr>
            <w:r>
              <w:rPr>
                <w:rFonts w:ascii="Arial" w:hAnsi="Arial" w:cs="Arial"/>
                <w:sz w:val="16"/>
              </w:rPr>
              <w:t>Single precision float</w:t>
            </w:r>
          </w:p>
        </w:tc>
        <w:tc>
          <w:tcPr>
            <w:tcW w:w="1260" w:type="dxa"/>
            <w:tcBorders>
              <w:top w:val="single" w:sz="6" w:space="0" w:color="auto"/>
              <w:left w:val="single" w:sz="6" w:space="0" w:color="auto"/>
              <w:bottom w:val="single" w:sz="6" w:space="0" w:color="auto"/>
              <w:right w:val="single" w:sz="6" w:space="0" w:color="auto"/>
            </w:tcBorders>
          </w:tcPr>
          <w:p w:rsidR="00D5104E" w:rsidRDefault="00D5104E" w:rsidP="00B41868">
            <w:r>
              <w:t>-220</w:t>
            </w:r>
          </w:p>
        </w:tc>
        <w:tc>
          <w:tcPr>
            <w:tcW w:w="720" w:type="dxa"/>
            <w:tcBorders>
              <w:top w:val="single" w:sz="6" w:space="0" w:color="auto"/>
              <w:left w:val="single" w:sz="6" w:space="0" w:color="auto"/>
              <w:bottom w:val="single" w:sz="6" w:space="0" w:color="auto"/>
              <w:right w:val="single" w:sz="6" w:space="0" w:color="auto"/>
            </w:tcBorders>
          </w:tcPr>
          <w:p w:rsidR="00D5104E" w:rsidRDefault="00D5104E" w:rsidP="00B41868">
            <w:r>
              <w:t>220</w:t>
            </w:r>
          </w:p>
        </w:tc>
        <w:tc>
          <w:tcPr>
            <w:tcW w:w="1530" w:type="dxa"/>
            <w:tcBorders>
              <w:top w:val="single" w:sz="6" w:space="0" w:color="auto"/>
              <w:left w:val="single" w:sz="6" w:space="0" w:color="auto"/>
              <w:bottom w:val="single" w:sz="6" w:space="0" w:color="auto"/>
              <w:right w:val="single" w:sz="6" w:space="0" w:color="auto"/>
            </w:tcBorders>
          </w:tcPr>
          <w:p w:rsidR="00D5104E" w:rsidRDefault="00D5104E" w:rsidP="00B41868">
            <w:pPr>
              <w:spacing w:before="60"/>
              <w:rPr>
                <w:rFonts w:ascii="Arial" w:hAnsi="Arial" w:cs="Arial"/>
                <w:sz w:val="16"/>
              </w:rPr>
            </w:pPr>
            <w:r>
              <w:rPr>
                <w:rFonts w:ascii="Arial" w:hAnsi="Arial" w:cs="Arial"/>
                <w:sz w:val="16"/>
              </w:rPr>
              <w:t>TRQCANC</w:t>
            </w:r>
            <w:r w:rsidRPr="00BD2E29">
              <w:rPr>
                <w:rFonts w:ascii="Arial" w:hAnsi="Arial" w:cs="Arial"/>
                <w:sz w:val="16"/>
              </w:rPr>
              <w:t>_VAR</w:t>
            </w:r>
            <w:r>
              <w:rPr>
                <w:rFonts w:ascii="Arial" w:hAnsi="Arial" w:cs="Arial"/>
                <w:sz w:val="16"/>
              </w:rPr>
              <w:t>_CLEARED_</w:t>
            </w:r>
            <w:r w:rsidRPr="00BD2E29">
              <w:rPr>
                <w:rFonts w:ascii="Arial" w:hAnsi="Arial" w:cs="Arial"/>
                <w:sz w:val="16"/>
              </w:rPr>
              <w:t>32</w:t>
            </w:r>
          </w:p>
        </w:tc>
      </w:tr>
      <w:tr w:rsidR="00D5104E" w:rsidTr="00AB0064">
        <w:tc>
          <w:tcPr>
            <w:tcW w:w="3258" w:type="dxa"/>
            <w:tcBorders>
              <w:top w:val="single" w:sz="6" w:space="0" w:color="auto"/>
              <w:left w:val="single" w:sz="6" w:space="0" w:color="auto"/>
              <w:bottom w:val="single" w:sz="6" w:space="0" w:color="auto"/>
              <w:right w:val="single" w:sz="6" w:space="0" w:color="auto"/>
            </w:tcBorders>
          </w:tcPr>
          <w:p w:rsidR="00D5104E" w:rsidRPr="000D71B6" w:rsidRDefault="00D5104E" w:rsidP="00D5104E">
            <w:r w:rsidRPr="000D71B6">
              <w:t>MtrTrqRip</w:t>
            </w:r>
            <w:r>
              <w:t>18</w:t>
            </w:r>
            <w:r w:rsidRPr="000D71B6">
              <w:t>thPhs_R</w:t>
            </w:r>
            <w:r>
              <w:t>ad</w:t>
            </w:r>
            <w:r w:rsidRPr="000D71B6">
              <w:t>_D_</w:t>
            </w:r>
            <w:r>
              <w:t>f32</w:t>
            </w:r>
          </w:p>
        </w:tc>
        <w:tc>
          <w:tcPr>
            <w:tcW w:w="2160" w:type="dxa"/>
            <w:tcBorders>
              <w:top w:val="single" w:sz="6" w:space="0" w:color="auto"/>
              <w:left w:val="single" w:sz="6" w:space="0" w:color="auto"/>
              <w:bottom w:val="single" w:sz="6" w:space="0" w:color="auto"/>
              <w:right w:val="single" w:sz="6" w:space="0" w:color="auto"/>
            </w:tcBorders>
          </w:tcPr>
          <w:p w:rsidR="00D5104E" w:rsidRPr="00DC14D2" w:rsidRDefault="00D5104E" w:rsidP="00B41868">
            <w:pPr>
              <w:spacing w:before="60"/>
              <w:rPr>
                <w:rFonts w:ascii="Arial" w:hAnsi="Arial" w:cs="Arial"/>
                <w:sz w:val="16"/>
              </w:rPr>
            </w:pPr>
            <w:r w:rsidRPr="00DC14D2">
              <w:rPr>
                <w:rFonts w:ascii="Arial" w:hAnsi="Arial" w:cs="Arial"/>
                <w:sz w:val="16"/>
              </w:rPr>
              <w:t>Single precision float</w:t>
            </w:r>
          </w:p>
        </w:tc>
        <w:tc>
          <w:tcPr>
            <w:tcW w:w="1260" w:type="dxa"/>
            <w:tcBorders>
              <w:top w:val="single" w:sz="6" w:space="0" w:color="auto"/>
              <w:left w:val="single" w:sz="6" w:space="0" w:color="auto"/>
              <w:bottom w:val="single" w:sz="6" w:space="0" w:color="auto"/>
              <w:right w:val="single" w:sz="6" w:space="0" w:color="auto"/>
            </w:tcBorders>
          </w:tcPr>
          <w:p w:rsidR="00D5104E" w:rsidRDefault="00D5104E" w:rsidP="00B41868">
            <w:r>
              <w:t>-2*pi</w:t>
            </w:r>
          </w:p>
        </w:tc>
        <w:tc>
          <w:tcPr>
            <w:tcW w:w="720" w:type="dxa"/>
            <w:tcBorders>
              <w:top w:val="single" w:sz="6" w:space="0" w:color="auto"/>
              <w:left w:val="single" w:sz="6" w:space="0" w:color="auto"/>
              <w:bottom w:val="single" w:sz="6" w:space="0" w:color="auto"/>
              <w:right w:val="single" w:sz="6" w:space="0" w:color="auto"/>
            </w:tcBorders>
          </w:tcPr>
          <w:p w:rsidR="00D5104E" w:rsidRDefault="00D5104E" w:rsidP="00B41868">
            <w:r>
              <w:t>2*pi</w:t>
            </w:r>
          </w:p>
        </w:tc>
        <w:tc>
          <w:tcPr>
            <w:tcW w:w="1530" w:type="dxa"/>
            <w:tcBorders>
              <w:top w:val="single" w:sz="6" w:space="0" w:color="auto"/>
              <w:left w:val="single" w:sz="6" w:space="0" w:color="auto"/>
              <w:bottom w:val="single" w:sz="6" w:space="0" w:color="auto"/>
              <w:right w:val="single" w:sz="6" w:space="0" w:color="auto"/>
            </w:tcBorders>
          </w:tcPr>
          <w:p w:rsidR="00D5104E" w:rsidRDefault="00D5104E" w:rsidP="00B41868">
            <w:pPr>
              <w:spacing w:before="60"/>
              <w:rPr>
                <w:rFonts w:ascii="Arial" w:hAnsi="Arial" w:cs="Arial"/>
                <w:sz w:val="16"/>
              </w:rPr>
            </w:pPr>
            <w:r>
              <w:rPr>
                <w:rFonts w:ascii="Arial" w:hAnsi="Arial" w:cs="Arial"/>
                <w:sz w:val="16"/>
              </w:rPr>
              <w:t>TRQCANC</w:t>
            </w:r>
            <w:r w:rsidRPr="00BD2E29">
              <w:rPr>
                <w:rFonts w:ascii="Arial" w:hAnsi="Arial" w:cs="Arial"/>
                <w:sz w:val="16"/>
              </w:rPr>
              <w:t>_VAR</w:t>
            </w:r>
            <w:r>
              <w:rPr>
                <w:rFonts w:ascii="Arial" w:hAnsi="Arial" w:cs="Arial"/>
                <w:sz w:val="16"/>
              </w:rPr>
              <w:t>_CLEARED_</w:t>
            </w:r>
            <w:r w:rsidRPr="00BD2E29">
              <w:rPr>
                <w:rFonts w:ascii="Arial" w:hAnsi="Arial" w:cs="Arial"/>
                <w:sz w:val="16"/>
              </w:rPr>
              <w:t>32</w:t>
            </w:r>
          </w:p>
        </w:tc>
      </w:tr>
      <w:tr w:rsidR="005C3AC9" w:rsidTr="00AB0064">
        <w:tc>
          <w:tcPr>
            <w:tcW w:w="3258" w:type="dxa"/>
            <w:tcBorders>
              <w:top w:val="single" w:sz="6" w:space="0" w:color="auto"/>
              <w:left w:val="single" w:sz="6" w:space="0" w:color="auto"/>
              <w:bottom w:val="single" w:sz="6" w:space="0" w:color="auto"/>
              <w:right w:val="single" w:sz="6" w:space="0" w:color="auto"/>
            </w:tcBorders>
          </w:tcPr>
          <w:p w:rsidR="005C3AC9" w:rsidRPr="000D71B6" w:rsidRDefault="005C3AC9" w:rsidP="00B41868">
            <w:r w:rsidRPr="000D71B6">
              <w:t>MtrCurrQax12thMag_Amp_D_f32</w:t>
            </w:r>
          </w:p>
        </w:tc>
        <w:tc>
          <w:tcPr>
            <w:tcW w:w="2160" w:type="dxa"/>
            <w:tcBorders>
              <w:top w:val="single" w:sz="6" w:space="0" w:color="auto"/>
              <w:left w:val="single" w:sz="6" w:space="0" w:color="auto"/>
              <w:bottom w:val="single" w:sz="6" w:space="0" w:color="auto"/>
              <w:right w:val="single" w:sz="6" w:space="0" w:color="auto"/>
            </w:tcBorders>
          </w:tcPr>
          <w:p w:rsidR="005C3AC9" w:rsidRDefault="005C3AC9" w:rsidP="00B41868">
            <w:pPr>
              <w:spacing w:before="60"/>
              <w:rPr>
                <w:rFonts w:ascii="Arial" w:hAnsi="Arial" w:cs="Arial"/>
                <w:sz w:val="16"/>
              </w:rPr>
            </w:pPr>
            <w:r w:rsidRPr="00DC14D2">
              <w:rPr>
                <w:rFonts w:ascii="Arial" w:hAnsi="Arial" w:cs="Arial"/>
                <w:sz w:val="16"/>
              </w:rPr>
              <w:t>Single precision float</w:t>
            </w:r>
          </w:p>
        </w:tc>
        <w:tc>
          <w:tcPr>
            <w:tcW w:w="1260" w:type="dxa"/>
            <w:tcBorders>
              <w:top w:val="single" w:sz="6" w:space="0" w:color="auto"/>
              <w:left w:val="single" w:sz="6" w:space="0" w:color="auto"/>
              <w:bottom w:val="single" w:sz="6" w:space="0" w:color="auto"/>
              <w:right w:val="single" w:sz="6" w:space="0" w:color="auto"/>
            </w:tcBorders>
          </w:tcPr>
          <w:p w:rsidR="005C3AC9" w:rsidRPr="000D6383" w:rsidRDefault="005C3AC9" w:rsidP="00B41868">
            <w:r>
              <w:t>-220</w:t>
            </w:r>
          </w:p>
        </w:tc>
        <w:tc>
          <w:tcPr>
            <w:tcW w:w="720" w:type="dxa"/>
            <w:tcBorders>
              <w:top w:val="single" w:sz="6" w:space="0" w:color="auto"/>
              <w:left w:val="single" w:sz="6" w:space="0" w:color="auto"/>
              <w:bottom w:val="single" w:sz="6" w:space="0" w:color="auto"/>
              <w:right w:val="single" w:sz="6" w:space="0" w:color="auto"/>
            </w:tcBorders>
          </w:tcPr>
          <w:p w:rsidR="005C3AC9" w:rsidRPr="005056AA" w:rsidRDefault="005C3AC9" w:rsidP="00B41868">
            <w:r>
              <w:t>220</w:t>
            </w:r>
          </w:p>
        </w:tc>
        <w:tc>
          <w:tcPr>
            <w:tcW w:w="1530" w:type="dxa"/>
            <w:tcBorders>
              <w:top w:val="single" w:sz="6" w:space="0" w:color="auto"/>
              <w:left w:val="single" w:sz="6" w:space="0" w:color="auto"/>
              <w:bottom w:val="single" w:sz="6" w:space="0" w:color="auto"/>
              <w:right w:val="single" w:sz="6" w:space="0" w:color="auto"/>
            </w:tcBorders>
          </w:tcPr>
          <w:p w:rsidR="005C3AC9" w:rsidRDefault="005C3AC9" w:rsidP="00B41868">
            <w:pPr>
              <w:spacing w:before="60"/>
              <w:rPr>
                <w:rFonts w:ascii="Arial" w:hAnsi="Arial" w:cs="Arial"/>
                <w:sz w:val="16"/>
              </w:rPr>
            </w:pPr>
            <w:r>
              <w:rPr>
                <w:rFonts w:ascii="Arial" w:hAnsi="Arial" w:cs="Arial"/>
                <w:sz w:val="16"/>
              </w:rPr>
              <w:t>TRQCANC</w:t>
            </w:r>
            <w:r w:rsidRPr="00BD2E29">
              <w:rPr>
                <w:rFonts w:ascii="Arial" w:hAnsi="Arial" w:cs="Arial"/>
                <w:sz w:val="16"/>
              </w:rPr>
              <w:t>_VAR</w:t>
            </w:r>
            <w:r>
              <w:rPr>
                <w:rFonts w:ascii="Arial" w:hAnsi="Arial" w:cs="Arial"/>
                <w:sz w:val="16"/>
              </w:rPr>
              <w:t>_CLEARED_</w:t>
            </w:r>
            <w:r w:rsidRPr="00BD2E29">
              <w:rPr>
                <w:rFonts w:ascii="Arial" w:hAnsi="Arial" w:cs="Arial"/>
                <w:sz w:val="16"/>
              </w:rPr>
              <w:t>32</w:t>
            </w:r>
          </w:p>
        </w:tc>
      </w:tr>
      <w:tr w:rsidR="005C3AC9" w:rsidTr="00AB0064">
        <w:tc>
          <w:tcPr>
            <w:tcW w:w="3258" w:type="dxa"/>
            <w:tcBorders>
              <w:top w:val="single" w:sz="6" w:space="0" w:color="auto"/>
              <w:left w:val="single" w:sz="6" w:space="0" w:color="auto"/>
              <w:bottom w:val="single" w:sz="6" w:space="0" w:color="auto"/>
              <w:right w:val="single" w:sz="6" w:space="0" w:color="auto"/>
            </w:tcBorders>
          </w:tcPr>
          <w:p w:rsidR="005C3AC9" w:rsidRPr="000D71B6" w:rsidRDefault="005C3AC9" w:rsidP="00B41868">
            <w:r w:rsidRPr="000D71B6">
              <w:t>MtrTrqRip12thPhs_R</w:t>
            </w:r>
            <w:r>
              <w:t>ad</w:t>
            </w:r>
            <w:r w:rsidRPr="000D71B6">
              <w:t>_D_</w:t>
            </w:r>
            <w:r>
              <w:t>f32</w:t>
            </w:r>
          </w:p>
        </w:tc>
        <w:tc>
          <w:tcPr>
            <w:tcW w:w="2160" w:type="dxa"/>
            <w:tcBorders>
              <w:top w:val="single" w:sz="6" w:space="0" w:color="auto"/>
              <w:left w:val="single" w:sz="6" w:space="0" w:color="auto"/>
              <w:bottom w:val="single" w:sz="6" w:space="0" w:color="auto"/>
              <w:right w:val="single" w:sz="6" w:space="0" w:color="auto"/>
            </w:tcBorders>
          </w:tcPr>
          <w:p w:rsidR="005C3AC9" w:rsidRDefault="005C3AC9" w:rsidP="00B41868">
            <w:pPr>
              <w:spacing w:before="60"/>
              <w:rPr>
                <w:rFonts w:ascii="Arial" w:hAnsi="Arial" w:cs="Arial"/>
                <w:sz w:val="16"/>
              </w:rPr>
            </w:pPr>
            <w:r w:rsidRPr="00DC14D2">
              <w:rPr>
                <w:rFonts w:ascii="Arial" w:hAnsi="Arial" w:cs="Arial"/>
                <w:sz w:val="16"/>
              </w:rPr>
              <w:t>Single precision float</w:t>
            </w:r>
          </w:p>
        </w:tc>
        <w:tc>
          <w:tcPr>
            <w:tcW w:w="1260" w:type="dxa"/>
            <w:tcBorders>
              <w:top w:val="single" w:sz="6" w:space="0" w:color="auto"/>
              <w:left w:val="single" w:sz="6" w:space="0" w:color="auto"/>
              <w:bottom w:val="single" w:sz="6" w:space="0" w:color="auto"/>
              <w:right w:val="single" w:sz="6" w:space="0" w:color="auto"/>
            </w:tcBorders>
          </w:tcPr>
          <w:p w:rsidR="005C3AC9" w:rsidRPr="000D6383" w:rsidRDefault="005C3AC9" w:rsidP="00B41868">
            <w:r>
              <w:t>-2*pi</w:t>
            </w:r>
          </w:p>
        </w:tc>
        <w:tc>
          <w:tcPr>
            <w:tcW w:w="720" w:type="dxa"/>
            <w:tcBorders>
              <w:top w:val="single" w:sz="6" w:space="0" w:color="auto"/>
              <w:left w:val="single" w:sz="6" w:space="0" w:color="auto"/>
              <w:bottom w:val="single" w:sz="6" w:space="0" w:color="auto"/>
              <w:right w:val="single" w:sz="6" w:space="0" w:color="auto"/>
            </w:tcBorders>
          </w:tcPr>
          <w:p w:rsidR="005C3AC9" w:rsidRPr="005056AA" w:rsidRDefault="005C3AC9" w:rsidP="00B41868">
            <w:r>
              <w:t>2*pi</w:t>
            </w:r>
          </w:p>
        </w:tc>
        <w:tc>
          <w:tcPr>
            <w:tcW w:w="1530" w:type="dxa"/>
            <w:tcBorders>
              <w:top w:val="single" w:sz="6" w:space="0" w:color="auto"/>
              <w:left w:val="single" w:sz="6" w:space="0" w:color="auto"/>
              <w:bottom w:val="single" w:sz="6" w:space="0" w:color="auto"/>
              <w:right w:val="single" w:sz="6" w:space="0" w:color="auto"/>
            </w:tcBorders>
          </w:tcPr>
          <w:p w:rsidR="005C3AC9" w:rsidRDefault="005C3AC9" w:rsidP="00B41868">
            <w:pPr>
              <w:spacing w:before="60"/>
              <w:rPr>
                <w:rFonts w:ascii="Arial" w:hAnsi="Arial" w:cs="Arial"/>
                <w:sz w:val="16"/>
              </w:rPr>
            </w:pPr>
            <w:r>
              <w:rPr>
                <w:rFonts w:ascii="Arial" w:hAnsi="Arial" w:cs="Arial"/>
                <w:sz w:val="16"/>
              </w:rPr>
              <w:t>TRQCANC</w:t>
            </w:r>
            <w:r w:rsidRPr="00BD2E29">
              <w:rPr>
                <w:rFonts w:ascii="Arial" w:hAnsi="Arial" w:cs="Arial"/>
                <w:sz w:val="16"/>
              </w:rPr>
              <w:t>_VAR</w:t>
            </w:r>
            <w:r>
              <w:rPr>
                <w:rFonts w:ascii="Arial" w:hAnsi="Arial" w:cs="Arial"/>
                <w:sz w:val="16"/>
              </w:rPr>
              <w:t>_CLEARED_</w:t>
            </w:r>
            <w:r w:rsidRPr="00BD2E29">
              <w:rPr>
                <w:rFonts w:ascii="Arial" w:hAnsi="Arial" w:cs="Arial"/>
                <w:sz w:val="16"/>
              </w:rPr>
              <w:t>32</w:t>
            </w:r>
          </w:p>
        </w:tc>
      </w:tr>
      <w:tr w:rsidR="00950C31" w:rsidTr="00AB0064">
        <w:tc>
          <w:tcPr>
            <w:tcW w:w="3258" w:type="dxa"/>
            <w:tcBorders>
              <w:top w:val="single" w:sz="6" w:space="0" w:color="auto"/>
              <w:left w:val="single" w:sz="6" w:space="0" w:color="auto"/>
              <w:bottom w:val="single" w:sz="6" w:space="0" w:color="auto"/>
              <w:right w:val="single" w:sz="6" w:space="0" w:color="auto"/>
            </w:tcBorders>
          </w:tcPr>
          <w:p w:rsidR="00950C31" w:rsidRPr="000D71B6" w:rsidRDefault="00950C31" w:rsidP="00B41868">
            <w:bookmarkStart w:id="8" w:name="_Hlk358187838"/>
            <w:r w:rsidRPr="000D71B6">
              <w:t>MtrCurrQax6thMagFinal_Amp_D_f32</w:t>
            </w:r>
          </w:p>
        </w:tc>
        <w:tc>
          <w:tcPr>
            <w:tcW w:w="2160" w:type="dxa"/>
            <w:tcBorders>
              <w:top w:val="single" w:sz="6" w:space="0" w:color="auto"/>
              <w:left w:val="single" w:sz="6" w:space="0" w:color="auto"/>
              <w:bottom w:val="single" w:sz="6" w:space="0" w:color="auto"/>
              <w:right w:val="single" w:sz="6" w:space="0" w:color="auto"/>
            </w:tcBorders>
          </w:tcPr>
          <w:p w:rsidR="00950C31" w:rsidRDefault="00950C31" w:rsidP="00B41868">
            <w:pPr>
              <w:spacing w:before="60"/>
              <w:rPr>
                <w:rFonts w:ascii="Arial" w:hAnsi="Arial" w:cs="Arial"/>
                <w:sz w:val="16"/>
              </w:rPr>
            </w:pPr>
            <w:r>
              <w:rPr>
                <w:rFonts w:ascii="Arial" w:hAnsi="Arial" w:cs="Arial"/>
                <w:sz w:val="16"/>
              </w:rPr>
              <w:t>Single precision float</w:t>
            </w:r>
          </w:p>
        </w:tc>
        <w:tc>
          <w:tcPr>
            <w:tcW w:w="1260" w:type="dxa"/>
            <w:tcBorders>
              <w:top w:val="single" w:sz="6" w:space="0" w:color="auto"/>
              <w:left w:val="single" w:sz="6" w:space="0" w:color="auto"/>
              <w:bottom w:val="single" w:sz="6" w:space="0" w:color="auto"/>
              <w:right w:val="single" w:sz="6" w:space="0" w:color="auto"/>
            </w:tcBorders>
          </w:tcPr>
          <w:p w:rsidR="00950C31" w:rsidRPr="000D6383" w:rsidRDefault="00950C31" w:rsidP="00B41868">
            <w:r>
              <w:t>-220</w:t>
            </w:r>
          </w:p>
        </w:tc>
        <w:tc>
          <w:tcPr>
            <w:tcW w:w="720" w:type="dxa"/>
            <w:tcBorders>
              <w:top w:val="single" w:sz="6" w:space="0" w:color="auto"/>
              <w:left w:val="single" w:sz="6" w:space="0" w:color="auto"/>
              <w:bottom w:val="single" w:sz="6" w:space="0" w:color="auto"/>
              <w:right w:val="single" w:sz="6" w:space="0" w:color="auto"/>
            </w:tcBorders>
          </w:tcPr>
          <w:p w:rsidR="00950C31" w:rsidRPr="005056AA" w:rsidRDefault="00950C31" w:rsidP="00B41868">
            <w:r>
              <w:t>220</w:t>
            </w:r>
          </w:p>
        </w:tc>
        <w:tc>
          <w:tcPr>
            <w:tcW w:w="1530" w:type="dxa"/>
            <w:tcBorders>
              <w:top w:val="single" w:sz="6" w:space="0" w:color="auto"/>
              <w:left w:val="single" w:sz="6" w:space="0" w:color="auto"/>
              <w:bottom w:val="single" w:sz="6" w:space="0" w:color="auto"/>
              <w:right w:val="single" w:sz="6" w:space="0" w:color="auto"/>
            </w:tcBorders>
          </w:tcPr>
          <w:p w:rsidR="00950C31" w:rsidRDefault="00B41868" w:rsidP="00B41868">
            <w:pPr>
              <w:spacing w:before="60"/>
              <w:rPr>
                <w:rFonts w:ascii="Arial" w:hAnsi="Arial" w:cs="Arial"/>
                <w:sz w:val="16"/>
              </w:rPr>
            </w:pPr>
            <w:r>
              <w:rPr>
                <w:rFonts w:ascii="Arial" w:hAnsi="Arial" w:cs="Arial"/>
                <w:sz w:val="16"/>
              </w:rPr>
              <w:t>TRQCANC</w:t>
            </w:r>
            <w:r w:rsidR="00950C31" w:rsidRPr="00BD2E29">
              <w:rPr>
                <w:rFonts w:ascii="Arial" w:hAnsi="Arial" w:cs="Arial"/>
                <w:sz w:val="16"/>
              </w:rPr>
              <w:t>_VAR</w:t>
            </w:r>
            <w:r w:rsidR="00BF681F">
              <w:rPr>
                <w:rFonts w:ascii="Arial" w:hAnsi="Arial" w:cs="Arial"/>
                <w:sz w:val="16"/>
              </w:rPr>
              <w:t>_CLEARED_</w:t>
            </w:r>
            <w:r w:rsidR="00950C31" w:rsidRPr="00BD2E29">
              <w:rPr>
                <w:rFonts w:ascii="Arial" w:hAnsi="Arial" w:cs="Arial"/>
                <w:sz w:val="16"/>
              </w:rPr>
              <w:t>32</w:t>
            </w:r>
          </w:p>
        </w:tc>
      </w:tr>
      <w:tr w:rsidR="00950C31" w:rsidTr="00AB0064">
        <w:tc>
          <w:tcPr>
            <w:tcW w:w="3258" w:type="dxa"/>
            <w:tcBorders>
              <w:top w:val="single" w:sz="6" w:space="0" w:color="auto"/>
              <w:left w:val="single" w:sz="6" w:space="0" w:color="auto"/>
              <w:bottom w:val="single" w:sz="6" w:space="0" w:color="auto"/>
              <w:right w:val="single" w:sz="6" w:space="0" w:color="auto"/>
            </w:tcBorders>
          </w:tcPr>
          <w:p w:rsidR="00950C31" w:rsidRPr="000D71B6" w:rsidRDefault="00950C31" w:rsidP="00B41868">
            <w:r w:rsidRPr="000D71B6">
              <w:t>MtrTrqRip6thPhsFinal_Rev_D_f32</w:t>
            </w:r>
          </w:p>
        </w:tc>
        <w:tc>
          <w:tcPr>
            <w:tcW w:w="2160" w:type="dxa"/>
            <w:tcBorders>
              <w:top w:val="single" w:sz="6" w:space="0" w:color="auto"/>
              <w:left w:val="single" w:sz="6" w:space="0" w:color="auto"/>
              <w:bottom w:val="single" w:sz="6" w:space="0" w:color="auto"/>
              <w:right w:val="single" w:sz="6" w:space="0" w:color="auto"/>
            </w:tcBorders>
          </w:tcPr>
          <w:p w:rsidR="00950C31" w:rsidRDefault="00950C31" w:rsidP="00B41868">
            <w:pPr>
              <w:spacing w:before="60"/>
              <w:rPr>
                <w:rFonts w:ascii="Arial" w:hAnsi="Arial" w:cs="Arial"/>
                <w:sz w:val="16"/>
              </w:rPr>
            </w:pPr>
            <w:r>
              <w:rPr>
                <w:rFonts w:ascii="Arial" w:hAnsi="Arial" w:cs="Arial"/>
                <w:sz w:val="16"/>
              </w:rPr>
              <w:t>Single precision float</w:t>
            </w:r>
          </w:p>
        </w:tc>
        <w:tc>
          <w:tcPr>
            <w:tcW w:w="1260" w:type="dxa"/>
            <w:tcBorders>
              <w:top w:val="single" w:sz="6" w:space="0" w:color="auto"/>
              <w:left w:val="single" w:sz="6" w:space="0" w:color="auto"/>
              <w:bottom w:val="single" w:sz="6" w:space="0" w:color="auto"/>
              <w:right w:val="single" w:sz="6" w:space="0" w:color="auto"/>
            </w:tcBorders>
          </w:tcPr>
          <w:p w:rsidR="00950C31" w:rsidRPr="000D6383" w:rsidRDefault="00950C31" w:rsidP="00B41868">
            <w:r>
              <w:t>0</w:t>
            </w:r>
          </w:p>
        </w:tc>
        <w:tc>
          <w:tcPr>
            <w:tcW w:w="720" w:type="dxa"/>
            <w:tcBorders>
              <w:top w:val="single" w:sz="6" w:space="0" w:color="auto"/>
              <w:left w:val="single" w:sz="6" w:space="0" w:color="auto"/>
              <w:bottom w:val="single" w:sz="6" w:space="0" w:color="auto"/>
              <w:right w:val="single" w:sz="6" w:space="0" w:color="auto"/>
            </w:tcBorders>
          </w:tcPr>
          <w:p w:rsidR="00950C31" w:rsidRPr="005056AA" w:rsidRDefault="00950C31" w:rsidP="00B41868">
            <w:r>
              <w:t>1</w:t>
            </w:r>
          </w:p>
        </w:tc>
        <w:tc>
          <w:tcPr>
            <w:tcW w:w="1530" w:type="dxa"/>
            <w:tcBorders>
              <w:top w:val="single" w:sz="6" w:space="0" w:color="auto"/>
              <w:left w:val="single" w:sz="6" w:space="0" w:color="auto"/>
              <w:bottom w:val="single" w:sz="6" w:space="0" w:color="auto"/>
              <w:right w:val="single" w:sz="6" w:space="0" w:color="auto"/>
            </w:tcBorders>
          </w:tcPr>
          <w:p w:rsidR="00950C31" w:rsidRDefault="00B41868" w:rsidP="00B41868">
            <w:pPr>
              <w:spacing w:before="60"/>
              <w:rPr>
                <w:rFonts w:ascii="Arial" w:hAnsi="Arial" w:cs="Arial"/>
                <w:sz w:val="16"/>
              </w:rPr>
            </w:pPr>
            <w:r>
              <w:rPr>
                <w:rFonts w:ascii="Arial" w:hAnsi="Arial" w:cs="Arial"/>
                <w:sz w:val="16"/>
              </w:rPr>
              <w:t>TRQCANC</w:t>
            </w:r>
            <w:r w:rsidR="00950C31" w:rsidRPr="00BD2E29">
              <w:rPr>
                <w:rFonts w:ascii="Arial" w:hAnsi="Arial" w:cs="Arial"/>
                <w:sz w:val="16"/>
              </w:rPr>
              <w:t>_VAR</w:t>
            </w:r>
            <w:r w:rsidR="00BF681F">
              <w:rPr>
                <w:rFonts w:ascii="Arial" w:hAnsi="Arial" w:cs="Arial"/>
                <w:sz w:val="16"/>
              </w:rPr>
              <w:t>_CLEARED_</w:t>
            </w:r>
            <w:r w:rsidR="00950C31" w:rsidRPr="00BD2E29">
              <w:rPr>
                <w:rFonts w:ascii="Arial" w:hAnsi="Arial" w:cs="Arial"/>
                <w:sz w:val="16"/>
              </w:rPr>
              <w:t>32</w:t>
            </w:r>
          </w:p>
        </w:tc>
      </w:tr>
      <w:bookmarkEnd w:id="8"/>
      <w:tr w:rsidR="00D5104E" w:rsidTr="00AB0064">
        <w:tc>
          <w:tcPr>
            <w:tcW w:w="3258" w:type="dxa"/>
            <w:tcBorders>
              <w:top w:val="single" w:sz="6" w:space="0" w:color="auto"/>
              <w:left w:val="single" w:sz="6" w:space="0" w:color="auto"/>
              <w:bottom w:val="single" w:sz="6" w:space="0" w:color="auto"/>
              <w:right w:val="single" w:sz="6" w:space="0" w:color="auto"/>
            </w:tcBorders>
          </w:tcPr>
          <w:p w:rsidR="00D5104E" w:rsidRPr="000D71B6" w:rsidRDefault="00D5104E" w:rsidP="00D5104E">
            <w:r w:rsidRPr="000D71B6">
              <w:t>MtrCurrQax</w:t>
            </w:r>
            <w:r>
              <w:t>18</w:t>
            </w:r>
            <w:r w:rsidRPr="000D71B6">
              <w:t>thMagFinal_Amp_D_f32</w:t>
            </w:r>
          </w:p>
        </w:tc>
        <w:tc>
          <w:tcPr>
            <w:tcW w:w="2160" w:type="dxa"/>
            <w:tcBorders>
              <w:top w:val="single" w:sz="6" w:space="0" w:color="auto"/>
              <w:left w:val="single" w:sz="6" w:space="0" w:color="auto"/>
              <w:bottom w:val="single" w:sz="6" w:space="0" w:color="auto"/>
              <w:right w:val="single" w:sz="6" w:space="0" w:color="auto"/>
            </w:tcBorders>
          </w:tcPr>
          <w:p w:rsidR="00D5104E" w:rsidRDefault="00D5104E" w:rsidP="00B41868">
            <w:pPr>
              <w:spacing w:before="60"/>
              <w:rPr>
                <w:rFonts w:ascii="Arial" w:hAnsi="Arial" w:cs="Arial"/>
                <w:sz w:val="16"/>
              </w:rPr>
            </w:pPr>
            <w:r>
              <w:rPr>
                <w:rFonts w:ascii="Arial" w:hAnsi="Arial" w:cs="Arial"/>
                <w:sz w:val="16"/>
              </w:rPr>
              <w:t>Single precision float</w:t>
            </w:r>
          </w:p>
        </w:tc>
        <w:tc>
          <w:tcPr>
            <w:tcW w:w="1260" w:type="dxa"/>
            <w:tcBorders>
              <w:top w:val="single" w:sz="6" w:space="0" w:color="auto"/>
              <w:left w:val="single" w:sz="6" w:space="0" w:color="auto"/>
              <w:bottom w:val="single" w:sz="6" w:space="0" w:color="auto"/>
              <w:right w:val="single" w:sz="6" w:space="0" w:color="auto"/>
            </w:tcBorders>
          </w:tcPr>
          <w:p w:rsidR="00D5104E" w:rsidRDefault="00D5104E" w:rsidP="00B41868">
            <w:r>
              <w:t>-220</w:t>
            </w:r>
          </w:p>
        </w:tc>
        <w:tc>
          <w:tcPr>
            <w:tcW w:w="720" w:type="dxa"/>
            <w:tcBorders>
              <w:top w:val="single" w:sz="6" w:space="0" w:color="auto"/>
              <w:left w:val="single" w:sz="6" w:space="0" w:color="auto"/>
              <w:bottom w:val="single" w:sz="6" w:space="0" w:color="auto"/>
              <w:right w:val="single" w:sz="6" w:space="0" w:color="auto"/>
            </w:tcBorders>
          </w:tcPr>
          <w:p w:rsidR="00D5104E" w:rsidRDefault="00D5104E" w:rsidP="00B41868">
            <w:r>
              <w:t>220</w:t>
            </w:r>
          </w:p>
        </w:tc>
        <w:tc>
          <w:tcPr>
            <w:tcW w:w="1530" w:type="dxa"/>
            <w:tcBorders>
              <w:top w:val="single" w:sz="6" w:space="0" w:color="auto"/>
              <w:left w:val="single" w:sz="6" w:space="0" w:color="auto"/>
              <w:bottom w:val="single" w:sz="6" w:space="0" w:color="auto"/>
              <w:right w:val="single" w:sz="6" w:space="0" w:color="auto"/>
            </w:tcBorders>
          </w:tcPr>
          <w:p w:rsidR="00D5104E" w:rsidRDefault="00D5104E" w:rsidP="00B41868">
            <w:pPr>
              <w:spacing w:before="60"/>
              <w:rPr>
                <w:rFonts w:ascii="Arial" w:hAnsi="Arial" w:cs="Arial"/>
                <w:sz w:val="16"/>
              </w:rPr>
            </w:pPr>
            <w:r>
              <w:rPr>
                <w:rFonts w:ascii="Arial" w:hAnsi="Arial" w:cs="Arial"/>
                <w:sz w:val="16"/>
              </w:rPr>
              <w:t>TRQCANC</w:t>
            </w:r>
            <w:r w:rsidRPr="00BD2E29">
              <w:rPr>
                <w:rFonts w:ascii="Arial" w:hAnsi="Arial" w:cs="Arial"/>
                <w:sz w:val="16"/>
              </w:rPr>
              <w:t>_VAR</w:t>
            </w:r>
            <w:r>
              <w:rPr>
                <w:rFonts w:ascii="Arial" w:hAnsi="Arial" w:cs="Arial"/>
                <w:sz w:val="16"/>
              </w:rPr>
              <w:t>_CLEARED_</w:t>
            </w:r>
            <w:r w:rsidRPr="00BD2E29">
              <w:rPr>
                <w:rFonts w:ascii="Arial" w:hAnsi="Arial" w:cs="Arial"/>
                <w:sz w:val="16"/>
              </w:rPr>
              <w:t>32</w:t>
            </w:r>
          </w:p>
        </w:tc>
      </w:tr>
      <w:tr w:rsidR="00D5104E" w:rsidTr="00AB0064">
        <w:tc>
          <w:tcPr>
            <w:tcW w:w="3258" w:type="dxa"/>
            <w:tcBorders>
              <w:top w:val="single" w:sz="6" w:space="0" w:color="auto"/>
              <w:left w:val="single" w:sz="6" w:space="0" w:color="auto"/>
              <w:bottom w:val="single" w:sz="6" w:space="0" w:color="auto"/>
              <w:right w:val="single" w:sz="6" w:space="0" w:color="auto"/>
            </w:tcBorders>
          </w:tcPr>
          <w:p w:rsidR="00D5104E" w:rsidRPr="000D71B6" w:rsidRDefault="00D5104E" w:rsidP="00D5104E">
            <w:r w:rsidRPr="000D71B6">
              <w:t>MtrTrqRip</w:t>
            </w:r>
            <w:r>
              <w:t>18</w:t>
            </w:r>
            <w:r w:rsidRPr="000D71B6">
              <w:t>thPhsFinal_Rev_D_f32</w:t>
            </w:r>
          </w:p>
        </w:tc>
        <w:tc>
          <w:tcPr>
            <w:tcW w:w="2160" w:type="dxa"/>
            <w:tcBorders>
              <w:top w:val="single" w:sz="6" w:space="0" w:color="auto"/>
              <w:left w:val="single" w:sz="6" w:space="0" w:color="auto"/>
              <w:bottom w:val="single" w:sz="6" w:space="0" w:color="auto"/>
              <w:right w:val="single" w:sz="6" w:space="0" w:color="auto"/>
            </w:tcBorders>
          </w:tcPr>
          <w:p w:rsidR="00D5104E" w:rsidRDefault="00D5104E" w:rsidP="00B41868">
            <w:pPr>
              <w:spacing w:before="60"/>
              <w:rPr>
                <w:rFonts w:ascii="Arial" w:hAnsi="Arial" w:cs="Arial"/>
                <w:sz w:val="16"/>
              </w:rPr>
            </w:pPr>
            <w:r>
              <w:rPr>
                <w:rFonts w:ascii="Arial" w:hAnsi="Arial" w:cs="Arial"/>
                <w:sz w:val="16"/>
              </w:rPr>
              <w:t>Single precision float</w:t>
            </w:r>
          </w:p>
        </w:tc>
        <w:tc>
          <w:tcPr>
            <w:tcW w:w="1260" w:type="dxa"/>
            <w:tcBorders>
              <w:top w:val="single" w:sz="6" w:space="0" w:color="auto"/>
              <w:left w:val="single" w:sz="6" w:space="0" w:color="auto"/>
              <w:bottom w:val="single" w:sz="6" w:space="0" w:color="auto"/>
              <w:right w:val="single" w:sz="6" w:space="0" w:color="auto"/>
            </w:tcBorders>
          </w:tcPr>
          <w:p w:rsidR="00D5104E" w:rsidRDefault="00D5104E" w:rsidP="00B41868">
            <w:r>
              <w:t>0</w:t>
            </w:r>
          </w:p>
        </w:tc>
        <w:tc>
          <w:tcPr>
            <w:tcW w:w="720" w:type="dxa"/>
            <w:tcBorders>
              <w:top w:val="single" w:sz="6" w:space="0" w:color="auto"/>
              <w:left w:val="single" w:sz="6" w:space="0" w:color="auto"/>
              <w:bottom w:val="single" w:sz="6" w:space="0" w:color="auto"/>
              <w:right w:val="single" w:sz="6" w:space="0" w:color="auto"/>
            </w:tcBorders>
          </w:tcPr>
          <w:p w:rsidR="00D5104E" w:rsidRDefault="00D5104E" w:rsidP="00B41868">
            <w:r>
              <w:t>1</w:t>
            </w:r>
          </w:p>
        </w:tc>
        <w:tc>
          <w:tcPr>
            <w:tcW w:w="1530" w:type="dxa"/>
            <w:tcBorders>
              <w:top w:val="single" w:sz="6" w:space="0" w:color="auto"/>
              <w:left w:val="single" w:sz="6" w:space="0" w:color="auto"/>
              <w:bottom w:val="single" w:sz="6" w:space="0" w:color="auto"/>
              <w:right w:val="single" w:sz="6" w:space="0" w:color="auto"/>
            </w:tcBorders>
          </w:tcPr>
          <w:p w:rsidR="00D5104E" w:rsidRDefault="00D5104E" w:rsidP="00B41868">
            <w:pPr>
              <w:spacing w:before="60"/>
              <w:rPr>
                <w:rFonts w:ascii="Arial" w:hAnsi="Arial" w:cs="Arial"/>
                <w:sz w:val="16"/>
              </w:rPr>
            </w:pPr>
            <w:r>
              <w:rPr>
                <w:rFonts w:ascii="Arial" w:hAnsi="Arial" w:cs="Arial"/>
                <w:sz w:val="16"/>
              </w:rPr>
              <w:t>TRQCANC</w:t>
            </w:r>
            <w:r w:rsidRPr="00BD2E29">
              <w:rPr>
                <w:rFonts w:ascii="Arial" w:hAnsi="Arial" w:cs="Arial"/>
                <w:sz w:val="16"/>
              </w:rPr>
              <w:t>_VAR</w:t>
            </w:r>
            <w:r>
              <w:rPr>
                <w:rFonts w:ascii="Arial" w:hAnsi="Arial" w:cs="Arial"/>
                <w:sz w:val="16"/>
              </w:rPr>
              <w:t>_CLEARED_</w:t>
            </w:r>
            <w:r w:rsidRPr="00BD2E29">
              <w:rPr>
                <w:rFonts w:ascii="Arial" w:hAnsi="Arial" w:cs="Arial"/>
                <w:sz w:val="16"/>
              </w:rPr>
              <w:t>32</w:t>
            </w:r>
          </w:p>
        </w:tc>
      </w:tr>
      <w:tr w:rsidR="00D5104E" w:rsidTr="00AB0064">
        <w:tc>
          <w:tcPr>
            <w:tcW w:w="3258" w:type="dxa"/>
            <w:tcBorders>
              <w:top w:val="single" w:sz="6" w:space="0" w:color="auto"/>
              <w:left w:val="single" w:sz="6" w:space="0" w:color="auto"/>
              <w:bottom w:val="single" w:sz="6" w:space="0" w:color="auto"/>
              <w:right w:val="single" w:sz="6" w:space="0" w:color="auto"/>
            </w:tcBorders>
          </w:tcPr>
          <w:p w:rsidR="00D5104E" w:rsidRPr="000D71B6" w:rsidRDefault="00D5104E" w:rsidP="00B41868">
            <w:bookmarkStart w:id="9" w:name="_Hlk358206746"/>
            <w:r w:rsidRPr="000D71B6">
              <w:t>MtrCurrQax12thMagFinal_Amp_D_f32</w:t>
            </w:r>
          </w:p>
        </w:tc>
        <w:tc>
          <w:tcPr>
            <w:tcW w:w="2160" w:type="dxa"/>
            <w:tcBorders>
              <w:top w:val="single" w:sz="6" w:space="0" w:color="auto"/>
              <w:left w:val="single" w:sz="6" w:space="0" w:color="auto"/>
              <w:bottom w:val="single" w:sz="6" w:space="0" w:color="auto"/>
              <w:right w:val="single" w:sz="6" w:space="0" w:color="auto"/>
            </w:tcBorders>
          </w:tcPr>
          <w:p w:rsidR="00D5104E" w:rsidRDefault="00D5104E" w:rsidP="00B41868">
            <w:pPr>
              <w:spacing w:before="60"/>
              <w:rPr>
                <w:rFonts w:ascii="Arial" w:hAnsi="Arial" w:cs="Arial"/>
                <w:sz w:val="16"/>
              </w:rPr>
            </w:pPr>
            <w:r>
              <w:rPr>
                <w:rFonts w:ascii="Arial" w:hAnsi="Arial" w:cs="Arial"/>
                <w:sz w:val="16"/>
              </w:rPr>
              <w:t>Single precision float</w:t>
            </w:r>
          </w:p>
        </w:tc>
        <w:tc>
          <w:tcPr>
            <w:tcW w:w="1260" w:type="dxa"/>
            <w:tcBorders>
              <w:top w:val="single" w:sz="6" w:space="0" w:color="auto"/>
              <w:left w:val="single" w:sz="6" w:space="0" w:color="auto"/>
              <w:bottom w:val="single" w:sz="6" w:space="0" w:color="auto"/>
              <w:right w:val="single" w:sz="6" w:space="0" w:color="auto"/>
            </w:tcBorders>
          </w:tcPr>
          <w:p w:rsidR="00D5104E" w:rsidRPr="000D6383" w:rsidRDefault="00D5104E" w:rsidP="00B41868">
            <w:r>
              <w:t>-220</w:t>
            </w:r>
          </w:p>
        </w:tc>
        <w:tc>
          <w:tcPr>
            <w:tcW w:w="720" w:type="dxa"/>
            <w:tcBorders>
              <w:top w:val="single" w:sz="6" w:space="0" w:color="auto"/>
              <w:left w:val="single" w:sz="6" w:space="0" w:color="auto"/>
              <w:bottom w:val="single" w:sz="6" w:space="0" w:color="auto"/>
              <w:right w:val="single" w:sz="6" w:space="0" w:color="auto"/>
            </w:tcBorders>
          </w:tcPr>
          <w:p w:rsidR="00D5104E" w:rsidRPr="005056AA" w:rsidRDefault="00D5104E" w:rsidP="00B41868">
            <w:r>
              <w:t>220</w:t>
            </w:r>
          </w:p>
        </w:tc>
        <w:tc>
          <w:tcPr>
            <w:tcW w:w="1530" w:type="dxa"/>
            <w:tcBorders>
              <w:top w:val="single" w:sz="6" w:space="0" w:color="auto"/>
              <w:left w:val="single" w:sz="6" w:space="0" w:color="auto"/>
              <w:bottom w:val="single" w:sz="6" w:space="0" w:color="auto"/>
              <w:right w:val="single" w:sz="6" w:space="0" w:color="auto"/>
            </w:tcBorders>
          </w:tcPr>
          <w:p w:rsidR="00D5104E" w:rsidRDefault="00D5104E" w:rsidP="00B41868">
            <w:pPr>
              <w:spacing w:before="60"/>
              <w:rPr>
                <w:rFonts w:ascii="Arial" w:hAnsi="Arial" w:cs="Arial"/>
                <w:sz w:val="16"/>
              </w:rPr>
            </w:pPr>
            <w:r>
              <w:rPr>
                <w:rFonts w:ascii="Arial" w:hAnsi="Arial" w:cs="Arial"/>
                <w:sz w:val="16"/>
              </w:rPr>
              <w:t>TRQCANC</w:t>
            </w:r>
            <w:r w:rsidRPr="00BD2E29">
              <w:rPr>
                <w:rFonts w:ascii="Arial" w:hAnsi="Arial" w:cs="Arial"/>
                <w:sz w:val="16"/>
              </w:rPr>
              <w:t>_VAR</w:t>
            </w:r>
            <w:r>
              <w:rPr>
                <w:rFonts w:ascii="Arial" w:hAnsi="Arial" w:cs="Arial"/>
                <w:sz w:val="16"/>
              </w:rPr>
              <w:t>_CLEARED_</w:t>
            </w:r>
            <w:r w:rsidRPr="00BD2E29">
              <w:rPr>
                <w:rFonts w:ascii="Arial" w:hAnsi="Arial" w:cs="Arial"/>
                <w:sz w:val="16"/>
              </w:rPr>
              <w:t>32</w:t>
            </w:r>
          </w:p>
        </w:tc>
      </w:tr>
      <w:bookmarkEnd w:id="9"/>
      <w:tr w:rsidR="00D5104E" w:rsidTr="00AB0064">
        <w:tc>
          <w:tcPr>
            <w:tcW w:w="3258" w:type="dxa"/>
            <w:tcBorders>
              <w:top w:val="single" w:sz="6" w:space="0" w:color="auto"/>
              <w:left w:val="single" w:sz="6" w:space="0" w:color="auto"/>
              <w:bottom w:val="single" w:sz="6" w:space="0" w:color="auto"/>
              <w:right w:val="single" w:sz="6" w:space="0" w:color="auto"/>
            </w:tcBorders>
          </w:tcPr>
          <w:p w:rsidR="00D5104E" w:rsidRPr="000D71B6" w:rsidRDefault="00D5104E" w:rsidP="00B41868">
            <w:r w:rsidRPr="000D71B6">
              <w:t>MtrTrqRip12thPhsFinal_R</w:t>
            </w:r>
            <w:r>
              <w:t>ad</w:t>
            </w:r>
            <w:r w:rsidRPr="000D71B6">
              <w:t>_D_f32</w:t>
            </w:r>
          </w:p>
        </w:tc>
        <w:tc>
          <w:tcPr>
            <w:tcW w:w="2160" w:type="dxa"/>
            <w:tcBorders>
              <w:top w:val="single" w:sz="6" w:space="0" w:color="auto"/>
              <w:left w:val="single" w:sz="6" w:space="0" w:color="auto"/>
              <w:bottom w:val="single" w:sz="6" w:space="0" w:color="auto"/>
              <w:right w:val="single" w:sz="6" w:space="0" w:color="auto"/>
            </w:tcBorders>
          </w:tcPr>
          <w:p w:rsidR="00D5104E" w:rsidRDefault="00D5104E" w:rsidP="00B41868">
            <w:pPr>
              <w:spacing w:before="60"/>
              <w:rPr>
                <w:rFonts w:ascii="Arial" w:hAnsi="Arial" w:cs="Arial"/>
                <w:sz w:val="16"/>
              </w:rPr>
            </w:pPr>
            <w:r>
              <w:rPr>
                <w:rFonts w:ascii="Arial" w:hAnsi="Arial" w:cs="Arial"/>
                <w:sz w:val="16"/>
              </w:rPr>
              <w:t>Single precision float</w:t>
            </w:r>
          </w:p>
        </w:tc>
        <w:tc>
          <w:tcPr>
            <w:tcW w:w="1260" w:type="dxa"/>
            <w:tcBorders>
              <w:top w:val="single" w:sz="6" w:space="0" w:color="auto"/>
              <w:left w:val="single" w:sz="6" w:space="0" w:color="auto"/>
              <w:bottom w:val="single" w:sz="6" w:space="0" w:color="auto"/>
              <w:right w:val="single" w:sz="6" w:space="0" w:color="auto"/>
            </w:tcBorders>
          </w:tcPr>
          <w:p w:rsidR="00D5104E" w:rsidRPr="000D6383" w:rsidRDefault="00D5104E" w:rsidP="00B41868">
            <w:r>
              <w:t>-2*pi</w:t>
            </w:r>
          </w:p>
        </w:tc>
        <w:tc>
          <w:tcPr>
            <w:tcW w:w="720" w:type="dxa"/>
            <w:tcBorders>
              <w:top w:val="single" w:sz="6" w:space="0" w:color="auto"/>
              <w:left w:val="single" w:sz="6" w:space="0" w:color="auto"/>
              <w:bottom w:val="single" w:sz="6" w:space="0" w:color="auto"/>
              <w:right w:val="single" w:sz="6" w:space="0" w:color="auto"/>
            </w:tcBorders>
          </w:tcPr>
          <w:p w:rsidR="00D5104E" w:rsidRPr="005056AA" w:rsidRDefault="00D5104E" w:rsidP="00B41868">
            <w:r>
              <w:t>2*pi</w:t>
            </w:r>
          </w:p>
        </w:tc>
        <w:tc>
          <w:tcPr>
            <w:tcW w:w="1530" w:type="dxa"/>
            <w:tcBorders>
              <w:top w:val="single" w:sz="6" w:space="0" w:color="auto"/>
              <w:left w:val="single" w:sz="6" w:space="0" w:color="auto"/>
              <w:bottom w:val="single" w:sz="6" w:space="0" w:color="auto"/>
              <w:right w:val="single" w:sz="6" w:space="0" w:color="auto"/>
            </w:tcBorders>
          </w:tcPr>
          <w:p w:rsidR="00D5104E" w:rsidRDefault="00D5104E" w:rsidP="00B41868">
            <w:pPr>
              <w:spacing w:before="60"/>
              <w:rPr>
                <w:rFonts w:ascii="Arial" w:hAnsi="Arial" w:cs="Arial"/>
                <w:sz w:val="16"/>
              </w:rPr>
            </w:pPr>
            <w:r>
              <w:rPr>
                <w:rFonts w:ascii="Arial" w:hAnsi="Arial" w:cs="Arial"/>
                <w:sz w:val="16"/>
              </w:rPr>
              <w:t>TRQCANC</w:t>
            </w:r>
            <w:r w:rsidRPr="00BD2E29">
              <w:rPr>
                <w:rFonts w:ascii="Arial" w:hAnsi="Arial" w:cs="Arial"/>
                <w:sz w:val="16"/>
              </w:rPr>
              <w:t>_VAR</w:t>
            </w:r>
            <w:r>
              <w:rPr>
                <w:rFonts w:ascii="Arial" w:hAnsi="Arial" w:cs="Arial"/>
                <w:sz w:val="16"/>
              </w:rPr>
              <w:t>_CLEARED_</w:t>
            </w:r>
            <w:r w:rsidRPr="00BD2E29">
              <w:rPr>
                <w:rFonts w:ascii="Arial" w:hAnsi="Arial" w:cs="Arial"/>
                <w:sz w:val="16"/>
              </w:rPr>
              <w:t>32</w:t>
            </w:r>
          </w:p>
        </w:tc>
      </w:tr>
      <w:tr w:rsidR="00D5104E" w:rsidTr="00AB0064">
        <w:tc>
          <w:tcPr>
            <w:tcW w:w="3258" w:type="dxa"/>
            <w:tcBorders>
              <w:top w:val="single" w:sz="6" w:space="0" w:color="auto"/>
              <w:left w:val="single" w:sz="6" w:space="0" w:color="auto"/>
              <w:bottom w:val="single" w:sz="6" w:space="0" w:color="auto"/>
              <w:right w:val="single" w:sz="6" w:space="0" w:color="auto"/>
            </w:tcBorders>
          </w:tcPr>
          <w:p w:rsidR="00D5104E" w:rsidRPr="000D71B6" w:rsidRDefault="00D5104E" w:rsidP="00B41868">
            <w:bookmarkStart w:id="10" w:name="_Hlk358206731"/>
            <w:r w:rsidRPr="000D71B6">
              <w:t>CoggingTrqMtrPosElec_R</w:t>
            </w:r>
            <w:r>
              <w:t>ad</w:t>
            </w:r>
            <w:r w:rsidRPr="000D71B6">
              <w:t>_D_f32</w:t>
            </w:r>
          </w:p>
        </w:tc>
        <w:tc>
          <w:tcPr>
            <w:tcW w:w="2160" w:type="dxa"/>
            <w:tcBorders>
              <w:top w:val="single" w:sz="6" w:space="0" w:color="auto"/>
              <w:left w:val="single" w:sz="6" w:space="0" w:color="auto"/>
              <w:bottom w:val="single" w:sz="6" w:space="0" w:color="auto"/>
              <w:right w:val="single" w:sz="6" w:space="0" w:color="auto"/>
            </w:tcBorders>
          </w:tcPr>
          <w:p w:rsidR="00D5104E" w:rsidRDefault="00D5104E" w:rsidP="00B41868">
            <w:pPr>
              <w:spacing w:before="60"/>
              <w:rPr>
                <w:rFonts w:ascii="Arial" w:hAnsi="Arial" w:cs="Arial"/>
                <w:sz w:val="16"/>
              </w:rPr>
            </w:pPr>
            <w:bookmarkStart w:id="11" w:name="OLE_LINK11"/>
            <w:bookmarkStart w:id="12" w:name="OLE_LINK12"/>
            <w:r>
              <w:rPr>
                <w:rFonts w:ascii="Arial" w:hAnsi="Arial" w:cs="Arial"/>
                <w:sz w:val="16"/>
              </w:rPr>
              <w:t>Single precision float</w:t>
            </w:r>
            <w:bookmarkEnd w:id="11"/>
            <w:bookmarkEnd w:id="12"/>
          </w:p>
        </w:tc>
        <w:tc>
          <w:tcPr>
            <w:tcW w:w="1260" w:type="dxa"/>
            <w:tcBorders>
              <w:top w:val="single" w:sz="6" w:space="0" w:color="auto"/>
              <w:left w:val="single" w:sz="6" w:space="0" w:color="auto"/>
              <w:bottom w:val="single" w:sz="6" w:space="0" w:color="auto"/>
              <w:right w:val="single" w:sz="6" w:space="0" w:color="auto"/>
            </w:tcBorders>
          </w:tcPr>
          <w:p w:rsidR="00D5104E" w:rsidRPr="000D6383" w:rsidRDefault="00D5104E" w:rsidP="00B41868">
            <w:r>
              <w:t>-2*pi</w:t>
            </w:r>
          </w:p>
        </w:tc>
        <w:tc>
          <w:tcPr>
            <w:tcW w:w="720" w:type="dxa"/>
            <w:tcBorders>
              <w:top w:val="single" w:sz="6" w:space="0" w:color="auto"/>
              <w:left w:val="single" w:sz="6" w:space="0" w:color="auto"/>
              <w:bottom w:val="single" w:sz="6" w:space="0" w:color="auto"/>
              <w:right w:val="single" w:sz="6" w:space="0" w:color="auto"/>
            </w:tcBorders>
          </w:tcPr>
          <w:p w:rsidR="00D5104E" w:rsidRPr="005056AA" w:rsidRDefault="00D5104E" w:rsidP="00B41868">
            <w:r>
              <w:t>2*pi</w:t>
            </w:r>
          </w:p>
        </w:tc>
        <w:tc>
          <w:tcPr>
            <w:tcW w:w="1530" w:type="dxa"/>
            <w:tcBorders>
              <w:top w:val="single" w:sz="6" w:space="0" w:color="auto"/>
              <w:left w:val="single" w:sz="6" w:space="0" w:color="auto"/>
              <w:bottom w:val="single" w:sz="6" w:space="0" w:color="auto"/>
              <w:right w:val="single" w:sz="6" w:space="0" w:color="auto"/>
            </w:tcBorders>
          </w:tcPr>
          <w:p w:rsidR="00D5104E" w:rsidRDefault="00D5104E" w:rsidP="00B41868">
            <w:pPr>
              <w:spacing w:before="60"/>
              <w:rPr>
                <w:rFonts w:ascii="Arial" w:hAnsi="Arial" w:cs="Arial"/>
                <w:sz w:val="16"/>
              </w:rPr>
            </w:pPr>
            <w:r>
              <w:rPr>
                <w:rFonts w:ascii="Arial" w:hAnsi="Arial" w:cs="Arial"/>
                <w:sz w:val="16"/>
              </w:rPr>
              <w:t>TRQCANC</w:t>
            </w:r>
            <w:r w:rsidRPr="00BD2E29">
              <w:rPr>
                <w:rFonts w:ascii="Arial" w:hAnsi="Arial" w:cs="Arial"/>
                <w:sz w:val="16"/>
              </w:rPr>
              <w:t>_VAR</w:t>
            </w:r>
            <w:r>
              <w:rPr>
                <w:rFonts w:ascii="Arial" w:hAnsi="Arial" w:cs="Arial"/>
                <w:sz w:val="16"/>
              </w:rPr>
              <w:t>_CLEARED_</w:t>
            </w:r>
            <w:r w:rsidRPr="00BD2E29">
              <w:rPr>
                <w:rFonts w:ascii="Arial" w:hAnsi="Arial" w:cs="Arial"/>
                <w:sz w:val="16"/>
              </w:rPr>
              <w:t>32</w:t>
            </w:r>
          </w:p>
        </w:tc>
      </w:tr>
      <w:bookmarkEnd w:id="10"/>
      <w:tr w:rsidR="004A280A" w:rsidTr="00AB0064">
        <w:tc>
          <w:tcPr>
            <w:tcW w:w="3258" w:type="dxa"/>
            <w:tcBorders>
              <w:top w:val="single" w:sz="6" w:space="0" w:color="auto"/>
              <w:left w:val="single" w:sz="6" w:space="0" w:color="auto"/>
              <w:bottom w:val="single" w:sz="6" w:space="0" w:color="auto"/>
              <w:right w:val="single" w:sz="6" w:space="0" w:color="auto"/>
            </w:tcBorders>
          </w:tcPr>
          <w:p w:rsidR="004A280A" w:rsidRPr="000D71B6" w:rsidRDefault="004A280A" w:rsidP="004A280A">
            <w:r w:rsidRPr="00C07813">
              <w:rPr>
                <w:rFonts w:ascii="Arial" w:hAnsi="Arial" w:cs="Arial"/>
                <w:sz w:val="16"/>
                <w:szCs w:val="16"/>
              </w:rPr>
              <w:t>MtrCurrQax12Mag_Amp_</w:t>
            </w:r>
            <w:bookmarkStart w:id="13" w:name="OLE_LINK21"/>
            <w:bookmarkStart w:id="14" w:name="OLE_LINK22"/>
            <w:r>
              <w:rPr>
                <w:rFonts w:ascii="Arial" w:hAnsi="Arial" w:cs="Arial"/>
                <w:sz w:val="16"/>
                <w:szCs w:val="16"/>
              </w:rPr>
              <w:t xml:space="preserve">M_ </w:t>
            </w:r>
            <w:r w:rsidRPr="00C07813">
              <w:rPr>
                <w:rFonts w:ascii="Arial" w:hAnsi="Arial" w:cs="Arial"/>
                <w:sz w:val="16"/>
                <w:szCs w:val="16"/>
              </w:rPr>
              <w:t>f32</w:t>
            </w:r>
            <w:bookmarkEnd w:id="13"/>
            <w:bookmarkEnd w:id="14"/>
          </w:p>
        </w:tc>
        <w:tc>
          <w:tcPr>
            <w:tcW w:w="2160" w:type="dxa"/>
            <w:tcBorders>
              <w:top w:val="single" w:sz="6" w:space="0" w:color="auto"/>
              <w:left w:val="single" w:sz="6" w:space="0" w:color="auto"/>
              <w:bottom w:val="single" w:sz="6" w:space="0" w:color="auto"/>
              <w:right w:val="single" w:sz="6" w:space="0" w:color="auto"/>
            </w:tcBorders>
          </w:tcPr>
          <w:p w:rsidR="004A280A" w:rsidRDefault="004A280A" w:rsidP="00B41868">
            <w:pPr>
              <w:spacing w:before="60"/>
              <w:rPr>
                <w:rFonts w:ascii="Arial" w:hAnsi="Arial" w:cs="Arial"/>
                <w:sz w:val="16"/>
              </w:rPr>
            </w:pPr>
            <w:r w:rsidRPr="00EE68F8">
              <w:rPr>
                <w:rFonts w:ascii="Arial" w:hAnsi="Arial" w:cs="Arial"/>
                <w:sz w:val="16"/>
              </w:rPr>
              <w:t>Single precision float</w:t>
            </w:r>
          </w:p>
        </w:tc>
        <w:tc>
          <w:tcPr>
            <w:tcW w:w="1260" w:type="dxa"/>
            <w:tcBorders>
              <w:top w:val="single" w:sz="6" w:space="0" w:color="auto"/>
              <w:left w:val="single" w:sz="6" w:space="0" w:color="auto"/>
              <w:bottom w:val="single" w:sz="6" w:space="0" w:color="auto"/>
              <w:right w:val="single" w:sz="6" w:space="0" w:color="auto"/>
            </w:tcBorders>
          </w:tcPr>
          <w:p w:rsidR="004A280A" w:rsidRDefault="004A280A" w:rsidP="00B41868">
            <w:r>
              <w:t>-220</w:t>
            </w:r>
          </w:p>
        </w:tc>
        <w:tc>
          <w:tcPr>
            <w:tcW w:w="720" w:type="dxa"/>
            <w:tcBorders>
              <w:top w:val="single" w:sz="6" w:space="0" w:color="auto"/>
              <w:left w:val="single" w:sz="6" w:space="0" w:color="auto"/>
              <w:bottom w:val="single" w:sz="6" w:space="0" w:color="auto"/>
              <w:right w:val="single" w:sz="6" w:space="0" w:color="auto"/>
            </w:tcBorders>
          </w:tcPr>
          <w:p w:rsidR="004A280A" w:rsidRDefault="004A280A" w:rsidP="00B41868">
            <w:r>
              <w:t>220</w:t>
            </w:r>
          </w:p>
        </w:tc>
        <w:tc>
          <w:tcPr>
            <w:tcW w:w="1530" w:type="dxa"/>
            <w:tcBorders>
              <w:top w:val="single" w:sz="6" w:space="0" w:color="auto"/>
              <w:left w:val="single" w:sz="6" w:space="0" w:color="auto"/>
              <w:bottom w:val="single" w:sz="6" w:space="0" w:color="auto"/>
              <w:right w:val="single" w:sz="6" w:space="0" w:color="auto"/>
            </w:tcBorders>
          </w:tcPr>
          <w:p w:rsidR="004A280A" w:rsidRDefault="004A280A" w:rsidP="00B41868">
            <w:pPr>
              <w:spacing w:before="60"/>
              <w:rPr>
                <w:rFonts w:ascii="Arial" w:hAnsi="Arial" w:cs="Arial"/>
                <w:sz w:val="16"/>
              </w:rPr>
            </w:pPr>
            <w:r>
              <w:rPr>
                <w:rFonts w:ascii="Arial" w:hAnsi="Arial" w:cs="Arial"/>
                <w:sz w:val="16"/>
              </w:rPr>
              <w:t>TRQCANC</w:t>
            </w:r>
            <w:r w:rsidRPr="00BD2E29">
              <w:rPr>
                <w:rFonts w:ascii="Arial" w:hAnsi="Arial" w:cs="Arial"/>
                <w:sz w:val="16"/>
              </w:rPr>
              <w:t>_VAR</w:t>
            </w:r>
            <w:r>
              <w:rPr>
                <w:rFonts w:ascii="Arial" w:hAnsi="Arial" w:cs="Arial"/>
                <w:sz w:val="16"/>
              </w:rPr>
              <w:t>_CLEARED_</w:t>
            </w:r>
            <w:r w:rsidRPr="00BD2E29">
              <w:rPr>
                <w:rFonts w:ascii="Arial" w:hAnsi="Arial" w:cs="Arial"/>
                <w:sz w:val="16"/>
              </w:rPr>
              <w:t>32</w:t>
            </w:r>
          </w:p>
        </w:tc>
      </w:tr>
      <w:tr w:rsidR="004A280A" w:rsidTr="00AB0064">
        <w:tc>
          <w:tcPr>
            <w:tcW w:w="3258" w:type="dxa"/>
            <w:tcBorders>
              <w:top w:val="single" w:sz="6" w:space="0" w:color="auto"/>
              <w:left w:val="single" w:sz="6" w:space="0" w:color="auto"/>
              <w:bottom w:val="single" w:sz="6" w:space="0" w:color="auto"/>
              <w:right w:val="single" w:sz="6" w:space="0" w:color="auto"/>
            </w:tcBorders>
          </w:tcPr>
          <w:p w:rsidR="004A280A" w:rsidRPr="000D71B6" w:rsidRDefault="004A280A" w:rsidP="004A280A">
            <w:r w:rsidRPr="00C07813">
              <w:rPr>
                <w:rFonts w:ascii="Arial" w:hAnsi="Arial" w:cs="Arial"/>
                <w:sz w:val="16"/>
                <w:szCs w:val="16"/>
              </w:rPr>
              <w:t>MtrCurrQax12Ph_R</w:t>
            </w:r>
            <w:r>
              <w:rPr>
                <w:rFonts w:ascii="Arial" w:hAnsi="Arial" w:cs="Arial"/>
                <w:sz w:val="16"/>
                <w:szCs w:val="16"/>
              </w:rPr>
              <w:t xml:space="preserve">ad _M_ </w:t>
            </w:r>
            <w:r w:rsidRPr="00C07813">
              <w:rPr>
                <w:rFonts w:ascii="Arial" w:hAnsi="Arial" w:cs="Arial"/>
                <w:sz w:val="16"/>
                <w:szCs w:val="16"/>
              </w:rPr>
              <w:t>f32</w:t>
            </w:r>
          </w:p>
        </w:tc>
        <w:tc>
          <w:tcPr>
            <w:tcW w:w="2160" w:type="dxa"/>
            <w:tcBorders>
              <w:top w:val="single" w:sz="6" w:space="0" w:color="auto"/>
              <w:left w:val="single" w:sz="6" w:space="0" w:color="auto"/>
              <w:bottom w:val="single" w:sz="6" w:space="0" w:color="auto"/>
              <w:right w:val="single" w:sz="6" w:space="0" w:color="auto"/>
            </w:tcBorders>
          </w:tcPr>
          <w:p w:rsidR="004A280A" w:rsidRDefault="004A280A" w:rsidP="00B41868">
            <w:pPr>
              <w:spacing w:before="60"/>
              <w:rPr>
                <w:rFonts w:ascii="Arial" w:hAnsi="Arial" w:cs="Arial"/>
                <w:sz w:val="16"/>
              </w:rPr>
            </w:pPr>
            <w:r w:rsidRPr="00EE68F8">
              <w:rPr>
                <w:rFonts w:ascii="Arial" w:hAnsi="Arial" w:cs="Arial"/>
                <w:sz w:val="16"/>
              </w:rPr>
              <w:t>Single precision float</w:t>
            </w:r>
          </w:p>
        </w:tc>
        <w:tc>
          <w:tcPr>
            <w:tcW w:w="1260" w:type="dxa"/>
            <w:tcBorders>
              <w:top w:val="single" w:sz="6" w:space="0" w:color="auto"/>
              <w:left w:val="single" w:sz="6" w:space="0" w:color="auto"/>
              <w:bottom w:val="single" w:sz="6" w:space="0" w:color="auto"/>
              <w:right w:val="single" w:sz="6" w:space="0" w:color="auto"/>
            </w:tcBorders>
          </w:tcPr>
          <w:p w:rsidR="004A280A" w:rsidRDefault="004A280A" w:rsidP="00B41868">
            <w:r>
              <w:t>-2*pi</w:t>
            </w:r>
          </w:p>
        </w:tc>
        <w:tc>
          <w:tcPr>
            <w:tcW w:w="720" w:type="dxa"/>
            <w:tcBorders>
              <w:top w:val="single" w:sz="6" w:space="0" w:color="auto"/>
              <w:left w:val="single" w:sz="6" w:space="0" w:color="auto"/>
              <w:bottom w:val="single" w:sz="6" w:space="0" w:color="auto"/>
              <w:right w:val="single" w:sz="6" w:space="0" w:color="auto"/>
            </w:tcBorders>
          </w:tcPr>
          <w:p w:rsidR="004A280A" w:rsidRDefault="004A280A" w:rsidP="00B41868">
            <w:r>
              <w:t>2*pi</w:t>
            </w:r>
          </w:p>
        </w:tc>
        <w:tc>
          <w:tcPr>
            <w:tcW w:w="1530" w:type="dxa"/>
            <w:tcBorders>
              <w:top w:val="single" w:sz="6" w:space="0" w:color="auto"/>
              <w:left w:val="single" w:sz="6" w:space="0" w:color="auto"/>
              <w:bottom w:val="single" w:sz="6" w:space="0" w:color="auto"/>
              <w:right w:val="single" w:sz="6" w:space="0" w:color="auto"/>
            </w:tcBorders>
          </w:tcPr>
          <w:p w:rsidR="004A280A" w:rsidRDefault="004A280A" w:rsidP="00B41868">
            <w:pPr>
              <w:spacing w:before="60"/>
              <w:rPr>
                <w:rFonts w:ascii="Arial" w:hAnsi="Arial" w:cs="Arial"/>
                <w:sz w:val="16"/>
              </w:rPr>
            </w:pPr>
            <w:r>
              <w:rPr>
                <w:rFonts w:ascii="Arial" w:hAnsi="Arial" w:cs="Arial"/>
                <w:sz w:val="16"/>
              </w:rPr>
              <w:t>TRQCANC</w:t>
            </w:r>
            <w:r w:rsidRPr="00BD2E29">
              <w:rPr>
                <w:rFonts w:ascii="Arial" w:hAnsi="Arial" w:cs="Arial"/>
                <w:sz w:val="16"/>
              </w:rPr>
              <w:t>_VAR</w:t>
            </w:r>
            <w:r>
              <w:rPr>
                <w:rFonts w:ascii="Arial" w:hAnsi="Arial" w:cs="Arial"/>
                <w:sz w:val="16"/>
              </w:rPr>
              <w:t>_CLEARED_</w:t>
            </w:r>
            <w:r w:rsidRPr="00BD2E29">
              <w:rPr>
                <w:rFonts w:ascii="Arial" w:hAnsi="Arial" w:cs="Arial"/>
                <w:sz w:val="16"/>
              </w:rPr>
              <w:t>32</w:t>
            </w:r>
          </w:p>
        </w:tc>
      </w:tr>
      <w:tr w:rsidR="004A280A" w:rsidTr="00AB0064">
        <w:tc>
          <w:tcPr>
            <w:tcW w:w="3258" w:type="dxa"/>
            <w:tcBorders>
              <w:top w:val="single" w:sz="6" w:space="0" w:color="auto"/>
              <w:left w:val="single" w:sz="6" w:space="0" w:color="auto"/>
              <w:bottom w:val="single" w:sz="6" w:space="0" w:color="auto"/>
              <w:right w:val="single" w:sz="6" w:space="0" w:color="auto"/>
            </w:tcBorders>
          </w:tcPr>
          <w:p w:rsidR="004A280A" w:rsidRPr="000D71B6" w:rsidRDefault="004A280A" w:rsidP="004A280A">
            <w:r w:rsidRPr="00C07813">
              <w:rPr>
                <w:rFonts w:ascii="Arial" w:hAnsi="Arial" w:cs="Arial"/>
                <w:sz w:val="16"/>
                <w:szCs w:val="16"/>
              </w:rPr>
              <w:lastRenderedPageBreak/>
              <w:t>MtrCurrQax6Mag_Amp_</w:t>
            </w:r>
            <w:r>
              <w:rPr>
                <w:rFonts w:ascii="Arial" w:hAnsi="Arial" w:cs="Arial"/>
                <w:sz w:val="16"/>
                <w:szCs w:val="16"/>
              </w:rPr>
              <w:t xml:space="preserve"> M_ </w:t>
            </w:r>
            <w:r w:rsidRPr="00C07813">
              <w:rPr>
                <w:rFonts w:ascii="Arial" w:hAnsi="Arial" w:cs="Arial"/>
                <w:sz w:val="16"/>
                <w:szCs w:val="16"/>
              </w:rPr>
              <w:t>f32</w:t>
            </w:r>
          </w:p>
        </w:tc>
        <w:tc>
          <w:tcPr>
            <w:tcW w:w="2160" w:type="dxa"/>
            <w:tcBorders>
              <w:top w:val="single" w:sz="6" w:space="0" w:color="auto"/>
              <w:left w:val="single" w:sz="6" w:space="0" w:color="auto"/>
              <w:bottom w:val="single" w:sz="6" w:space="0" w:color="auto"/>
              <w:right w:val="single" w:sz="6" w:space="0" w:color="auto"/>
            </w:tcBorders>
          </w:tcPr>
          <w:p w:rsidR="004A280A" w:rsidRDefault="004A280A" w:rsidP="00B41868">
            <w:pPr>
              <w:spacing w:before="60"/>
              <w:rPr>
                <w:rFonts w:ascii="Arial" w:hAnsi="Arial" w:cs="Arial"/>
                <w:sz w:val="16"/>
              </w:rPr>
            </w:pPr>
            <w:r w:rsidRPr="00EE68F8">
              <w:rPr>
                <w:rFonts w:ascii="Arial" w:hAnsi="Arial" w:cs="Arial"/>
                <w:sz w:val="16"/>
              </w:rPr>
              <w:t>Single precision float</w:t>
            </w:r>
          </w:p>
        </w:tc>
        <w:tc>
          <w:tcPr>
            <w:tcW w:w="1260" w:type="dxa"/>
            <w:tcBorders>
              <w:top w:val="single" w:sz="6" w:space="0" w:color="auto"/>
              <w:left w:val="single" w:sz="6" w:space="0" w:color="auto"/>
              <w:bottom w:val="single" w:sz="6" w:space="0" w:color="auto"/>
              <w:right w:val="single" w:sz="6" w:space="0" w:color="auto"/>
            </w:tcBorders>
          </w:tcPr>
          <w:p w:rsidR="004A280A" w:rsidRDefault="004A280A" w:rsidP="00B41868">
            <w:r>
              <w:t>-220</w:t>
            </w:r>
          </w:p>
        </w:tc>
        <w:tc>
          <w:tcPr>
            <w:tcW w:w="720" w:type="dxa"/>
            <w:tcBorders>
              <w:top w:val="single" w:sz="6" w:space="0" w:color="auto"/>
              <w:left w:val="single" w:sz="6" w:space="0" w:color="auto"/>
              <w:bottom w:val="single" w:sz="6" w:space="0" w:color="auto"/>
              <w:right w:val="single" w:sz="6" w:space="0" w:color="auto"/>
            </w:tcBorders>
          </w:tcPr>
          <w:p w:rsidR="004A280A" w:rsidRDefault="004A280A" w:rsidP="00B41868">
            <w:r>
              <w:t>220</w:t>
            </w:r>
          </w:p>
        </w:tc>
        <w:tc>
          <w:tcPr>
            <w:tcW w:w="1530" w:type="dxa"/>
            <w:tcBorders>
              <w:top w:val="single" w:sz="6" w:space="0" w:color="auto"/>
              <w:left w:val="single" w:sz="6" w:space="0" w:color="auto"/>
              <w:bottom w:val="single" w:sz="6" w:space="0" w:color="auto"/>
              <w:right w:val="single" w:sz="6" w:space="0" w:color="auto"/>
            </w:tcBorders>
          </w:tcPr>
          <w:p w:rsidR="004A280A" w:rsidRDefault="004A280A" w:rsidP="00B41868">
            <w:pPr>
              <w:spacing w:before="60"/>
              <w:rPr>
                <w:rFonts w:ascii="Arial" w:hAnsi="Arial" w:cs="Arial"/>
                <w:sz w:val="16"/>
              </w:rPr>
            </w:pPr>
            <w:r>
              <w:rPr>
                <w:rFonts w:ascii="Arial" w:hAnsi="Arial" w:cs="Arial"/>
                <w:sz w:val="16"/>
              </w:rPr>
              <w:t>TRQCANC</w:t>
            </w:r>
            <w:r w:rsidRPr="00BD2E29">
              <w:rPr>
                <w:rFonts w:ascii="Arial" w:hAnsi="Arial" w:cs="Arial"/>
                <w:sz w:val="16"/>
              </w:rPr>
              <w:t>_VAR</w:t>
            </w:r>
            <w:r>
              <w:rPr>
                <w:rFonts w:ascii="Arial" w:hAnsi="Arial" w:cs="Arial"/>
                <w:sz w:val="16"/>
              </w:rPr>
              <w:t>_CLEARED_</w:t>
            </w:r>
            <w:r w:rsidRPr="00BD2E29">
              <w:rPr>
                <w:rFonts w:ascii="Arial" w:hAnsi="Arial" w:cs="Arial"/>
                <w:sz w:val="16"/>
              </w:rPr>
              <w:t>32</w:t>
            </w:r>
          </w:p>
        </w:tc>
      </w:tr>
      <w:tr w:rsidR="004A280A" w:rsidTr="00AB0064">
        <w:tc>
          <w:tcPr>
            <w:tcW w:w="3258" w:type="dxa"/>
            <w:tcBorders>
              <w:top w:val="single" w:sz="6" w:space="0" w:color="auto"/>
              <w:left w:val="single" w:sz="6" w:space="0" w:color="auto"/>
              <w:bottom w:val="single" w:sz="6" w:space="0" w:color="auto"/>
              <w:right w:val="single" w:sz="6" w:space="0" w:color="auto"/>
            </w:tcBorders>
          </w:tcPr>
          <w:p w:rsidR="004A280A" w:rsidRPr="000D71B6" w:rsidRDefault="004A280A" w:rsidP="004A280A">
            <w:r w:rsidRPr="00C07813">
              <w:rPr>
                <w:rFonts w:ascii="Arial" w:hAnsi="Arial" w:cs="Arial"/>
                <w:sz w:val="16"/>
                <w:szCs w:val="16"/>
              </w:rPr>
              <w:t>MtrCurrQax6Ph_R</w:t>
            </w:r>
            <w:r>
              <w:rPr>
                <w:rFonts w:ascii="Arial" w:hAnsi="Arial" w:cs="Arial"/>
                <w:sz w:val="16"/>
                <w:szCs w:val="16"/>
              </w:rPr>
              <w:t>ad</w:t>
            </w:r>
            <w:r w:rsidRPr="00C07813">
              <w:rPr>
                <w:rFonts w:ascii="Arial" w:hAnsi="Arial" w:cs="Arial"/>
                <w:sz w:val="16"/>
                <w:szCs w:val="16"/>
              </w:rPr>
              <w:t>_</w:t>
            </w:r>
            <w:r>
              <w:rPr>
                <w:rFonts w:ascii="Arial" w:hAnsi="Arial" w:cs="Arial"/>
                <w:sz w:val="16"/>
                <w:szCs w:val="16"/>
              </w:rPr>
              <w:t xml:space="preserve"> M_ </w:t>
            </w:r>
            <w:r w:rsidRPr="00C07813">
              <w:rPr>
                <w:rFonts w:ascii="Arial" w:hAnsi="Arial" w:cs="Arial"/>
                <w:sz w:val="16"/>
                <w:szCs w:val="16"/>
              </w:rPr>
              <w:t>f32</w:t>
            </w:r>
          </w:p>
        </w:tc>
        <w:tc>
          <w:tcPr>
            <w:tcW w:w="2160" w:type="dxa"/>
            <w:tcBorders>
              <w:top w:val="single" w:sz="6" w:space="0" w:color="auto"/>
              <w:left w:val="single" w:sz="6" w:space="0" w:color="auto"/>
              <w:bottom w:val="single" w:sz="6" w:space="0" w:color="auto"/>
              <w:right w:val="single" w:sz="6" w:space="0" w:color="auto"/>
            </w:tcBorders>
          </w:tcPr>
          <w:p w:rsidR="004A280A" w:rsidRDefault="004A280A" w:rsidP="00B41868">
            <w:pPr>
              <w:spacing w:before="60"/>
              <w:rPr>
                <w:rFonts w:ascii="Arial" w:hAnsi="Arial" w:cs="Arial"/>
                <w:sz w:val="16"/>
              </w:rPr>
            </w:pPr>
            <w:r w:rsidRPr="00EE68F8">
              <w:rPr>
                <w:rFonts w:ascii="Arial" w:hAnsi="Arial" w:cs="Arial"/>
                <w:sz w:val="16"/>
              </w:rPr>
              <w:t>Single precision float</w:t>
            </w:r>
          </w:p>
        </w:tc>
        <w:tc>
          <w:tcPr>
            <w:tcW w:w="1260" w:type="dxa"/>
            <w:tcBorders>
              <w:top w:val="single" w:sz="6" w:space="0" w:color="auto"/>
              <w:left w:val="single" w:sz="6" w:space="0" w:color="auto"/>
              <w:bottom w:val="single" w:sz="6" w:space="0" w:color="auto"/>
              <w:right w:val="single" w:sz="6" w:space="0" w:color="auto"/>
            </w:tcBorders>
          </w:tcPr>
          <w:p w:rsidR="004A280A" w:rsidRDefault="004A280A" w:rsidP="00B41868">
            <w:r>
              <w:t>-2*pi</w:t>
            </w:r>
          </w:p>
        </w:tc>
        <w:tc>
          <w:tcPr>
            <w:tcW w:w="720" w:type="dxa"/>
            <w:tcBorders>
              <w:top w:val="single" w:sz="6" w:space="0" w:color="auto"/>
              <w:left w:val="single" w:sz="6" w:space="0" w:color="auto"/>
              <w:bottom w:val="single" w:sz="6" w:space="0" w:color="auto"/>
              <w:right w:val="single" w:sz="6" w:space="0" w:color="auto"/>
            </w:tcBorders>
          </w:tcPr>
          <w:p w:rsidR="004A280A" w:rsidRDefault="004A280A" w:rsidP="00B41868">
            <w:r>
              <w:t>2*pi</w:t>
            </w:r>
          </w:p>
        </w:tc>
        <w:tc>
          <w:tcPr>
            <w:tcW w:w="1530" w:type="dxa"/>
            <w:tcBorders>
              <w:top w:val="single" w:sz="6" w:space="0" w:color="auto"/>
              <w:left w:val="single" w:sz="6" w:space="0" w:color="auto"/>
              <w:bottom w:val="single" w:sz="6" w:space="0" w:color="auto"/>
              <w:right w:val="single" w:sz="6" w:space="0" w:color="auto"/>
            </w:tcBorders>
          </w:tcPr>
          <w:p w:rsidR="004A280A" w:rsidRDefault="004A280A" w:rsidP="00B41868">
            <w:pPr>
              <w:spacing w:before="60"/>
              <w:rPr>
                <w:rFonts w:ascii="Arial" w:hAnsi="Arial" w:cs="Arial"/>
                <w:sz w:val="16"/>
              </w:rPr>
            </w:pPr>
            <w:r>
              <w:rPr>
                <w:rFonts w:ascii="Arial" w:hAnsi="Arial" w:cs="Arial"/>
                <w:sz w:val="16"/>
              </w:rPr>
              <w:t>TRQCANC</w:t>
            </w:r>
            <w:r w:rsidRPr="00BD2E29">
              <w:rPr>
                <w:rFonts w:ascii="Arial" w:hAnsi="Arial" w:cs="Arial"/>
                <w:sz w:val="16"/>
              </w:rPr>
              <w:t>_VAR</w:t>
            </w:r>
            <w:r>
              <w:rPr>
                <w:rFonts w:ascii="Arial" w:hAnsi="Arial" w:cs="Arial"/>
                <w:sz w:val="16"/>
              </w:rPr>
              <w:t>_CLEARED_</w:t>
            </w:r>
            <w:r w:rsidRPr="00BD2E29">
              <w:rPr>
                <w:rFonts w:ascii="Arial" w:hAnsi="Arial" w:cs="Arial"/>
                <w:sz w:val="16"/>
              </w:rPr>
              <w:t>32</w:t>
            </w:r>
          </w:p>
        </w:tc>
      </w:tr>
      <w:tr w:rsidR="004A280A" w:rsidTr="00AB0064">
        <w:tc>
          <w:tcPr>
            <w:tcW w:w="3258" w:type="dxa"/>
            <w:tcBorders>
              <w:top w:val="single" w:sz="6" w:space="0" w:color="auto"/>
              <w:left w:val="single" w:sz="6" w:space="0" w:color="auto"/>
              <w:bottom w:val="single" w:sz="6" w:space="0" w:color="auto"/>
              <w:right w:val="single" w:sz="6" w:space="0" w:color="auto"/>
            </w:tcBorders>
          </w:tcPr>
          <w:p w:rsidR="004A280A" w:rsidRPr="000D71B6" w:rsidRDefault="004A280A" w:rsidP="004A280A">
            <w:r>
              <w:rPr>
                <w:rFonts w:ascii="Arial" w:hAnsi="Arial" w:cs="Arial"/>
                <w:sz w:val="16"/>
                <w:szCs w:val="16"/>
              </w:rPr>
              <w:t>MtrCurrQax18</w:t>
            </w:r>
            <w:r w:rsidRPr="00C07813">
              <w:rPr>
                <w:rFonts w:ascii="Arial" w:hAnsi="Arial" w:cs="Arial"/>
                <w:sz w:val="16"/>
                <w:szCs w:val="16"/>
              </w:rPr>
              <w:t>Mag_Amp_</w:t>
            </w:r>
            <w:r>
              <w:rPr>
                <w:rFonts w:ascii="Arial" w:hAnsi="Arial" w:cs="Arial"/>
                <w:sz w:val="16"/>
                <w:szCs w:val="16"/>
              </w:rPr>
              <w:t xml:space="preserve"> M_ </w:t>
            </w:r>
            <w:r w:rsidRPr="00C07813">
              <w:rPr>
                <w:rFonts w:ascii="Arial" w:hAnsi="Arial" w:cs="Arial"/>
                <w:sz w:val="16"/>
                <w:szCs w:val="16"/>
              </w:rPr>
              <w:t>f32</w:t>
            </w:r>
          </w:p>
        </w:tc>
        <w:tc>
          <w:tcPr>
            <w:tcW w:w="2160" w:type="dxa"/>
            <w:tcBorders>
              <w:top w:val="single" w:sz="6" w:space="0" w:color="auto"/>
              <w:left w:val="single" w:sz="6" w:space="0" w:color="auto"/>
              <w:bottom w:val="single" w:sz="6" w:space="0" w:color="auto"/>
              <w:right w:val="single" w:sz="6" w:space="0" w:color="auto"/>
            </w:tcBorders>
          </w:tcPr>
          <w:p w:rsidR="004A280A" w:rsidRDefault="004A280A" w:rsidP="00B41868">
            <w:pPr>
              <w:spacing w:before="60"/>
              <w:rPr>
                <w:rFonts w:ascii="Arial" w:hAnsi="Arial" w:cs="Arial"/>
                <w:sz w:val="16"/>
              </w:rPr>
            </w:pPr>
            <w:r w:rsidRPr="00EE68F8">
              <w:rPr>
                <w:rFonts w:ascii="Arial" w:hAnsi="Arial" w:cs="Arial"/>
                <w:sz w:val="16"/>
              </w:rPr>
              <w:t>Single precision float</w:t>
            </w:r>
          </w:p>
        </w:tc>
        <w:tc>
          <w:tcPr>
            <w:tcW w:w="1260" w:type="dxa"/>
            <w:tcBorders>
              <w:top w:val="single" w:sz="6" w:space="0" w:color="auto"/>
              <w:left w:val="single" w:sz="6" w:space="0" w:color="auto"/>
              <w:bottom w:val="single" w:sz="6" w:space="0" w:color="auto"/>
              <w:right w:val="single" w:sz="6" w:space="0" w:color="auto"/>
            </w:tcBorders>
          </w:tcPr>
          <w:p w:rsidR="004A280A" w:rsidRDefault="004A280A" w:rsidP="00B41868">
            <w:r>
              <w:t>-220</w:t>
            </w:r>
          </w:p>
        </w:tc>
        <w:tc>
          <w:tcPr>
            <w:tcW w:w="720" w:type="dxa"/>
            <w:tcBorders>
              <w:top w:val="single" w:sz="6" w:space="0" w:color="auto"/>
              <w:left w:val="single" w:sz="6" w:space="0" w:color="auto"/>
              <w:bottom w:val="single" w:sz="6" w:space="0" w:color="auto"/>
              <w:right w:val="single" w:sz="6" w:space="0" w:color="auto"/>
            </w:tcBorders>
          </w:tcPr>
          <w:p w:rsidR="004A280A" w:rsidRDefault="004A280A" w:rsidP="00B41868">
            <w:r>
              <w:t>220</w:t>
            </w:r>
          </w:p>
        </w:tc>
        <w:tc>
          <w:tcPr>
            <w:tcW w:w="1530" w:type="dxa"/>
            <w:tcBorders>
              <w:top w:val="single" w:sz="6" w:space="0" w:color="auto"/>
              <w:left w:val="single" w:sz="6" w:space="0" w:color="auto"/>
              <w:bottom w:val="single" w:sz="6" w:space="0" w:color="auto"/>
              <w:right w:val="single" w:sz="6" w:space="0" w:color="auto"/>
            </w:tcBorders>
          </w:tcPr>
          <w:p w:rsidR="004A280A" w:rsidRDefault="004A280A" w:rsidP="00B41868">
            <w:pPr>
              <w:spacing w:before="60"/>
              <w:rPr>
                <w:rFonts w:ascii="Arial" w:hAnsi="Arial" w:cs="Arial"/>
                <w:sz w:val="16"/>
              </w:rPr>
            </w:pPr>
            <w:r>
              <w:rPr>
                <w:rFonts w:ascii="Arial" w:hAnsi="Arial" w:cs="Arial"/>
                <w:sz w:val="16"/>
              </w:rPr>
              <w:t>TRQCANC</w:t>
            </w:r>
            <w:r w:rsidRPr="00BD2E29">
              <w:rPr>
                <w:rFonts w:ascii="Arial" w:hAnsi="Arial" w:cs="Arial"/>
                <w:sz w:val="16"/>
              </w:rPr>
              <w:t>_VAR</w:t>
            </w:r>
            <w:r>
              <w:rPr>
                <w:rFonts w:ascii="Arial" w:hAnsi="Arial" w:cs="Arial"/>
                <w:sz w:val="16"/>
              </w:rPr>
              <w:t>_CLEARED_</w:t>
            </w:r>
            <w:r w:rsidRPr="00BD2E29">
              <w:rPr>
                <w:rFonts w:ascii="Arial" w:hAnsi="Arial" w:cs="Arial"/>
                <w:sz w:val="16"/>
              </w:rPr>
              <w:t>32</w:t>
            </w:r>
          </w:p>
        </w:tc>
      </w:tr>
      <w:tr w:rsidR="004A280A" w:rsidTr="00AB0064">
        <w:tc>
          <w:tcPr>
            <w:tcW w:w="3258" w:type="dxa"/>
            <w:tcBorders>
              <w:top w:val="single" w:sz="6" w:space="0" w:color="auto"/>
              <w:left w:val="single" w:sz="6" w:space="0" w:color="auto"/>
              <w:bottom w:val="single" w:sz="6" w:space="0" w:color="auto"/>
              <w:right w:val="single" w:sz="6" w:space="0" w:color="auto"/>
            </w:tcBorders>
          </w:tcPr>
          <w:p w:rsidR="004A280A" w:rsidRPr="000D71B6" w:rsidRDefault="004A280A" w:rsidP="004A280A">
            <w:bookmarkStart w:id="15" w:name="_Hlk370198495"/>
            <w:r>
              <w:rPr>
                <w:rFonts w:ascii="Arial" w:hAnsi="Arial" w:cs="Arial"/>
                <w:sz w:val="16"/>
                <w:szCs w:val="16"/>
              </w:rPr>
              <w:t>MtrCurrQax18</w:t>
            </w:r>
            <w:r w:rsidRPr="00C07813">
              <w:rPr>
                <w:rFonts w:ascii="Arial" w:hAnsi="Arial" w:cs="Arial"/>
                <w:sz w:val="16"/>
                <w:szCs w:val="16"/>
              </w:rPr>
              <w:t>Ph_R</w:t>
            </w:r>
            <w:r>
              <w:rPr>
                <w:rFonts w:ascii="Arial" w:hAnsi="Arial" w:cs="Arial"/>
                <w:sz w:val="16"/>
                <w:szCs w:val="16"/>
              </w:rPr>
              <w:t>ad</w:t>
            </w:r>
            <w:r w:rsidRPr="00C07813">
              <w:rPr>
                <w:rFonts w:ascii="Arial" w:hAnsi="Arial" w:cs="Arial"/>
                <w:sz w:val="16"/>
                <w:szCs w:val="16"/>
              </w:rPr>
              <w:t>_</w:t>
            </w:r>
            <w:r>
              <w:rPr>
                <w:rFonts w:ascii="Arial" w:hAnsi="Arial" w:cs="Arial"/>
                <w:sz w:val="16"/>
                <w:szCs w:val="16"/>
              </w:rPr>
              <w:t xml:space="preserve"> M_ </w:t>
            </w:r>
            <w:r w:rsidRPr="00C07813">
              <w:rPr>
                <w:rFonts w:ascii="Arial" w:hAnsi="Arial" w:cs="Arial"/>
                <w:sz w:val="16"/>
                <w:szCs w:val="16"/>
              </w:rPr>
              <w:t>f32</w:t>
            </w:r>
          </w:p>
        </w:tc>
        <w:tc>
          <w:tcPr>
            <w:tcW w:w="2160" w:type="dxa"/>
            <w:tcBorders>
              <w:top w:val="single" w:sz="6" w:space="0" w:color="auto"/>
              <w:left w:val="single" w:sz="6" w:space="0" w:color="auto"/>
              <w:bottom w:val="single" w:sz="6" w:space="0" w:color="auto"/>
              <w:right w:val="single" w:sz="6" w:space="0" w:color="auto"/>
            </w:tcBorders>
          </w:tcPr>
          <w:p w:rsidR="004A280A" w:rsidRDefault="004A280A" w:rsidP="00B41868">
            <w:pPr>
              <w:spacing w:before="60"/>
              <w:rPr>
                <w:rFonts w:ascii="Arial" w:hAnsi="Arial" w:cs="Arial"/>
                <w:sz w:val="16"/>
              </w:rPr>
            </w:pPr>
            <w:r w:rsidRPr="00EE68F8">
              <w:rPr>
                <w:rFonts w:ascii="Arial" w:hAnsi="Arial" w:cs="Arial"/>
                <w:sz w:val="16"/>
              </w:rPr>
              <w:t>Single precision float</w:t>
            </w:r>
          </w:p>
        </w:tc>
        <w:tc>
          <w:tcPr>
            <w:tcW w:w="1260" w:type="dxa"/>
            <w:tcBorders>
              <w:top w:val="single" w:sz="6" w:space="0" w:color="auto"/>
              <w:left w:val="single" w:sz="6" w:space="0" w:color="auto"/>
              <w:bottom w:val="single" w:sz="6" w:space="0" w:color="auto"/>
              <w:right w:val="single" w:sz="6" w:space="0" w:color="auto"/>
            </w:tcBorders>
          </w:tcPr>
          <w:p w:rsidR="004A280A" w:rsidRDefault="004A280A" w:rsidP="00B41868">
            <w:r>
              <w:t>-2*pi</w:t>
            </w:r>
          </w:p>
        </w:tc>
        <w:tc>
          <w:tcPr>
            <w:tcW w:w="720" w:type="dxa"/>
            <w:tcBorders>
              <w:top w:val="single" w:sz="6" w:space="0" w:color="auto"/>
              <w:left w:val="single" w:sz="6" w:space="0" w:color="auto"/>
              <w:bottom w:val="single" w:sz="6" w:space="0" w:color="auto"/>
              <w:right w:val="single" w:sz="6" w:space="0" w:color="auto"/>
            </w:tcBorders>
          </w:tcPr>
          <w:p w:rsidR="004A280A" w:rsidRDefault="004A280A" w:rsidP="00B41868">
            <w:r>
              <w:t>2*pi</w:t>
            </w:r>
          </w:p>
        </w:tc>
        <w:tc>
          <w:tcPr>
            <w:tcW w:w="1530" w:type="dxa"/>
            <w:tcBorders>
              <w:top w:val="single" w:sz="6" w:space="0" w:color="auto"/>
              <w:left w:val="single" w:sz="6" w:space="0" w:color="auto"/>
              <w:bottom w:val="single" w:sz="6" w:space="0" w:color="auto"/>
              <w:right w:val="single" w:sz="6" w:space="0" w:color="auto"/>
            </w:tcBorders>
          </w:tcPr>
          <w:p w:rsidR="004A280A" w:rsidRDefault="004A280A" w:rsidP="00B41868">
            <w:pPr>
              <w:spacing w:before="60"/>
              <w:rPr>
                <w:rFonts w:ascii="Arial" w:hAnsi="Arial" w:cs="Arial"/>
                <w:sz w:val="16"/>
              </w:rPr>
            </w:pPr>
            <w:bookmarkStart w:id="16" w:name="OLE_LINK52"/>
            <w:r>
              <w:rPr>
                <w:rFonts w:ascii="Arial" w:hAnsi="Arial" w:cs="Arial"/>
                <w:sz w:val="16"/>
              </w:rPr>
              <w:t>TRQCANC</w:t>
            </w:r>
            <w:r w:rsidRPr="00BD2E29">
              <w:rPr>
                <w:rFonts w:ascii="Arial" w:hAnsi="Arial" w:cs="Arial"/>
                <w:sz w:val="16"/>
              </w:rPr>
              <w:t>_VAR</w:t>
            </w:r>
            <w:r>
              <w:rPr>
                <w:rFonts w:ascii="Arial" w:hAnsi="Arial" w:cs="Arial"/>
                <w:sz w:val="16"/>
              </w:rPr>
              <w:t>_CLEARED_</w:t>
            </w:r>
            <w:r w:rsidRPr="00BD2E29">
              <w:rPr>
                <w:rFonts w:ascii="Arial" w:hAnsi="Arial" w:cs="Arial"/>
                <w:sz w:val="16"/>
              </w:rPr>
              <w:t>32</w:t>
            </w:r>
            <w:bookmarkEnd w:id="16"/>
          </w:p>
        </w:tc>
      </w:tr>
      <w:tr w:rsidR="002F7881" w:rsidTr="00AB0064">
        <w:tc>
          <w:tcPr>
            <w:tcW w:w="3258" w:type="dxa"/>
            <w:tcBorders>
              <w:top w:val="single" w:sz="6" w:space="0" w:color="auto"/>
              <w:left w:val="single" w:sz="6" w:space="0" w:color="auto"/>
              <w:bottom w:val="single" w:sz="6" w:space="0" w:color="auto"/>
              <w:right w:val="single" w:sz="6" w:space="0" w:color="auto"/>
            </w:tcBorders>
          </w:tcPr>
          <w:p w:rsidR="002F7881" w:rsidRDefault="002F7881" w:rsidP="004A280A">
            <w:pPr>
              <w:rPr>
                <w:rFonts w:ascii="Arial" w:hAnsi="Arial" w:cs="Arial"/>
                <w:sz w:val="16"/>
                <w:szCs w:val="16"/>
              </w:rPr>
            </w:pPr>
            <w:bookmarkStart w:id="17" w:name="OLE_LINK18"/>
            <w:bookmarkStart w:id="18" w:name="OLE_LINK19"/>
            <w:bookmarkStart w:id="19" w:name="_Hlk370124834"/>
            <w:bookmarkStart w:id="20" w:name="_Hlk370129688"/>
            <w:bookmarkEnd w:id="15"/>
            <w:r w:rsidRPr="00DB14A0">
              <w:rPr>
                <w:rFonts w:ascii="Arial" w:hAnsi="Arial" w:cs="Arial"/>
                <w:sz w:val="16"/>
                <w:szCs w:val="16"/>
              </w:rPr>
              <w:t>TrqCanc_MtrCurrQaxRpl6X_Amp_M_s6p9</w:t>
            </w:r>
            <w:r>
              <w:rPr>
                <w:rFonts w:ascii="Arial" w:hAnsi="Arial" w:cs="Arial"/>
                <w:sz w:val="16"/>
                <w:szCs w:val="16"/>
              </w:rPr>
              <w:t>[][]</w:t>
            </w:r>
            <w:bookmarkEnd w:id="17"/>
            <w:bookmarkEnd w:id="18"/>
          </w:p>
        </w:tc>
        <w:tc>
          <w:tcPr>
            <w:tcW w:w="2160" w:type="dxa"/>
            <w:tcBorders>
              <w:top w:val="single" w:sz="6" w:space="0" w:color="auto"/>
              <w:left w:val="single" w:sz="6" w:space="0" w:color="auto"/>
              <w:bottom w:val="single" w:sz="6" w:space="0" w:color="auto"/>
              <w:right w:val="single" w:sz="6" w:space="0" w:color="auto"/>
            </w:tcBorders>
          </w:tcPr>
          <w:p w:rsidR="002F7881" w:rsidRPr="00EE68F8" w:rsidRDefault="002F7881" w:rsidP="00B41868">
            <w:pPr>
              <w:spacing w:before="60"/>
              <w:rPr>
                <w:rFonts w:ascii="Arial" w:hAnsi="Arial" w:cs="Arial"/>
                <w:sz w:val="16"/>
              </w:rPr>
            </w:pPr>
            <w:bookmarkStart w:id="21" w:name="OLE_LINK20"/>
            <w:bookmarkStart w:id="22" w:name="OLE_LINK23"/>
            <w:r>
              <w:rPr>
                <w:rFonts w:ascii="Arial" w:hAnsi="Arial" w:cs="Arial"/>
                <w:sz w:val="16"/>
              </w:rPr>
              <w:t>2^-9</w:t>
            </w:r>
            <w:bookmarkEnd w:id="21"/>
            <w:bookmarkEnd w:id="22"/>
          </w:p>
        </w:tc>
        <w:tc>
          <w:tcPr>
            <w:tcW w:w="1260" w:type="dxa"/>
            <w:tcBorders>
              <w:top w:val="single" w:sz="6" w:space="0" w:color="auto"/>
              <w:left w:val="single" w:sz="6" w:space="0" w:color="auto"/>
              <w:bottom w:val="single" w:sz="6" w:space="0" w:color="auto"/>
              <w:right w:val="single" w:sz="6" w:space="0" w:color="auto"/>
            </w:tcBorders>
          </w:tcPr>
          <w:p w:rsidR="002F7881" w:rsidRDefault="002F7881" w:rsidP="00B41868">
            <w:r>
              <w:t>FULL</w:t>
            </w:r>
          </w:p>
        </w:tc>
        <w:tc>
          <w:tcPr>
            <w:tcW w:w="720" w:type="dxa"/>
            <w:tcBorders>
              <w:top w:val="single" w:sz="6" w:space="0" w:color="auto"/>
              <w:left w:val="single" w:sz="6" w:space="0" w:color="auto"/>
              <w:bottom w:val="single" w:sz="6" w:space="0" w:color="auto"/>
              <w:right w:val="single" w:sz="6" w:space="0" w:color="auto"/>
            </w:tcBorders>
          </w:tcPr>
          <w:p w:rsidR="002F7881" w:rsidRDefault="002F7881" w:rsidP="00B41868">
            <w:r>
              <w:t>FULL</w:t>
            </w:r>
          </w:p>
        </w:tc>
        <w:tc>
          <w:tcPr>
            <w:tcW w:w="1530" w:type="dxa"/>
            <w:tcBorders>
              <w:top w:val="single" w:sz="6" w:space="0" w:color="auto"/>
              <w:left w:val="single" w:sz="6" w:space="0" w:color="auto"/>
              <w:bottom w:val="single" w:sz="6" w:space="0" w:color="auto"/>
              <w:right w:val="single" w:sz="6" w:space="0" w:color="auto"/>
            </w:tcBorders>
          </w:tcPr>
          <w:p w:rsidR="002F7881" w:rsidRDefault="002F7881" w:rsidP="00B41868">
            <w:pPr>
              <w:spacing w:before="60"/>
              <w:rPr>
                <w:rFonts w:ascii="Arial" w:hAnsi="Arial" w:cs="Arial"/>
                <w:sz w:val="16"/>
              </w:rPr>
            </w:pPr>
            <w:r w:rsidRPr="00F4225A">
              <w:rPr>
                <w:rFonts w:ascii="Arial" w:hAnsi="Arial" w:cs="Arial"/>
                <w:sz w:val="16"/>
              </w:rPr>
              <w:t>TRQCANC_VAR_CLEARED_16</w:t>
            </w:r>
          </w:p>
        </w:tc>
      </w:tr>
      <w:bookmarkEnd w:id="19"/>
      <w:tr w:rsidR="002F7881" w:rsidTr="00AB0064">
        <w:tc>
          <w:tcPr>
            <w:tcW w:w="3258" w:type="dxa"/>
            <w:tcBorders>
              <w:top w:val="single" w:sz="6" w:space="0" w:color="auto"/>
              <w:left w:val="single" w:sz="6" w:space="0" w:color="auto"/>
              <w:bottom w:val="single" w:sz="6" w:space="0" w:color="auto"/>
              <w:right w:val="single" w:sz="6" w:space="0" w:color="auto"/>
            </w:tcBorders>
          </w:tcPr>
          <w:p w:rsidR="002F7881" w:rsidRDefault="002F7881" w:rsidP="004A280A">
            <w:pPr>
              <w:rPr>
                <w:rFonts w:ascii="Arial" w:hAnsi="Arial" w:cs="Arial"/>
                <w:sz w:val="16"/>
                <w:szCs w:val="16"/>
              </w:rPr>
            </w:pPr>
            <w:r>
              <w:rPr>
                <w:rFonts w:ascii="Arial" w:hAnsi="Arial" w:cs="Arial"/>
                <w:sz w:val="16"/>
                <w:szCs w:val="16"/>
              </w:rPr>
              <w:t>TrqCanc_MtrCurrQaxRpl6Y</w:t>
            </w:r>
            <w:r w:rsidRPr="00DC4035">
              <w:rPr>
                <w:rFonts w:ascii="Arial" w:hAnsi="Arial" w:cs="Arial"/>
                <w:sz w:val="16"/>
                <w:szCs w:val="16"/>
              </w:rPr>
              <w:t>_Amp_M_s6p9[][]</w:t>
            </w:r>
          </w:p>
        </w:tc>
        <w:tc>
          <w:tcPr>
            <w:tcW w:w="2160" w:type="dxa"/>
            <w:tcBorders>
              <w:top w:val="single" w:sz="6" w:space="0" w:color="auto"/>
              <w:left w:val="single" w:sz="6" w:space="0" w:color="auto"/>
              <w:bottom w:val="single" w:sz="6" w:space="0" w:color="auto"/>
              <w:right w:val="single" w:sz="6" w:space="0" w:color="auto"/>
            </w:tcBorders>
          </w:tcPr>
          <w:p w:rsidR="002F7881" w:rsidRPr="00EE68F8" w:rsidRDefault="002F7881" w:rsidP="00B41868">
            <w:pPr>
              <w:spacing w:before="60"/>
              <w:rPr>
                <w:rFonts w:ascii="Arial" w:hAnsi="Arial" w:cs="Arial"/>
                <w:sz w:val="16"/>
              </w:rPr>
            </w:pPr>
            <w:r w:rsidRPr="0079709C">
              <w:rPr>
                <w:rFonts w:ascii="Arial" w:hAnsi="Arial" w:cs="Arial"/>
                <w:sz w:val="16"/>
              </w:rPr>
              <w:t>2^-9</w:t>
            </w:r>
          </w:p>
        </w:tc>
        <w:tc>
          <w:tcPr>
            <w:tcW w:w="1260" w:type="dxa"/>
            <w:tcBorders>
              <w:top w:val="single" w:sz="6" w:space="0" w:color="auto"/>
              <w:left w:val="single" w:sz="6" w:space="0" w:color="auto"/>
              <w:bottom w:val="single" w:sz="6" w:space="0" w:color="auto"/>
              <w:right w:val="single" w:sz="6" w:space="0" w:color="auto"/>
            </w:tcBorders>
          </w:tcPr>
          <w:p w:rsidR="002F7881" w:rsidRDefault="002F7881" w:rsidP="00B41868">
            <w:r>
              <w:t>FULL</w:t>
            </w:r>
          </w:p>
        </w:tc>
        <w:tc>
          <w:tcPr>
            <w:tcW w:w="720" w:type="dxa"/>
            <w:tcBorders>
              <w:top w:val="single" w:sz="6" w:space="0" w:color="auto"/>
              <w:left w:val="single" w:sz="6" w:space="0" w:color="auto"/>
              <w:bottom w:val="single" w:sz="6" w:space="0" w:color="auto"/>
              <w:right w:val="single" w:sz="6" w:space="0" w:color="auto"/>
            </w:tcBorders>
          </w:tcPr>
          <w:p w:rsidR="002F7881" w:rsidRDefault="002F7881" w:rsidP="00B41868">
            <w:r>
              <w:t>FULL</w:t>
            </w:r>
          </w:p>
        </w:tc>
        <w:tc>
          <w:tcPr>
            <w:tcW w:w="1530" w:type="dxa"/>
            <w:tcBorders>
              <w:top w:val="single" w:sz="6" w:space="0" w:color="auto"/>
              <w:left w:val="single" w:sz="6" w:space="0" w:color="auto"/>
              <w:bottom w:val="single" w:sz="6" w:space="0" w:color="auto"/>
              <w:right w:val="single" w:sz="6" w:space="0" w:color="auto"/>
            </w:tcBorders>
          </w:tcPr>
          <w:p w:rsidR="002F7881" w:rsidRDefault="002F7881" w:rsidP="00B41868">
            <w:pPr>
              <w:spacing w:before="60"/>
              <w:rPr>
                <w:rFonts w:ascii="Arial" w:hAnsi="Arial" w:cs="Arial"/>
                <w:sz w:val="16"/>
              </w:rPr>
            </w:pPr>
            <w:r w:rsidRPr="00F4225A">
              <w:rPr>
                <w:rFonts w:ascii="Arial" w:hAnsi="Arial" w:cs="Arial"/>
                <w:sz w:val="16"/>
              </w:rPr>
              <w:t>TRQCANC_VAR_CLEARED_16</w:t>
            </w:r>
          </w:p>
        </w:tc>
      </w:tr>
      <w:tr w:rsidR="002F7881" w:rsidTr="00AB0064">
        <w:tc>
          <w:tcPr>
            <w:tcW w:w="3258" w:type="dxa"/>
            <w:tcBorders>
              <w:top w:val="single" w:sz="6" w:space="0" w:color="auto"/>
              <w:left w:val="single" w:sz="6" w:space="0" w:color="auto"/>
              <w:bottom w:val="single" w:sz="6" w:space="0" w:color="auto"/>
              <w:right w:val="single" w:sz="6" w:space="0" w:color="auto"/>
            </w:tcBorders>
          </w:tcPr>
          <w:p w:rsidR="002F7881" w:rsidRDefault="002F7881" w:rsidP="004A280A">
            <w:pPr>
              <w:rPr>
                <w:rFonts w:ascii="Arial" w:hAnsi="Arial" w:cs="Arial"/>
                <w:sz w:val="16"/>
                <w:szCs w:val="16"/>
              </w:rPr>
            </w:pPr>
            <w:r>
              <w:rPr>
                <w:rFonts w:ascii="Arial" w:hAnsi="Arial" w:cs="Arial"/>
                <w:sz w:val="16"/>
                <w:szCs w:val="16"/>
              </w:rPr>
              <w:t>TrqCanc_MtrCurrQaxRpl12</w:t>
            </w:r>
            <w:r w:rsidRPr="00DC4035">
              <w:rPr>
                <w:rFonts w:ascii="Arial" w:hAnsi="Arial" w:cs="Arial"/>
                <w:sz w:val="16"/>
                <w:szCs w:val="16"/>
              </w:rPr>
              <w:t>X_Amp_M_s6p9[][]</w:t>
            </w:r>
          </w:p>
        </w:tc>
        <w:tc>
          <w:tcPr>
            <w:tcW w:w="2160" w:type="dxa"/>
            <w:tcBorders>
              <w:top w:val="single" w:sz="6" w:space="0" w:color="auto"/>
              <w:left w:val="single" w:sz="6" w:space="0" w:color="auto"/>
              <w:bottom w:val="single" w:sz="6" w:space="0" w:color="auto"/>
              <w:right w:val="single" w:sz="6" w:space="0" w:color="auto"/>
            </w:tcBorders>
          </w:tcPr>
          <w:p w:rsidR="002F7881" w:rsidRPr="00EE68F8" w:rsidRDefault="002F7881" w:rsidP="00B41868">
            <w:pPr>
              <w:spacing w:before="60"/>
              <w:rPr>
                <w:rFonts w:ascii="Arial" w:hAnsi="Arial" w:cs="Arial"/>
                <w:sz w:val="16"/>
              </w:rPr>
            </w:pPr>
            <w:r w:rsidRPr="0079709C">
              <w:rPr>
                <w:rFonts w:ascii="Arial" w:hAnsi="Arial" w:cs="Arial"/>
                <w:sz w:val="16"/>
              </w:rPr>
              <w:t>2^-9</w:t>
            </w:r>
          </w:p>
        </w:tc>
        <w:tc>
          <w:tcPr>
            <w:tcW w:w="1260" w:type="dxa"/>
            <w:tcBorders>
              <w:top w:val="single" w:sz="6" w:space="0" w:color="auto"/>
              <w:left w:val="single" w:sz="6" w:space="0" w:color="auto"/>
              <w:bottom w:val="single" w:sz="6" w:space="0" w:color="auto"/>
              <w:right w:val="single" w:sz="6" w:space="0" w:color="auto"/>
            </w:tcBorders>
          </w:tcPr>
          <w:p w:rsidR="002F7881" w:rsidRDefault="002F7881" w:rsidP="00B41868">
            <w:r>
              <w:t>FULL</w:t>
            </w:r>
          </w:p>
        </w:tc>
        <w:tc>
          <w:tcPr>
            <w:tcW w:w="720" w:type="dxa"/>
            <w:tcBorders>
              <w:top w:val="single" w:sz="6" w:space="0" w:color="auto"/>
              <w:left w:val="single" w:sz="6" w:space="0" w:color="auto"/>
              <w:bottom w:val="single" w:sz="6" w:space="0" w:color="auto"/>
              <w:right w:val="single" w:sz="6" w:space="0" w:color="auto"/>
            </w:tcBorders>
          </w:tcPr>
          <w:p w:rsidR="002F7881" w:rsidRDefault="002F7881" w:rsidP="00B41868">
            <w:r>
              <w:t>FULL</w:t>
            </w:r>
          </w:p>
        </w:tc>
        <w:tc>
          <w:tcPr>
            <w:tcW w:w="1530" w:type="dxa"/>
            <w:tcBorders>
              <w:top w:val="single" w:sz="6" w:space="0" w:color="auto"/>
              <w:left w:val="single" w:sz="6" w:space="0" w:color="auto"/>
              <w:bottom w:val="single" w:sz="6" w:space="0" w:color="auto"/>
              <w:right w:val="single" w:sz="6" w:space="0" w:color="auto"/>
            </w:tcBorders>
          </w:tcPr>
          <w:p w:rsidR="002F7881" w:rsidRDefault="002F7881" w:rsidP="00B41868">
            <w:pPr>
              <w:spacing w:before="60"/>
              <w:rPr>
                <w:rFonts w:ascii="Arial" w:hAnsi="Arial" w:cs="Arial"/>
                <w:sz w:val="16"/>
              </w:rPr>
            </w:pPr>
            <w:r w:rsidRPr="00F4225A">
              <w:rPr>
                <w:rFonts w:ascii="Arial" w:hAnsi="Arial" w:cs="Arial"/>
                <w:sz w:val="16"/>
              </w:rPr>
              <w:t>TRQCANC_VAR_CLEARED_16</w:t>
            </w:r>
          </w:p>
        </w:tc>
      </w:tr>
      <w:tr w:rsidR="002F7881" w:rsidTr="00AB0064">
        <w:tc>
          <w:tcPr>
            <w:tcW w:w="3258" w:type="dxa"/>
            <w:tcBorders>
              <w:top w:val="single" w:sz="6" w:space="0" w:color="auto"/>
              <w:left w:val="single" w:sz="6" w:space="0" w:color="auto"/>
              <w:bottom w:val="single" w:sz="6" w:space="0" w:color="auto"/>
              <w:right w:val="single" w:sz="6" w:space="0" w:color="auto"/>
            </w:tcBorders>
          </w:tcPr>
          <w:p w:rsidR="002F7881" w:rsidRDefault="002F7881" w:rsidP="004A280A">
            <w:pPr>
              <w:rPr>
                <w:rFonts w:ascii="Arial" w:hAnsi="Arial" w:cs="Arial"/>
                <w:sz w:val="16"/>
                <w:szCs w:val="16"/>
              </w:rPr>
            </w:pPr>
            <w:r>
              <w:rPr>
                <w:rFonts w:ascii="Arial" w:hAnsi="Arial" w:cs="Arial"/>
                <w:sz w:val="16"/>
                <w:szCs w:val="16"/>
              </w:rPr>
              <w:t>TrqCanc_MtrCurrQaxRpl12Y</w:t>
            </w:r>
            <w:r w:rsidRPr="00DC4035">
              <w:rPr>
                <w:rFonts w:ascii="Arial" w:hAnsi="Arial" w:cs="Arial"/>
                <w:sz w:val="16"/>
                <w:szCs w:val="16"/>
              </w:rPr>
              <w:t>_Amp_M_s6p9[][]</w:t>
            </w:r>
          </w:p>
        </w:tc>
        <w:tc>
          <w:tcPr>
            <w:tcW w:w="2160" w:type="dxa"/>
            <w:tcBorders>
              <w:top w:val="single" w:sz="6" w:space="0" w:color="auto"/>
              <w:left w:val="single" w:sz="6" w:space="0" w:color="auto"/>
              <w:bottom w:val="single" w:sz="6" w:space="0" w:color="auto"/>
              <w:right w:val="single" w:sz="6" w:space="0" w:color="auto"/>
            </w:tcBorders>
          </w:tcPr>
          <w:p w:rsidR="002F7881" w:rsidRPr="00EE68F8" w:rsidRDefault="002F7881" w:rsidP="00B41868">
            <w:pPr>
              <w:spacing w:before="60"/>
              <w:rPr>
                <w:rFonts w:ascii="Arial" w:hAnsi="Arial" w:cs="Arial"/>
                <w:sz w:val="16"/>
              </w:rPr>
            </w:pPr>
            <w:r w:rsidRPr="0079709C">
              <w:rPr>
                <w:rFonts w:ascii="Arial" w:hAnsi="Arial" w:cs="Arial"/>
                <w:sz w:val="16"/>
              </w:rPr>
              <w:t>2^-9</w:t>
            </w:r>
          </w:p>
        </w:tc>
        <w:tc>
          <w:tcPr>
            <w:tcW w:w="1260" w:type="dxa"/>
            <w:tcBorders>
              <w:top w:val="single" w:sz="6" w:space="0" w:color="auto"/>
              <w:left w:val="single" w:sz="6" w:space="0" w:color="auto"/>
              <w:bottom w:val="single" w:sz="6" w:space="0" w:color="auto"/>
              <w:right w:val="single" w:sz="6" w:space="0" w:color="auto"/>
            </w:tcBorders>
          </w:tcPr>
          <w:p w:rsidR="002F7881" w:rsidRDefault="002F7881" w:rsidP="00B41868">
            <w:r>
              <w:t>FULL</w:t>
            </w:r>
          </w:p>
        </w:tc>
        <w:tc>
          <w:tcPr>
            <w:tcW w:w="720" w:type="dxa"/>
            <w:tcBorders>
              <w:top w:val="single" w:sz="6" w:space="0" w:color="auto"/>
              <w:left w:val="single" w:sz="6" w:space="0" w:color="auto"/>
              <w:bottom w:val="single" w:sz="6" w:space="0" w:color="auto"/>
              <w:right w:val="single" w:sz="6" w:space="0" w:color="auto"/>
            </w:tcBorders>
          </w:tcPr>
          <w:p w:rsidR="002F7881" w:rsidRDefault="002F7881" w:rsidP="00B41868">
            <w:r>
              <w:t>FULL</w:t>
            </w:r>
          </w:p>
        </w:tc>
        <w:tc>
          <w:tcPr>
            <w:tcW w:w="1530" w:type="dxa"/>
            <w:tcBorders>
              <w:top w:val="single" w:sz="6" w:space="0" w:color="auto"/>
              <w:left w:val="single" w:sz="6" w:space="0" w:color="auto"/>
              <w:bottom w:val="single" w:sz="6" w:space="0" w:color="auto"/>
              <w:right w:val="single" w:sz="6" w:space="0" w:color="auto"/>
            </w:tcBorders>
          </w:tcPr>
          <w:p w:rsidR="002F7881" w:rsidRDefault="002F7881" w:rsidP="00B41868">
            <w:pPr>
              <w:spacing w:before="60"/>
              <w:rPr>
                <w:rFonts w:ascii="Arial" w:hAnsi="Arial" w:cs="Arial"/>
                <w:sz w:val="16"/>
              </w:rPr>
            </w:pPr>
            <w:r w:rsidRPr="00F4225A">
              <w:rPr>
                <w:rFonts w:ascii="Arial" w:hAnsi="Arial" w:cs="Arial"/>
                <w:sz w:val="16"/>
              </w:rPr>
              <w:t>TRQCANC_VAR_CLEARED_16</w:t>
            </w:r>
          </w:p>
        </w:tc>
      </w:tr>
      <w:tr w:rsidR="002F7881" w:rsidTr="00AB0064">
        <w:tc>
          <w:tcPr>
            <w:tcW w:w="3258" w:type="dxa"/>
            <w:tcBorders>
              <w:top w:val="single" w:sz="6" w:space="0" w:color="auto"/>
              <w:left w:val="single" w:sz="6" w:space="0" w:color="auto"/>
              <w:bottom w:val="single" w:sz="6" w:space="0" w:color="auto"/>
              <w:right w:val="single" w:sz="6" w:space="0" w:color="auto"/>
            </w:tcBorders>
          </w:tcPr>
          <w:p w:rsidR="002F7881" w:rsidRDefault="002F7881" w:rsidP="004A280A">
            <w:pPr>
              <w:rPr>
                <w:rFonts w:ascii="Arial" w:hAnsi="Arial" w:cs="Arial"/>
                <w:sz w:val="16"/>
                <w:szCs w:val="16"/>
              </w:rPr>
            </w:pPr>
            <w:r>
              <w:rPr>
                <w:rFonts w:ascii="Arial" w:hAnsi="Arial" w:cs="Arial"/>
                <w:sz w:val="16"/>
                <w:szCs w:val="16"/>
              </w:rPr>
              <w:t>TrqCanc_MtrCurrQaxRpl18X</w:t>
            </w:r>
            <w:r w:rsidRPr="00DC4035">
              <w:rPr>
                <w:rFonts w:ascii="Arial" w:hAnsi="Arial" w:cs="Arial"/>
                <w:sz w:val="16"/>
                <w:szCs w:val="16"/>
              </w:rPr>
              <w:t>_Amp_M_s6p9[][]</w:t>
            </w:r>
          </w:p>
        </w:tc>
        <w:tc>
          <w:tcPr>
            <w:tcW w:w="2160" w:type="dxa"/>
            <w:tcBorders>
              <w:top w:val="single" w:sz="6" w:space="0" w:color="auto"/>
              <w:left w:val="single" w:sz="6" w:space="0" w:color="auto"/>
              <w:bottom w:val="single" w:sz="6" w:space="0" w:color="auto"/>
              <w:right w:val="single" w:sz="6" w:space="0" w:color="auto"/>
            </w:tcBorders>
          </w:tcPr>
          <w:p w:rsidR="002F7881" w:rsidRPr="00EE68F8" w:rsidRDefault="002F7881" w:rsidP="00B41868">
            <w:pPr>
              <w:spacing w:before="60"/>
              <w:rPr>
                <w:rFonts w:ascii="Arial" w:hAnsi="Arial" w:cs="Arial"/>
                <w:sz w:val="16"/>
              </w:rPr>
            </w:pPr>
            <w:r w:rsidRPr="0079709C">
              <w:rPr>
                <w:rFonts w:ascii="Arial" w:hAnsi="Arial" w:cs="Arial"/>
                <w:sz w:val="16"/>
              </w:rPr>
              <w:t>2^-9</w:t>
            </w:r>
          </w:p>
        </w:tc>
        <w:tc>
          <w:tcPr>
            <w:tcW w:w="1260" w:type="dxa"/>
            <w:tcBorders>
              <w:top w:val="single" w:sz="6" w:space="0" w:color="auto"/>
              <w:left w:val="single" w:sz="6" w:space="0" w:color="auto"/>
              <w:bottom w:val="single" w:sz="6" w:space="0" w:color="auto"/>
              <w:right w:val="single" w:sz="6" w:space="0" w:color="auto"/>
            </w:tcBorders>
          </w:tcPr>
          <w:p w:rsidR="002F7881" w:rsidRDefault="002F7881" w:rsidP="00B41868">
            <w:r>
              <w:t>FULL</w:t>
            </w:r>
          </w:p>
        </w:tc>
        <w:tc>
          <w:tcPr>
            <w:tcW w:w="720" w:type="dxa"/>
            <w:tcBorders>
              <w:top w:val="single" w:sz="6" w:space="0" w:color="auto"/>
              <w:left w:val="single" w:sz="6" w:space="0" w:color="auto"/>
              <w:bottom w:val="single" w:sz="6" w:space="0" w:color="auto"/>
              <w:right w:val="single" w:sz="6" w:space="0" w:color="auto"/>
            </w:tcBorders>
          </w:tcPr>
          <w:p w:rsidR="002F7881" w:rsidRDefault="002F7881" w:rsidP="00B41868">
            <w:r>
              <w:t>FULL</w:t>
            </w:r>
          </w:p>
        </w:tc>
        <w:tc>
          <w:tcPr>
            <w:tcW w:w="1530" w:type="dxa"/>
            <w:tcBorders>
              <w:top w:val="single" w:sz="6" w:space="0" w:color="auto"/>
              <w:left w:val="single" w:sz="6" w:space="0" w:color="auto"/>
              <w:bottom w:val="single" w:sz="6" w:space="0" w:color="auto"/>
              <w:right w:val="single" w:sz="6" w:space="0" w:color="auto"/>
            </w:tcBorders>
          </w:tcPr>
          <w:p w:rsidR="002F7881" w:rsidRDefault="002F7881" w:rsidP="00B41868">
            <w:pPr>
              <w:spacing w:before="60"/>
              <w:rPr>
                <w:rFonts w:ascii="Arial" w:hAnsi="Arial" w:cs="Arial"/>
                <w:sz w:val="16"/>
              </w:rPr>
            </w:pPr>
            <w:r w:rsidRPr="00F4225A">
              <w:rPr>
                <w:rFonts w:ascii="Arial" w:hAnsi="Arial" w:cs="Arial"/>
                <w:sz w:val="16"/>
              </w:rPr>
              <w:t>TRQCANC_VAR_CLEARED_16</w:t>
            </w:r>
          </w:p>
        </w:tc>
      </w:tr>
      <w:tr w:rsidR="002F7881" w:rsidTr="00AB0064">
        <w:tc>
          <w:tcPr>
            <w:tcW w:w="3258" w:type="dxa"/>
            <w:tcBorders>
              <w:top w:val="single" w:sz="6" w:space="0" w:color="auto"/>
              <w:left w:val="single" w:sz="6" w:space="0" w:color="auto"/>
              <w:bottom w:val="single" w:sz="6" w:space="0" w:color="auto"/>
              <w:right w:val="single" w:sz="6" w:space="0" w:color="auto"/>
            </w:tcBorders>
          </w:tcPr>
          <w:p w:rsidR="002F7881" w:rsidRDefault="002F7881" w:rsidP="00DB14A0">
            <w:pPr>
              <w:rPr>
                <w:rFonts w:ascii="Arial" w:hAnsi="Arial" w:cs="Arial"/>
                <w:sz w:val="16"/>
                <w:szCs w:val="16"/>
              </w:rPr>
            </w:pPr>
            <w:r>
              <w:rPr>
                <w:rFonts w:ascii="Arial" w:hAnsi="Arial" w:cs="Arial"/>
                <w:sz w:val="16"/>
                <w:szCs w:val="16"/>
              </w:rPr>
              <w:t>TrqCanc_MtrCurrQaxRpl18Y</w:t>
            </w:r>
            <w:r w:rsidRPr="00DC4035">
              <w:rPr>
                <w:rFonts w:ascii="Arial" w:hAnsi="Arial" w:cs="Arial"/>
                <w:sz w:val="16"/>
                <w:szCs w:val="16"/>
              </w:rPr>
              <w:t>_Amp_M_s6p9[][]</w:t>
            </w:r>
          </w:p>
        </w:tc>
        <w:tc>
          <w:tcPr>
            <w:tcW w:w="2160" w:type="dxa"/>
            <w:tcBorders>
              <w:top w:val="single" w:sz="6" w:space="0" w:color="auto"/>
              <w:left w:val="single" w:sz="6" w:space="0" w:color="auto"/>
              <w:bottom w:val="single" w:sz="6" w:space="0" w:color="auto"/>
              <w:right w:val="single" w:sz="6" w:space="0" w:color="auto"/>
            </w:tcBorders>
          </w:tcPr>
          <w:p w:rsidR="002F7881" w:rsidRPr="00EE68F8" w:rsidRDefault="002F7881" w:rsidP="00B41868">
            <w:pPr>
              <w:spacing w:before="60"/>
              <w:rPr>
                <w:rFonts w:ascii="Arial" w:hAnsi="Arial" w:cs="Arial"/>
                <w:sz w:val="16"/>
              </w:rPr>
            </w:pPr>
            <w:r w:rsidRPr="0079709C">
              <w:rPr>
                <w:rFonts w:ascii="Arial" w:hAnsi="Arial" w:cs="Arial"/>
                <w:sz w:val="16"/>
              </w:rPr>
              <w:t>2^-9</w:t>
            </w:r>
          </w:p>
        </w:tc>
        <w:tc>
          <w:tcPr>
            <w:tcW w:w="1260" w:type="dxa"/>
            <w:tcBorders>
              <w:top w:val="single" w:sz="6" w:space="0" w:color="auto"/>
              <w:left w:val="single" w:sz="6" w:space="0" w:color="auto"/>
              <w:bottom w:val="single" w:sz="6" w:space="0" w:color="auto"/>
              <w:right w:val="single" w:sz="6" w:space="0" w:color="auto"/>
            </w:tcBorders>
          </w:tcPr>
          <w:p w:rsidR="002F7881" w:rsidRDefault="002F7881" w:rsidP="00B41868">
            <w:r>
              <w:t>FULL</w:t>
            </w:r>
          </w:p>
        </w:tc>
        <w:tc>
          <w:tcPr>
            <w:tcW w:w="720" w:type="dxa"/>
            <w:tcBorders>
              <w:top w:val="single" w:sz="6" w:space="0" w:color="auto"/>
              <w:left w:val="single" w:sz="6" w:space="0" w:color="auto"/>
              <w:bottom w:val="single" w:sz="6" w:space="0" w:color="auto"/>
              <w:right w:val="single" w:sz="6" w:space="0" w:color="auto"/>
            </w:tcBorders>
          </w:tcPr>
          <w:p w:rsidR="002F7881" w:rsidRDefault="002F7881" w:rsidP="00B41868">
            <w:r>
              <w:t>FULL</w:t>
            </w:r>
          </w:p>
        </w:tc>
        <w:tc>
          <w:tcPr>
            <w:tcW w:w="1530" w:type="dxa"/>
            <w:tcBorders>
              <w:top w:val="single" w:sz="6" w:space="0" w:color="auto"/>
              <w:left w:val="single" w:sz="6" w:space="0" w:color="auto"/>
              <w:bottom w:val="single" w:sz="6" w:space="0" w:color="auto"/>
              <w:right w:val="single" w:sz="6" w:space="0" w:color="auto"/>
            </w:tcBorders>
          </w:tcPr>
          <w:p w:rsidR="002F7881" w:rsidRDefault="002F7881" w:rsidP="00B41868">
            <w:pPr>
              <w:spacing w:before="60"/>
              <w:rPr>
                <w:rFonts w:ascii="Arial" w:hAnsi="Arial" w:cs="Arial"/>
                <w:sz w:val="16"/>
              </w:rPr>
            </w:pPr>
            <w:r w:rsidRPr="00F4225A">
              <w:rPr>
                <w:rFonts w:ascii="Arial" w:hAnsi="Arial" w:cs="Arial"/>
                <w:sz w:val="16"/>
              </w:rPr>
              <w:t>TRQCANC_VAR_CLEARED_16</w:t>
            </w:r>
          </w:p>
        </w:tc>
      </w:tr>
      <w:tr w:rsidR="008D73B9" w:rsidTr="00AB0064">
        <w:tc>
          <w:tcPr>
            <w:tcW w:w="3258" w:type="dxa"/>
            <w:tcBorders>
              <w:top w:val="single" w:sz="6" w:space="0" w:color="auto"/>
              <w:left w:val="single" w:sz="6" w:space="0" w:color="auto"/>
              <w:bottom w:val="single" w:sz="6" w:space="0" w:color="auto"/>
              <w:right w:val="single" w:sz="6" w:space="0" w:color="auto"/>
            </w:tcBorders>
          </w:tcPr>
          <w:p w:rsidR="008D73B9" w:rsidRDefault="008D73B9" w:rsidP="00DB14A0">
            <w:pPr>
              <w:rPr>
                <w:rFonts w:ascii="Arial" w:hAnsi="Arial" w:cs="Arial"/>
                <w:sz w:val="16"/>
                <w:szCs w:val="16"/>
              </w:rPr>
            </w:pPr>
            <w:bookmarkStart w:id="23" w:name="OLE_LINK53"/>
            <w:bookmarkStart w:id="24" w:name="OLE_LINK54"/>
            <w:r w:rsidRPr="008D73B9">
              <w:rPr>
                <w:rFonts w:ascii="Arial" w:hAnsi="Arial" w:cs="Arial"/>
                <w:sz w:val="16"/>
                <w:szCs w:val="16"/>
              </w:rPr>
              <w:t>TrqCanc_CorrecNomKe_VpRadpS_M_f32</w:t>
            </w:r>
            <w:bookmarkEnd w:id="23"/>
            <w:bookmarkEnd w:id="24"/>
          </w:p>
        </w:tc>
        <w:tc>
          <w:tcPr>
            <w:tcW w:w="2160" w:type="dxa"/>
            <w:tcBorders>
              <w:top w:val="single" w:sz="6" w:space="0" w:color="auto"/>
              <w:left w:val="single" w:sz="6" w:space="0" w:color="auto"/>
              <w:bottom w:val="single" w:sz="6" w:space="0" w:color="auto"/>
              <w:right w:val="single" w:sz="6" w:space="0" w:color="auto"/>
            </w:tcBorders>
          </w:tcPr>
          <w:p w:rsidR="008D73B9" w:rsidRPr="0079709C" w:rsidRDefault="008D73B9" w:rsidP="00B41868">
            <w:pPr>
              <w:spacing w:before="60"/>
              <w:rPr>
                <w:rFonts w:ascii="Arial" w:hAnsi="Arial" w:cs="Arial"/>
                <w:sz w:val="16"/>
              </w:rPr>
            </w:pPr>
            <w:r w:rsidRPr="00EE68F8">
              <w:rPr>
                <w:rFonts w:ascii="Arial" w:hAnsi="Arial" w:cs="Arial"/>
                <w:sz w:val="16"/>
              </w:rPr>
              <w:t>Single precision float</w:t>
            </w:r>
          </w:p>
        </w:tc>
        <w:tc>
          <w:tcPr>
            <w:tcW w:w="1260" w:type="dxa"/>
            <w:tcBorders>
              <w:top w:val="single" w:sz="6" w:space="0" w:color="auto"/>
              <w:left w:val="single" w:sz="6" w:space="0" w:color="auto"/>
              <w:bottom w:val="single" w:sz="6" w:space="0" w:color="auto"/>
              <w:right w:val="single" w:sz="6" w:space="0" w:color="auto"/>
            </w:tcBorders>
          </w:tcPr>
          <w:p w:rsidR="008D73B9" w:rsidRDefault="008D73B9" w:rsidP="00B41868">
            <w:r>
              <w:t>.025</w:t>
            </w:r>
          </w:p>
        </w:tc>
        <w:tc>
          <w:tcPr>
            <w:tcW w:w="720" w:type="dxa"/>
            <w:tcBorders>
              <w:top w:val="single" w:sz="6" w:space="0" w:color="auto"/>
              <w:left w:val="single" w:sz="6" w:space="0" w:color="auto"/>
              <w:bottom w:val="single" w:sz="6" w:space="0" w:color="auto"/>
              <w:right w:val="single" w:sz="6" w:space="0" w:color="auto"/>
            </w:tcBorders>
          </w:tcPr>
          <w:p w:rsidR="008D73B9" w:rsidRDefault="008D73B9" w:rsidP="00B41868">
            <w:r>
              <w:t>0.075</w:t>
            </w:r>
          </w:p>
        </w:tc>
        <w:tc>
          <w:tcPr>
            <w:tcW w:w="1530" w:type="dxa"/>
            <w:tcBorders>
              <w:top w:val="single" w:sz="6" w:space="0" w:color="auto"/>
              <w:left w:val="single" w:sz="6" w:space="0" w:color="auto"/>
              <w:bottom w:val="single" w:sz="6" w:space="0" w:color="auto"/>
              <w:right w:val="single" w:sz="6" w:space="0" w:color="auto"/>
            </w:tcBorders>
          </w:tcPr>
          <w:p w:rsidR="008D73B9" w:rsidRPr="00F4225A" w:rsidRDefault="008D73B9" w:rsidP="00B41868">
            <w:pPr>
              <w:spacing w:before="60"/>
              <w:rPr>
                <w:rFonts w:ascii="Arial" w:hAnsi="Arial" w:cs="Arial"/>
                <w:sz w:val="16"/>
              </w:rPr>
            </w:pPr>
            <w:r>
              <w:rPr>
                <w:rFonts w:ascii="Arial" w:hAnsi="Arial" w:cs="Arial"/>
                <w:sz w:val="16"/>
              </w:rPr>
              <w:t>TRQCANC</w:t>
            </w:r>
            <w:r w:rsidRPr="00BD2E29">
              <w:rPr>
                <w:rFonts w:ascii="Arial" w:hAnsi="Arial" w:cs="Arial"/>
                <w:sz w:val="16"/>
              </w:rPr>
              <w:t>_VAR</w:t>
            </w:r>
            <w:r>
              <w:rPr>
                <w:rFonts w:ascii="Arial" w:hAnsi="Arial" w:cs="Arial"/>
                <w:sz w:val="16"/>
              </w:rPr>
              <w:t>_CLEARED_</w:t>
            </w:r>
            <w:r w:rsidRPr="00BD2E29">
              <w:rPr>
                <w:rFonts w:ascii="Arial" w:hAnsi="Arial" w:cs="Arial"/>
                <w:sz w:val="16"/>
              </w:rPr>
              <w:t>32</w:t>
            </w:r>
          </w:p>
        </w:tc>
      </w:tr>
      <w:tr w:rsidR="00D80DF5" w:rsidTr="00AB0064">
        <w:tc>
          <w:tcPr>
            <w:tcW w:w="3258" w:type="dxa"/>
            <w:tcBorders>
              <w:top w:val="single" w:sz="6" w:space="0" w:color="auto"/>
              <w:left w:val="single" w:sz="6" w:space="0" w:color="auto"/>
              <w:bottom w:val="single" w:sz="6" w:space="0" w:color="auto"/>
              <w:right w:val="single" w:sz="6" w:space="0" w:color="auto"/>
            </w:tcBorders>
          </w:tcPr>
          <w:p w:rsidR="00D80DF5" w:rsidRPr="008D73B9" w:rsidRDefault="00D80DF5" w:rsidP="00DB14A0">
            <w:pPr>
              <w:rPr>
                <w:rFonts w:ascii="Arial" w:hAnsi="Arial" w:cs="Arial"/>
                <w:sz w:val="16"/>
                <w:szCs w:val="16"/>
              </w:rPr>
            </w:pPr>
          </w:p>
        </w:tc>
        <w:tc>
          <w:tcPr>
            <w:tcW w:w="2160" w:type="dxa"/>
            <w:tcBorders>
              <w:top w:val="single" w:sz="6" w:space="0" w:color="auto"/>
              <w:left w:val="single" w:sz="6" w:space="0" w:color="auto"/>
              <w:bottom w:val="single" w:sz="6" w:space="0" w:color="auto"/>
              <w:right w:val="single" w:sz="6" w:space="0" w:color="auto"/>
            </w:tcBorders>
          </w:tcPr>
          <w:p w:rsidR="00D80DF5" w:rsidRPr="00EE68F8" w:rsidRDefault="00D80DF5" w:rsidP="00B41868">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D80DF5" w:rsidRDefault="00D80DF5" w:rsidP="00B41868"/>
        </w:tc>
        <w:tc>
          <w:tcPr>
            <w:tcW w:w="720" w:type="dxa"/>
            <w:tcBorders>
              <w:top w:val="single" w:sz="6" w:space="0" w:color="auto"/>
              <w:left w:val="single" w:sz="6" w:space="0" w:color="auto"/>
              <w:bottom w:val="single" w:sz="6" w:space="0" w:color="auto"/>
              <w:right w:val="single" w:sz="6" w:space="0" w:color="auto"/>
            </w:tcBorders>
          </w:tcPr>
          <w:p w:rsidR="00D80DF5" w:rsidRDefault="00D80DF5" w:rsidP="00B41868"/>
        </w:tc>
        <w:tc>
          <w:tcPr>
            <w:tcW w:w="1530" w:type="dxa"/>
            <w:tcBorders>
              <w:top w:val="single" w:sz="6" w:space="0" w:color="auto"/>
              <w:left w:val="single" w:sz="6" w:space="0" w:color="auto"/>
              <w:bottom w:val="single" w:sz="6" w:space="0" w:color="auto"/>
              <w:right w:val="single" w:sz="6" w:space="0" w:color="auto"/>
            </w:tcBorders>
          </w:tcPr>
          <w:p w:rsidR="00D80DF5" w:rsidRDefault="00D80DF5" w:rsidP="00B41868">
            <w:pPr>
              <w:spacing w:before="60"/>
              <w:rPr>
                <w:rFonts w:ascii="Arial" w:hAnsi="Arial" w:cs="Arial"/>
                <w:sz w:val="16"/>
              </w:rPr>
            </w:pPr>
          </w:p>
        </w:tc>
      </w:tr>
      <w:bookmarkEnd w:id="20"/>
    </w:tbl>
    <w:p w:rsidR="00CA0841" w:rsidRDefault="00CA0841" w:rsidP="00CA0841"/>
    <w:p w:rsidR="00CA0841" w:rsidRPr="00CA0841" w:rsidRDefault="00CA0841" w:rsidP="00CA0841"/>
    <w:p w:rsidR="00FE5605" w:rsidRDefault="00FE5605" w:rsidP="00FE5605">
      <w:pPr>
        <w:pStyle w:val="Heading3"/>
      </w:pPr>
      <w:r>
        <w:t xml:space="preserve">User defined </w:t>
      </w:r>
      <w:proofErr w:type="spellStart"/>
      <w:r>
        <w:t>typedef</w:t>
      </w:r>
      <w:proofErr w:type="spellEnd"/>
      <w:r>
        <w:t xml:space="preserve"> definition/declaration </w:t>
      </w:r>
    </w:p>
    <w:p w:rsidR="00FE5605" w:rsidRDefault="00FE5605" w:rsidP="00FE5605">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160"/>
        <w:gridCol w:w="1440"/>
        <w:gridCol w:w="992"/>
        <w:gridCol w:w="993"/>
      </w:tblGrid>
      <w:tr w:rsidR="00FE5605" w:rsidTr="00B41868">
        <w:tc>
          <w:tcPr>
            <w:tcW w:w="3348" w:type="dxa"/>
            <w:shd w:val="pct30" w:color="FFFF00" w:fill="FFFFFF"/>
          </w:tcPr>
          <w:p w:rsidR="00FE5605" w:rsidRDefault="00FE5605" w:rsidP="00B41868">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2160" w:type="dxa"/>
            <w:shd w:val="pct30" w:color="FFFF00" w:fill="FFFFFF"/>
          </w:tcPr>
          <w:p w:rsidR="00FE5605" w:rsidRDefault="00FE5605" w:rsidP="00B41868">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FE5605" w:rsidRDefault="00FE5605" w:rsidP="00B41868">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FE5605" w:rsidRDefault="00FE5605" w:rsidP="00B41868">
            <w:pPr>
              <w:spacing w:before="60"/>
              <w:jc w:val="center"/>
              <w:rPr>
                <w:rFonts w:ascii="Arial" w:hAnsi="Arial" w:cs="Arial"/>
                <w:sz w:val="16"/>
              </w:rPr>
            </w:pPr>
            <w:r>
              <w:rPr>
                <w:rFonts w:ascii="Arial" w:hAnsi="Arial" w:cs="Arial"/>
                <w:sz w:val="16"/>
              </w:rPr>
              <w:t>Legal Range</w:t>
            </w:r>
          </w:p>
          <w:p w:rsidR="00FE5605" w:rsidRDefault="00FE5605" w:rsidP="00B41868">
            <w:pPr>
              <w:spacing w:before="60"/>
              <w:jc w:val="center"/>
              <w:rPr>
                <w:rFonts w:ascii="Arial" w:hAnsi="Arial" w:cs="Arial"/>
                <w:sz w:val="16"/>
              </w:rPr>
            </w:pPr>
            <w:r>
              <w:rPr>
                <w:rFonts w:ascii="Arial" w:hAnsi="Arial" w:cs="Arial"/>
                <w:sz w:val="16"/>
              </w:rPr>
              <w:t>(min)</w:t>
            </w:r>
          </w:p>
        </w:tc>
        <w:tc>
          <w:tcPr>
            <w:tcW w:w="993" w:type="dxa"/>
            <w:shd w:val="pct30" w:color="FFFF00" w:fill="FFFFFF"/>
          </w:tcPr>
          <w:p w:rsidR="00FE5605" w:rsidRDefault="00FE5605" w:rsidP="00B41868">
            <w:pPr>
              <w:spacing w:before="60"/>
              <w:jc w:val="center"/>
              <w:rPr>
                <w:rFonts w:ascii="Arial" w:hAnsi="Arial" w:cs="Arial"/>
                <w:sz w:val="16"/>
              </w:rPr>
            </w:pPr>
            <w:r>
              <w:rPr>
                <w:rFonts w:ascii="Arial" w:hAnsi="Arial" w:cs="Arial"/>
                <w:sz w:val="16"/>
              </w:rPr>
              <w:t>Legal Range</w:t>
            </w:r>
          </w:p>
          <w:p w:rsidR="00FE5605" w:rsidRDefault="00FE5605" w:rsidP="00B41868">
            <w:pPr>
              <w:spacing w:before="60"/>
              <w:jc w:val="center"/>
              <w:rPr>
                <w:rFonts w:ascii="Arial" w:hAnsi="Arial" w:cs="Arial"/>
                <w:sz w:val="16"/>
              </w:rPr>
            </w:pPr>
            <w:r>
              <w:rPr>
                <w:rFonts w:ascii="Arial" w:hAnsi="Arial" w:cs="Arial"/>
                <w:sz w:val="16"/>
              </w:rPr>
              <w:t>(max)</w:t>
            </w:r>
          </w:p>
        </w:tc>
      </w:tr>
      <w:tr w:rsidR="002F7881" w:rsidTr="00B41868">
        <w:tc>
          <w:tcPr>
            <w:tcW w:w="3348" w:type="dxa"/>
          </w:tcPr>
          <w:p w:rsidR="002F7881" w:rsidRDefault="007C24D1" w:rsidP="00B41868">
            <w:pPr>
              <w:spacing w:before="60"/>
              <w:rPr>
                <w:rFonts w:ascii="Arial" w:hAnsi="Arial" w:cs="Arial"/>
                <w:sz w:val="16"/>
              </w:rPr>
            </w:pPr>
            <w:proofErr w:type="spellStart"/>
            <w:r>
              <w:rPr>
                <w:rFonts w:ascii="Arial" w:hAnsi="Arial" w:cs="Arial"/>
                <w:sz w:val="16"/>
              </w:rPr>
              <w:lastRenderedPageBreak/>
              <w:t>CoggingM</w:t>
            </w:r>
            <w:r w:rsidR="002F7881" w:rsidRPr="00DB14A0">
              <w:rPr>
                <w:rFonts w:ascii="Arial" w:hAnsi="Arial" w:cs="Arial"/>
                <w:sz w:val="16"/>
              </w:rPr>
              <w:t>_Amp_Str</w:t>
            </w:r>
            <w:proofErr w:type="spellEnd"/>
            <w:r w:rsidR="002F7881" w:rsidRPr="00DB14A0" w:rsidDel="007434F1">
              <w:rPr>
                <w:rFonts w:ascii="Arial" w:hAnsi="Arial" w:cs="Arial"/>
                <w:sz w:val="16"/>
              </w:rPr>
              <w:t xml:space="preserve"> </w:t>
            </w:r>
          </w:p>
        </w:tc>
        <w:tc>
          <w:tcPr>
            <w:tcW w:w="2160" w:type="dxa"/>
          </w:tcPr>
          <w:p w:rsidR="002F7881" w:rsidRDefault="007C24D1" w:rsidP="007434F1">
            <w:pPr>
              <w:spacing w:before="60"/>
              <w:rPr>
                <w:rFonts w:ascii="Arial" w:hAnsi="Arial" w:cs="Arial"/>
                <w:sz w:val="16"/>
              </w:rPr>
            </w:pPr>
            <w:r>
              <w:rPr>
                <w:rFonts w:ascii="Arial" w:hAnsi="Arial" w:cs="Arial"/>
                <w:sz w:val="16"/>
              </w:rPr>
              <w:t>CoggingM</w:t>
            </w:r>
            <w:r w:rsidR="002F7881" w:rsidRPr="007434F1">
              <w:rPr>
                <w:rFonts w:ascii="Arial" w:hAnsi="Arial" w:cs="Arial"/>
                <w:sz w:val="16"/>
              </w:rPr>
              <w:t>X_</w:t>
            </w:r>
            <w:r w:rsidR="002F7881">
              <w:rPr>
                <w:rFonts w:ascii="Arial" w:hAnsi="Arial" w:cs="Arial"/>
                <w:sz w:val="16"/>
              </w:rPr>
              <w:t>Amp</w:t>
            </w:r>
            <w:r w:rsidR="002F7881" w:rsidRPr="007434F1">
              <w:rPr>
                <w:rFonts w:ascii="Arial" w:hAnsi="Arial" w:cs="Arial"/>
                <w:sz w:val="16"/>
              </w:rPr>
              <w:t>_s6p9</w:t>
            </w:r>
          </w:p>
        </w:tc>
        <w:tc>
          <w:tcPr>
            <w:tcW w:w="1440" w:type="dxa"/>
          </w:tcPr>
          <w:p w:rsidR="002F7881" w:rsidRDefault="002F7881" w:rsidP="00B41868">
            <w:pPr>
              <w:spacing w:before="60"/>
              <w:rPr>
                <w:rFonts w:ascii="Arial" w:hAnsi="Arial" w:cs="Arial"/>
                <w:sz w:val="16"/>
              </w:rPr>
            </w:pPr>
            <w:r>
              <w:rPr>
                <w:rFonts w:ascii="Arial" w:hAnsi="Arial" w:cs="Arial"/>
                <w:sz w:val="16"/>
              </w:rPr>
              <w:t>sint16</w:t>
            </w:r>
          </w:p>
        </w:tc>
        <w:tc>
          <w:tcPr>
            <w:tcW w:w="992" w:type="dxa"/>
          </w:tcPr>
          <w:p w:rsidR="002F7881" w:rsidRDefault="002F7881" w:rsidP="00B41868">
            <w:pPr>
              <w:spacing w:before="60"/>
              <w:rPr>
                <w:rFonts w:ascii="Arial" w:hAnsi="Arial" w:cs="Arial"/>
                <w:sz w:val="16"/>
              </w:rPr>
            </w:pPr>
            <w:r>
              <w:t>FULL</w:t>
            </w:r>
          </w:p>
        </w:tc>
        <w:tc>
          <w:tcPr>
            <w:tcW w:w="993" w:type="dxa"/>
          </w:tcPr>
          <w:p w:rsidR="002F7881" w:rsidRDefault="002F7881" w:rsidP="00B41868">
            <w:pPr>
              <w:spacing w:before="60"/>
              <w:rPr>
                <w:rFonts w:ascii="Arial" w:hAnsi="Arial" w:cs="Arial"/>
                <w:sz w:val="16"/>
              </w:rPr>
            </w:pPr>
            <w:r>
              <w:t>FULL</w:t>
            </w:r>
          </w:p>
        </w:tc>
      </w:tr>
      <w:tr w:rsidR="002F7881" w:rsidTr="00B41868">
        <w:tc>
          <w:tcPr>
            <w:tcW w:w="3348" w:type="dxa"/>
          </w:tcPr>
          <w:p w:rsidR="002F7881" w:rsidRPr="007434F1" w:rsidRDefault="002F7881" w:rsidP="00B41868">
            <w:pPr>
              <w:spacing w:before="60"/>
              <w:rPr>
                <w:rFonts w:ascii="Arial" w:hAnsi="Arial" w:cs="Arial"/>
                <w:sz w:val="16"/>
              </w:rPr>
            </w:pPr>
          </w:p>
        </w:tc>
        <w:tc>
          <w:tcPr>
            <w:tcW w:w="2160" w:type="dxa"/>
          </w:tcPr>
          <w:p w:rsidR="002F7881" w:rsidRPr="007434F1" w:rsidRDefault="007C24D1" w:rsidP="007434F1">
            <w:pPr>
              <w:spacing w:before="60"/>
              <w:rPr>
                <w:rFonts w:ascii="Arial" w:hAnsi="Arial" w:cs="Arial"/>
                <w:sz w:val="16"/>
              </w:rPr>
            </w:pPr>
            <w:r>
              <w:rPr>
                <w:rFonts w:ascii="Arial" w:hAnsi="Arial" w:cs="Arial"/>
                <w:sz w:val="16"/>
              </w:rPr>
              <w:t>CoggingM</w:t>
            </w:r>
            <w:r w:rsidR="002F7881" w:rsidRPr="007434F1">
              <w:rPr>
                <w:rFonts w:ascii="Arial" w:hAnsi="Arial" w:cs="Arial"/>
                <w:sz w:val="16"/>
              </w:rPr>
              <w:t>Y_</w:t>
            </w:r>
            <w:r w:rsidR="002F7881">
              <w:rPr>
                <w:rFonts w:ascii="Arial" w:hAnsi="Arial" w:cs="Arial"/>
                <w:sz w:val="16"/>
              </w:rPr>
              <w:t>Amp</w:t>
            </w:r>
            <w:r w:rsidR="002F7881" w:rsidRPr="007434F1">
              <w:rPr>
                <w:rFonts w:ascii="Arial" w:hAnsi="Arial" w:cs="Arial"/>
                <w:sz w:val="16"/>
              </w:rPr>
              <w:t>_s6p9</w:t>
            </w:r>
          </w:p>
        </w:tc>
        <w:tc>
          <w:tcPr>
            <w:tcW w:w="1440" w:type="dxa"/>
          </w:tcPr>
          <w:p w:rsidR="002F7881" w:rsidRDefault="002F7881" w:rsidP="00B41868">
            <w:pPr>
              <w:spacing w:before="60"/>
              <w:rPr>
                <w:rFonts w:ascii="Arial" w:hAnsi="Arial" w:cs="Arial"/>
                <w:sz w:val="16"/>
              </w:rPr>
            </w:pPr>
            <w:r>
              <w:rPr>
                <w:rFonts w:ascii="Arial" w:hAnsi="Arial" w:cs="Arial"/>
                <w:sz w:val="16"/>
              </w:rPr>
              <w:t>sint16</w:t>
            </w:r>
          </w:p>
        </w:tc>
        <w:tc>
          <w:tcPr>
            <w:tcW w:w="992" w:type="dxa"/>
          </w:tcPr>
          <w:p w:rsidR="002F7881" w:rsidRDefault="002F7881" w:rsidP="00B41868">
            <w:pPr>
              <w:spacing w:before="60"/>
              <w:rPr>
                <w:rFonts w:ascii="Arial" w:hAnsi="Arial" w:cs="Arial"/>
                <w:sz w:val="16"/>
              </w:rPr>
            </w:pPr>
            <w:r>
              <w:t>FULL</w:t>
            </w:r>
          </w:p>
        </w:tc>
        <w:tc>
          <w:tcPr>
            <w:tcW w:w="993" w:type="dxa"/>
          </w:tcPr>
          <w:p w:rsidR="002F7881" w:rsidRDefault="002F7881" w:rsidP="00B41868">
            <w:pPr>
              <w:spacing w:before="60"/>
              <w:rPr>
                <w:rFonts w:ascii="Arial" w:hAnsi="Arial" w:cs="Arial"/>
                <w:sz w:val="16"/>
              </w:rPr>
            </w:pPr>
            <w:r>
              <w:t>FULL</w:t>
            </w:r>
          </w:p>
        </w:tc>
      </w:tr>
      <w:tr w:rsidR="00D80DF5" w:rsidTr="00B41868">
        <w:tc>
          <w:tcPr>
            <w:tcW w:w="3348" w:type="dxa"/>
          </w:tcPr>
          <w:p w:rsidR="00D80DF5" w:rsidRPr="007434F1" w:rsidRDefault="00D80DF5" w:rsidP="00D80DF5">
            <w:pPr>
              <w:spacing w:before="60"/>
              <w:rPr>
                <w:rFonts w:ascii="Arial" w:hAnsi="Arial" w:cs="Arial"/>
                <w:sz w:val="16"/>
              </w:rPr>
            </w:pPr>
            <w:proofErr w:type="spellStart"/>
            <w:r w:rsidRPr="00D80DF5">
              <w:rPr>
                <w:rFonts w:ascii="Arial" w:hAnsi="Arial" w:cs="Arial"/>
                <w:sz w:val="16"/>
              </w:rPr>
              <w:t>CogTrqCalPtr</w:t>
            </w:r>
            <w:proofErr w:type="spellEnd"/>
            <w:r>
              <w:rPr>
                <w:rFonts w:ascii="Consolas" w:hAnsi="Consolas" w:cs="Consolas"/>
                <w:color w:val="000000"/>
                <w:sz w:val="20"/>
                <w:szCs w:val="20"/>
                <w:highlight w:val="lightGray"/>
              </w:rPr>
              <w:t xml:space="preserve"> </w:t>
            </w:r>
          </w:p>
        </w:tc>
        <w:tc>
          <w:tcPr>
            <w:tcW w:w="2160" w:type="dxa"/>
          </w:tcPr>
          <w:p w:rsidR="00D80DF5" w:rsidRDefault="00D80DF5" w:rsidP="00A46B57">
            <w:pPr>
              <w:spacing w:before="60"/>
              <w:rPr>
                <w:rFonts w:ascii="Arial" w:hAnsi="Arial" w:cs="Arial"/>
                <w:sz w:val="16"/>
              </w:rPr>
            </w:pPr>
            <w:proofErr w:type="spellStart"/>
            <w:r>
              <w:rPr>
                <w:rFonts w:ascii="Consolas" w:hAnsi="Consolas" w:cs="Consolas"/>
                <w:color w:val="000000"/>
                <w:sz w:val="20"/>
                <w:szCs w:val="20"/>
                <w:highlight w:val="lightGray"/>
              </w:rPr>
              <w:t>Rte_Pim_CogTrqCal</w:t>
            </w:r>
            <w:proofErr w:type="spellEnd"/>
            <w:r>
              <w:rPr>
                <w:rFonts w:ascii="Consolas" w:hAnsi="Consolas" w:cs="Consolas"/>
                <w:color w:val="000000"/>
                <w:sz w:val="20"/>
                <w:szCs w:val="20"/>
              </w:rPr>
              <w:t>()[5</w:t>
            </w:r>
            <w:r w:rsidR="00A46B57">
              <w:rPr>
                <w:rFonts w:ascii="Consolas" w:hAnsi="Consolas" w:cs="Consolas"/>
                <w:color w:val="000000"/>
                <w:sz w:val="20"/>
                <w:szCs w:val="20"/>
              </w:rPr>
              <w:t>12</w:t>
            </w:r>
            <w:r>
              <w:rPr>
                <w:rFonts w:ascii="Consolas" w:hAnsi="Consolas" w:cs="Consolas"/>
                <w:color w:val="000000"/>
                <w:sz w:val="20"/>
                <w:szCs w:val="20"/>
              </w:rPr>
              <w:t>]</w:t>
            </w:r>
          </w:p>
        </w:tc>
        <w:tc>
          <w:tcPr>
            <w:tcW w:w="1440" w:type="dxa"/>
          </w:tcPr>
          <w:p w:rsidR="00D80DF5" w:rsidRDefault="00D80DF5" w:rsidP="00B41868">
            <w:pPr>
              <w:spacing w:before="60"/>
              <w:rPr>
                <w:rFonts w:ascii="Arial" w:hAnsi="Arial" w:cs="Arial"/>
                <w:sz w:val="16"/>
              </w:rPr>
            </w:pPr>
            <w:r>
              <w:rPr>
                <w:rFonts w:ascii="Arial" w:hAnsi="Arial" w:cs="Arial"/>
                <w:sz w:val="16"/>
              </w:rPr>
              <w:t>Uint16</w:t>
            </w:r>
          </w:p>
        </w:tc>
        <w:tc>
          <w:tcPr>
            <w:tcW w:w="992" w:type="dxa"/>
          </w:tcPr>
          <w:p w:rsidR="00D80DF5" w:rsidRDefault="00D80DF5" w:rsidP="00B41868">
            <w:pPr>
              <w:spacing w:before="60"/>
            </w:pPr>
            <w:r>
              <w:t>-1</w:t>
            </w:r>
          </w:p>
        </w:tc>
        <w:tc>
          <w:tcPr>
            <w:tcW w:w="993" w:type="dxa"/>
          </w:tcPr>
          <w:p w:rsidR="00D80DF5" w:rsidRDefault="00D80DF5" w:rsidP="00B41868">
            <w:pPr>
              <w:spacing w:before="60"/>
            </w:pPr>
            <w:r>
              <w:t>1</w:t>
            </w:r>
          </w:p>
        </w:tc>
      </w:tr>
      <w:tr w:rsidR="003E58C8" w:rsidTr="00B41868">
        <w:tc>
          <w:tcPr>
            <w:tcW w:w="3348" w:type="dxa"/>
          </w:tcPr>
          <w:p w:rsidR="003E58C8" w:rsidRPr="00D80DF5" w:rsidRDefault="004302D5" w:rsidP="00D80DF5">
            <w:pPr>
              <w:spacing w:before="60"/>
              <w:rPr>
                <w:rFonts w:ascii="Arial" w:hAnsi="Arial" w:cs="Arial"/>
                <w:sz w:val="16"/>
              </w:rPr>
            </w:pPr>
            <w:proofErr w:type="spellStart"/>
            <w:r w:rsidRPr="00D80DF5">
              <w:rPr>
                <w:rFonts w:ascii="Arial" w:hAnsi="Arial" w:cs="Arial"/>
                <w:sz w:val="16"/>
              </w:rPr>
              <w:t>CogTrqCal</w:t>
            </w:r>
            <w:r>
              <w:rPr>
                <w:rFonts w:ascii="Arial" w:hAnsi="Arial" w:cs="Arial"/>
                <w:sz w:val="16"/>
              </w:rPr>
              <w:t>RplComp</w:t>
            </w:r>
            <w:r w:rsidRPr="00D80DF5">
              <w:rPr>
                <w:rFonts w:ascii="Arial" w:hAnsi="Arial" w:cs="Arial"/>
                <w:sz w:val="16"/>
              </w:rPr>
              <w:t>Ptr</w:t>
            </w:r>
            <w:proofErr w:type="spellEnd"/>
          </w:p>
        </w:tc>
        <w:tc>
          <w:tcPr>
            <w:tcW w:w="2160" w:type="dxa"/>
          </w:tcPr>
          <w:p w:rsidR="003E58C8" w:rsidRDefault="003E58C8" w:rsidP="007434F1">
            <w:pPr>
              <w:spacing w:before="60"/>
              <w:rPr>
                <w:rFonts w:ascii="Consolas" w:hAnsi="Consolas" w:cs="Consolas"/>
                <w:color w:val="000000"/>
                <w:sz w:val="20"/>
                <w:szCs w:val="20"/>
                <w:highlight w:val="lightGray"/>
              </w:rPr>
            </w:pPr>
            <w:proofErr w:type="spellStart"/>
            <w:r w:rsidRPr="003E58C8">
              <w:rPr>
                <w:rFonts w:ascii="Consolas" w:hAnsi="Consolas" w:cs="Consolas"/>
                <w:color w:val="000000"/>
                <w:sz w:val="20"/>
                <w:szCs w:val="20"/>
              </w:rPr>
              <w:t>Rte_Pim_CogTrqRplComp</w:t>
            </w:r>
            <w:proofErr w:type="spellEnd"/>
            <w:r>
              <w:rPr>
                <w:rFonts w:ascii="Consolas" w:hAnsi="Consolas" w:cs="Consolas"/>
                <w:color w:val="000000"/>
                <w:sz w:val="20"/>
                <w:szCs w:val="20"/>
              </w:rPr>
              <w:t>()[9]</w:t>
            </w:r>
          </w:p>
        </w:tc>
        <w:tc>
          <w:tcPr>
            <w:tcW w:w="1440" w:type="dxa"/>
          </w:tcPr>
          <w:p w:rsidR="003E58C8" w:rsidRDefault="003E58C8" w:rsidP="00B41868">
            <w:pPr>
              <w:spacing w:before="60"/>
              <w:rPr>
                <w:rFonts w:ascii="Arial" w:hAnsi="Arial" w:cs="Arial"/>
                <w:sz w:val="16"/>
              </w:rPr>
            </w:pPr>
            <w:r>
              <w:rPr>
                <w:rFonts w:ascii="Arial" w:hAnsi="Arial" w:cs="Arial"/>
                <w:sz w:val="16"/>
              </w:rPr>
              <w:t>Uint16</w:t>
            </w:r>
          </w:p>
        </w:tc>
        <w:tc>
          <w:tcPr>
            <w:tcW w:w="992" w:type="dxa"/>
          </w:tcPr>
          <w:p w:rsidR="003E58C8" w:rsidRDefault="003E58C8" w:rsidP="00B41868">
            <w:pPr>
              <w:spacing w:before="60"/>
            </w:pPr>
            <w:r>
              <w:t>-1</w:t>
            </w:r>
          </w:p>
        </w:tc>
        <w:tc>
          <w:tcPr>
            <w:tcW w:w="993" w:type="dxa"/>
          </w:tcPr>
          <w:p w:rsidR="003E58C8" w:rsidRDefault="003E58C8" w:rsidP="00B41868">
            <w:pPr>
              <w:spacing w:before="60"/>
            </w:pPr>
            <w:r>
              <w:t>1</w:t>
            </w:r>
          </w:p>
        </w:tc>
      </w:tr>
    </w:tbl>
    <w:p w:rsidR="00FE5605" w:rsidRDefault="00FE5605" w:rsidP="00FE5605"/>
    <w:p w:rsidR="00FE5605" w:rsidRDefault="00FE5605" w:rsidP="00FE5605">
      <w:pPr>
        <w:spacing w:after="0"/>
        <w:rPr>
          <w:rFonts w:ascii="Arial" w:hAnsi="Arial"/>
          <w:b/>
          <w:kern w:val="28"/>
          <w:sz w:val="28"/>
        </w:rPr>
      </w:pPr>
    </w:p>
    <w:p w:rsidR="00FE5605" w:rsidRDefault="00FE5605" w:rsidP="00FE5605">
      <w:pPr>
        <w:pStyle w:val="Heading1"/>
      </w:pPr>
      <w:r>
        <w:t>Constant Data Dictionary</w:t>
      </w:r>
    </w:p>
    <w:p w:rsidR="00FE5605" w:rsidRDefault="00FE5605" w:rsidP="00FE5605">
      <w:pPr>
        <w:pStyle w:val="Heading2"/>
      </w:pPr>
      <w:r>
        <w:t>Calibration Constants</w:t>
      </w:r>
    </w:p>
    <w:p w:rsidR="00FE5605" w:rsidRDefault="00FE5605" w:rsidP="00FE5605">
      <w:r>
        <w:t xml:space="preserve">This section lists the calibrations used by the module.  For details on calibration constants, refer to the Data Dictionary for the application.  </w:t>
      </w:r>
    </w:p>
    <w:p w:rsidR="00FE5605" w:rsidRDefault="00FE5605" w:rsidP="00FE5605"/>
    <w:tbl>
      <w:tblPr>
        <w:tblW w:w="5282"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5282"/>
      </w:tblGrid>
      <w:tr w:rsidR="00FE5605" w:rsidTr="00B41868">
        <w:trPr>
          <w:trHeight w:val="384"/>
          <w:jc w:val="center"/>
        </w:trPr>
        <w:tc>
          <w:tcPr>
            <w:tcW w:w="5282" w:type="dxa"/>
            <w:tcBorders>
              <w:top w:val="single" w:sz="6" w:space="0" w:color="auto"/>
              <w:left w:val="single" w:sz="6" w:space="0" w:color="auto"/>
              <w:bottom w:val="single" w:sz="4"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Constant Name</w:t>
            </w:r>
          </w:p>
        </w:tc>
      </w:tr>
      <w:tr w:rsidR="00FE5605"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FE5605" w:rsidRPr="00E50D30" w:rsidRDefault="00683039" w:rsidP="00B41868">
            <w:r w:rsidRPr="00683039">
              <w:t>k_Harmonic6th</w:t>
            </w:r>
            <w:r w:rsidR="005D5836">
              <w:t>Elec</w:t>
            </w:r>
            <w:r w:rsidRPr="00683039">
              <w:t>_Uls_f32</w:t>
            </w:r>
          </w:p>
        </w:tc>
      </w:tr>
      <w:tr w:rsidR="00FE5605"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FE5605" w:rsidRPr="00E50D30" w:rsidRDefault="00683039" w:rsidP="00B41868">
            <w:bookmarkStart w:id="25" w:name="OLE_LINK5"/>
            <w:bookmarkStart w:id="26" w:name="OLE_LINK6"/>
            <w:r w:rsidRPr="00683039">
              <w:t>k_Harmonic12th</w:t>
            </w:r>
            <w:r w:rsidR="005D5836">
              <w:t>Elec</w:t>
            </w:r>
            <w:r w:rsidRPr="00683039">
              <w:t>_Uls_f32</w:t>
            </w:r>
            <w:bookmarkEnd w:id="25"/>
            <w:bookmarkEnd w:id="26"/>
          </w:p>
        </w:tc>
      </w:tr>
      <w:tr w:rsidR="00D01CB2"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D01CB2" w:rsidRPr="00683039" w:rsidRDefault="00D01CB2" w:rsidP="00D01CB2">
            <w:r w:rsidRPr="00683039">
              <w:t>k_Harmonic1</w:t>
            </w:r>
            <w:r>
              <w:t>8</w:t>
            </w:r>
            <w:r w:rsidRPr="00683039">
              <w:t>th</w:t>
            </w:r>
            <w:r>
              <w:t>Elec</w:t>
            </w:r>
            <w:r w:rsidRPr="00683039">
              <w:t>_Uls_f32</w:t>
            </w:r>
          </w:p>
        </w:tc>
      </w:tr>
      <w:tr w:rsidR="008555F1"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8555F1" w:rsidRPr="00683039" w:rsidRDefault="008555F1" w:rsidP="00B41868">
            <w:r w:rsidRPr="008555F1">
              <w:t>t_MtrCurrQaxRpl_Amp_u9p7</w:t>
            </w:r>
            <w:r>
              <w:t>[]</w:t>
            </w:r>
          </w:p>
        </w:tc>
      </w:tr>
      <w:tr w:rsidR="008555F1"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8555F1" w:rsidRPr="00683039" w:rsidRDefault="008555F1" w:rsidP="00B41868">
            <w:r w:rsidRPr="008555F1">
              <w:t>t_MtrCurrDaxRpl_Amp_u9p7</w:t>
            </w:r>
            <w:r>
              <w:t>[]</w:t>
            </w:r>
          </w:p>
        </w:tc>
      </w:tr>
      <w:tr w:rsidR="008555F1"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8555F1" w:rsidRPr="00683039" w:rsidRDefault="008555F1" w:rsidP="00B41868">
            <w:r w:rsidRPr="008555F1">
              <w:t>t2_MtrCurrQaxRpl6X_Amp_s6p9</w:t>
            </w:r>
            <w:r>
              <w:t>[]</w:t>
            </w:r>
          </w:p>
        </w:tc>
      </w:tr>
      <w:tr w:rsidR="008555F1"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8555F1" w:rsidRPr="00683039" w:rsidRDefault="008555F1" w:rsidP="00B41868">
            <w:r w:rsidRPr="008555F1">
              <w:t>t2_MtrCurrQaxRpl6Y_Amp_s6p9</w:t>
            </w:r>
            <w:r>
              <w:t>[]</w:t>
            </w:r>
          </w:p>
        </w:tc>
      </w:tr>
      <w:tr w:rsidR="008555F1"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8555F1" w:rsidRPr="00683039" w:rsidRDefault="008555F1" w:rsidP="00B41868">
            <w:bookmarkStart w:id="27" w:name="_Hlk358190609"/>
            <w:r w:rsidRPr="008555F1">
              <w:t>t2_MtrCurrQaxRpl12X_Amp_s6p9</w:t>
            </w:r>
            <w:r>
              <w:t>[]</w:t>
            </w:r>
          </w:p>
        </w:tc>
      </w:tr>
      <w:tr w:rsidR="008555F1"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8555F1" w:rsidRPr="00683039" w:rsidRDefault="008555F1" w:rsidP="00B41868">
            <w:r w:rsidRPr="008555F1">
              <w:t>t2_MtrCurrQaxRpl12Y_Amp_s6p9</w:t>
            </w:r>
            <w:r>
              <w:t>[]</w:t>
            </w:r>
          </w:p>
        </w:tc>
      </w:tr>
      <w:tr w:rsidR="000A4DB2"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0A4DB2" w:rsidRPr="008555F1" w:rsidRDefault="000A4DB2" w:rsidP="00B41868">
            <w:r>
              <w:t>t2_MtrCurrQaxRpl18</w:t>
            </w:r>
            <w:r w:rsidRPr="008555F1">
              <w:t>X_Amp_s6p9</w:t>
            </w:r>
            <w:r>
              <w:t>[]</w:t>
            </w:r>
          </w:p>
        </w:tc>
      </w:tr>
      <w:tr w:rsidR="000A4DB2"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0A4DB2" w:rsidRPr="008555F1" w:rsidRDefault="000A4DB2" w:rsidP="000A4DB2">
            <w:r w:rsidRPr="008555F1">
              <w:lastRenderedPageBreak/>
              <w:t>t2_MtrCurrQaxRpl1</w:t>
            </w:r>
            <w:r>
              <w:t>8</w:t>
            </w:r>
            <w:r w:rsidRPr="008555F1">
              <w:t>Y_Amp_s6p9</w:t>
            </w:r>
            <w:r>
              <w:t>[]</w:t>
            </w:r>
          </w:p>
        </w:tc>
      </w:tr>
      <w:bookmarkEnd w:id="27"/>
      <w:tr w:rsidR="00FE5605" w:rsidRPr="00D01CB2"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FE5605" w:rsidRPr="00E7416B" w:rsidRDefault="00683039" w:rsidP="00B41868">
            <w:pPr>
              <w:rPr>
                <w:lang w:val="fr-FR"/>
              </w:rPr>
            </w:pPr>
            <w:r w:rsidRPr="00E7416B">
              <w:rPr>
                <w:lang w:val="fr-FR"/>
              </w:rPr>
              <w:t>t_MtrVelX_MtrRadpS_T_</w:t>
            </w:r>
            <w:proofErr w:type="gramStart"/>
            <w:r w:rsidRPr="00E7416B">
              <w:rPr>
                <w:lang w:val="fr-FR"/>
              </w:rPr>
              <w:t>u14p2[</w:t>
            </w:r>
            <w:proofErr w:type="gramEnd"/>
            <w:r w:rsidRPr="00E7416B">
              <w:rPr>
                <w:lang w:val="fr-FR"/>
              </w:rPr>
              <w:t>10]</w:t>
            </w:r>
          </w:p>
        </w:tc>
      </w:tr>
      <w:tr w:rsidR="00FE5605" w:rsidTr="00B41868">
        <w:trPr>
          <w:trHeight w:val="350"/>
          <w:jc w:val="center"/>
        </w:trPr>
        <w:tc>
          <w:tcPr>
            <w:tcW w:w="5282" w:type="dxa"/>
            <w:tcBorders>
              <w:top w:val="single" w:sz="4" w:space="0" w:color="auto"/>
              <w:left w:val="single" w:sz="4" w:space="0" w:color="auto"/>
              <w:bottom w:val="single" w:sz="4" w:space="0" w:color="auto"/>
              <w:right w:val="single" w:sz="4" w:space="0" w:color="auto"/>
            </w:tcBorders>
          </w:tcPr>
          <w:p w:rsidR="00FE5605" w:rsidRPr="00E50D30" w:rsidRDefault="00683039" w:rsidP="00B41868">
            <w:r w:rsidRPr="00683039">
              <w:t>t_MtrTrqCancPIMagRP_Uls_u6p10[10]</w:t>
            </w:r>
          </w:p>
        </w:tc>
      </w:tr>
      <w:tr w:rsidR="00FE5605"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FE5605" w:rsidRPr="00E50D30" w:rsidRDefault="00683039" w:rsidP="00B41868">
            <w:r w:rsidRPr="00683039">
              <w:t>t_MtrTrqCancPIPhRP_Rev_u0p16[10]</w:t>
            </w:r>
          </w:p>
        </w:tc>
      </w:tr>
      <w:tr w:rsidR="005D5836"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5D5836" w:rsidRPr="00683039" w:rsidRDefault="007A6B94" w:rsidP="00B41868">
            <w:r w:rsidRPr="007A6B94">
              <w:t>t_MtrCurrQaxRplPIY_Amp_u9p7</w:t>
            </w:r>
            <w:r>
              <w:t>[]</w:t>
            </w:r>
          </w:p>
        </w:tc>
      </w:tr>
      <w:tr w:rsidR="005D5836"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5D5836" w:rsidRPr="00683039" w:rsidRDefault="007A6B94" w:rsidP="00B41868">
            <w:r w:rsidRPr="007A6B94">
              <w:t>t2_MtrTrqCancPIMagRP_Uls_u6p10</w:t>
            </w:r>
            <w:r>
              <w:t>[]</w:t>
            </w:r>
          </w:p>
        </w:tc>
      </w:tr>
      <w:tr w:rsidR="005D5836" w:rsidTr="00B41868">
        <w:trPr>
          <w:trHeight w:val="367"/>
          <w:jc w:val="center"/>
        </w:trPr>
        <w:tc>
          <w:tcPr>
            <w:tcW w:w="5282" w:type="dxa"/>
            <w:tcBorders>
              <w:top w:val="single" w:sz="4" w:space="0" w:color="auto"/>
              <w:left w:val="single" w:sz="4" w:space="0" w:color="auto"/>
              <w:bottom w:val="single" w:sz="4" w:space="0" w:color="auto"/>
              <w:right w:val="single" w:sz="4" w:space="0" w:color="auto"/>
            </w:tcBorders>
          </w:tcPr>
          <w:p w:rsidR="005D5836" w:rsidRPr="00683039" w:rsidRDefault="007A6B94" w:rsidP="00B41868">
            <w:r w:rsidRPr="007A6B94">
              <w:t>t2_MtrTrqCancPIPhRP_Rev_u0p16</w:t>
            </w:r>
            <w:r>
              <w:t>[]</w:t>
            </w:r>
          </w:p>
        </w:tc>
      </w:tr>
    </w:tbl>
    <w:p w:rsidR="00FE5605" w:rsidRDefault="00FE5605" w:rsidP="00FE5605">
      <w:pPr>
        <w:pStyle w:val="Heading2"/>
        <w:pageBreakBefore/>
      </w:pPr>
      <w:proofErr w:type="gramStart"/>
      <w:r>
        <w:lastRenderedPageBreak/>
        <w:t>Program(</w:t>
      </w:r>
      <w:proofErr w:type="gramEnd"/>
      <w:r>
        <w:t>fixed) Constants</w:t>
      </w:r>
    </w:p>
    <w:p w:rsidR="00FE5605" w:rsidRDefault="00FE5605" w:rsidP="00FE5605">
      <w:pPr>
        <w:pStyle w:val="Heading3"/>
      </w:pPr>
      <w:r>
        <w:t>Embedded Constants</w:t>
      </w:r>
    </w:p>
    <w:p w:rsidR="00FE5605" w:rsidRDefault="00FE5605" w:rsidP="00FE5605">
      <w:r>
        <w:t xml:space="preserve">All embedded constants whose values are provided in Eng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FE5605" w:rsidRDefault="00FE5605" w:rsidP="00FE5605">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680"/>
        <w:gridCol w:w="1680"/>
        <w:gridCol w:w="1680"/>
      </w:tblGrid>
      <w:tr w:rsidR="00FE5605" w:rsidTr="00B41868">
        <w:tc>
          <w:tcPr>
            <w:tcW w:w="388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Value</w:t>
            </w:r>
          </w:p>
        </w:tc>
      </w:tr>
      <w:tr w:rsidR="00FE5605" w:rsidTr="00B41868">
        <w:tc>
          <w:tcPr>
            <w:tcW w:w="3888" w:type="dxa"/>
            <w:tcBorders>
              <w:top w:val="single" w:sz="6" w:space="0" w:color="auto"/>
              <w:left w:val="single" w:sz="6" w:space="0" w:color="auto"/>
              <w:bottom w:val="single" w:sz="6" w:space="0" w:color="auto"/>
              <w:right w:val="single" w:sz="6" w:space="0" w:color="auto"/>
            </w:tcBorders>
          </w:tcPr>
          <w:p w:rsidR="00FE5605" w:rsidRDefault="000D71B6" w:rsidP="00B41868">
            <w:pPr>
              <w:spacing w:before="60"/>
              <w:rPr>
                <w:rFonts w:ascii="Arial" w:hAnsi="Arial" w:cs="Arial"/>
                <w:sz w:val="16"/>
              </w:rPr>
            </w:pPr>
            <w:r w:rsidRPr="000D71B6">
              <w:rPr>
                <w:rFonts w:ascii="Arial" w:hAnsi="Arial" w:cs="Arial"/>
                <w:sz w:val="16"/>
              </w:rPr>
              <w:t>D_SQRT3OVR2_ULS_F32</w:t>
            </w:r>
          </w:p>
        </w:tc>
        <w:tc>
          <w:tcPr>
            <w:tcW w:w="1680" w:type="dxa"/>
            <w:tcBorders>
              <w:top w:val="single" w:sz="6" w:space="0" w:color="auto"/>
              <w:left w:val="single" w:sz="6" w:space="0" w:color="auto"/>
              <w:bottom w:val="single" w:sz="6" w:space="0" w:color="auto"/>
              <w:right w:val="single" w:sz="6" w:space="0" w:color="auto"/>
            </w:tcBorders>
          </w:tcPr>
          <w:p w:rsidR="00FE5605" w:rsidRDefault="00AB0064" w:rsidP="00B41868">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FE5605" w:rsidRDefault="00AB0064"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FE5605" w:rsidRDefault="000D71B6" w:rsidP="00B41868">
            <w:pPr>
              <w:spacing w:before="60"/>
              <w:rPr>
                <w:rFonts w:ascii="Arial" w:hAnsi="Arial" w:cs="Arial"/>
                <w:sz w:val="16"/>
              </w:rPr>
            </w:pPr>
            <w:r w:rsidRPr="000D71B6">
              <w:rPr>
                <w:rFonts w:ascii="Arial" w:hAnsi="Arial" w:cs="Arial"/>
                <w:sz w:val="16"/>
              </w:rPr>
              <w:t>0.866025403784</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0D71B6" w:rsidP="00B41868">
            <w:pPr>
              <w:spacing w:before="60"/>
              <w:rPr>
                <w:rFonts w:ascii="Arial" w:hAnsi="Arial" w:cs="Arial"/>
                <w:sz w:val="16"/>
              </w:rPr>
            </w:pPr>
            <w:r w:rsidRPr="000D71B6">
              <w:rPr>
                <w:rFonts w:ascii="Arial" w:hAnsi="Arial" w:cs="Arial"/>
                <w:sz w:val="16"/>
              </w:rPr>
              <w:t>D_6HARMONICNO_</w:t>
            </w:r>
            <w:r w:rsidR="00185241">
              <w:rPr>
                <w:rFonts w:ascii="Arial" w:hAnsi="Arial" w:cs="Arial"/>
                <w:sz w:val="16"/>
              </w:rPr>
              <w:t>F32</w:t>
            </w:r>
          </w:p>
        </w:tc>
        <w:tc>
          <w:tcPr>
            <w:tcW w:w="1680" w:type="dxa"/>
            <w:tcBorders>
              <w:top w:val="single" w:sz="6" w:space="0" w:color="auto"/>
              <w:left w:val="single" w:sz="6" w:space="0" w:color="auto"/>
              <w:bottom w:val="single" w:sz="6" w:space="0" w:color="auto"/>
              <w:right w:val="single" w:sz="6" w:space="0" w:color="auto"/>
            </w:tcBorders>
          </w:tcPr>
          <w:p w:rsidR="000D71B6" w:rsidRDefault="00185241" w:rsidP="00B41868">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DD24F8"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6</w:t>
            </w:r>
          </w:p>
        </w:tc>
      </w:tr>
      <w:tr w:rsidR="00FE5605" w:rsidTr="00B41868">
        <w:tc>
          <w:tcPr>
            <w:tcW w:w="3888" w:type="dxa"/>
            <w:tcBorders>
              <w:top w:val="single" w:sz="6" w:space="0" w:color="auto"/>
              <w:left w:val="single" w:sz="6" w:space="0" w:color="auto"/>
              <w:bottom w:val="single" w:sz="6" w:space="0" w:color="auto"/>
              <w:right w:val="single" w:sz="6" w:space="0" w:color="auto"/>
            </w:tcBorders>
          </w:tcPr>
          <w:p w:rsidR="00FE5605" w:rsidRDefault="000D71B6" w:rsidP="00B41868">
            <w:pPr>
              <w:spacing w:before="60"/>
              <w:rPr>
                <w:rFonts w:ascii="Arial" w:hAnsi="Arial" w:cs="Arial"/>
                <w:sz w:val="16"/>
              </w:rPr>
            </w:pPr>
            <w:r w:rsidRPr="000D71B6">
              <w:rPr>
                <w:rFonts w:ascii="Arial" w:hAnsi="Arial" w:cs="Arial"/>
                <w:sz w:val="16"/>
              </w:rPr>
              <w:t>D_12HARMONICNO_</w:t>
            </w:r>
            <w:r w:rsidR="00185241">
              <w:rPr>
                <w:rFonts w:ascii="Arial" w:hAnsi="Arial" w:cs="Arial"/>
                <w:sz w:val="16"/>
              </w:rPr>
              <w:t>F32</w:t>
            </w:r>
          </w:p>
        </w:tc>
        <w:tc>
          <w:tcPr>
            <w:tcW w:w="1680" w:type="dxa"/>
            <w:tcBorders>
              <w:top w:val="single" w:sz="6" w:space="0" w:color="auto"/>
              <w:left w:val="single" w:sz="6" w:space="0" w:color="auto"/>
              <w:bottom w:val="single" w:sz="6" w:space="0" w:color="auto"/>
              <w:right w:val="single" w:sz="6" w:space="0" w:color="auto"/>
            </w:tcBorders>
          </w:tcPr>
          <w:p w:rsidR="00FE5605" w:rsidRDefault="00185241" w:rsidP="00B41868">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FE5605" w:rsidRDefault="00DD24F8"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FE5605" w:rsidRDefault="000D71B6" w:rsidP="00B41868">
            <w:pPr>
              <w:spacing w:before="60"/>
              <w:rPr>
                <w:rFonts w:ascii="Arial" w:hAnsi="Arial" w:cs="Arial"/>
                <w:sz w:val="16"/>
              </w:rPr>
            </w:pPr>
            <w:r w:rsidRPr="000D71B6">
              <w:rPr>
                <w:rFonts w:ascii="Arial" w:hAnsi="Arial" w:cs="Arial"/>
                <w:sz w:val="16"/>
              </w:rPr>
              <w:t>12</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D_COGGINGTBLRES_F32</w:t>
            </w:r>
          </w:p>
        </w:tc>
        <w:tc>
          <w:tcPr>
            <w:tcW w:w="1680" w:type="dxa"/>
            <w:tcBorders>
              <w:top w:val="single" w:sz="6" w:space="0" w:color="auto"/>
              <w:left w:val="single" w:sz="6" w:space="0" w:color="auto"/>
              <w:bottom w:val="single" w:sz="6" w:space="0" w:color="auto"/>
              <w:right w:val="single" w:sz="6" w:space="0" w:color="auto"/>
            </w:tcBorders>
          </w:tcPr>
          <w:p w:rsidR="000D71B6" w:rsidRDefault="00AB0064" w:rsidP="00B41868">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DD24F8" w:rsidP="00B41868">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81.48733</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D_MAXTBLVALUE_CNT_u16</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511</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D_SCALERADTOCNTS_ULS_F32</w:t>
            </w:r>
          </w:p>
        </w:tc>
        <w:tc>
          <w:tcPr>
            <w:tcW w:w="1680" w:type="dxa"/>
            <w:tcBorders>
              <w:top w:val="single" w:sz="6" w:space="0" w:color="auto"/>
              <w:left w:val="single" w:sz="6" w:space="0" w:color="auto"/>
              <w:bottom w:val="single" w:sz="6" w:space="0" w:color="auto"/>
              <w:right w:val="single" w:sz="6" w:space="0" w:color="auto"/>
            </w:tcBorders>
          </w:tcPr>
          <w:p w:rsidR="000D71B6" w:rsidRDefault="00AB0064" w:rsidP="00B41868">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10430.3783505</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0D71B6" w:rsidP="00B41868">
            <w:pPr>
              <w:spacing w:before="60"/>
              <w:rPr>
                <w:rFonts w:ascii="Arial" w:hAnsi="Arial" w:cs="Arial"/>
                <w:sz w:val="16"/>
              </w:rPr>
            </w:pPr>
            <w:r w:rsidRPr="000D71B6">
              <w:rPr>
                <w:rFonts w:ascii="Arial" w:hAnsi="Arial" w:cs="Arial"/>
                <w:sz w:val="16"/>
              </w:rPr>
              <w:t>D_30DEGREES_CNT_U16</w:t>
            </w:r>
            <w:r w:rsidRPr="000D71B6">
              <w:rPr>
                <w:rFonts w:ascii="Arial" w:hAnsi="Arial" w:cs="Arial"/>
                <w:sz w:val="16"/>
              </w:rPr>
              <w:tab/>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5461</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0D71B6" w:rsidP="00B41868">
            <w:pPr>
              <w:spacing w:before="60"/>
              <w:rPr>
                <w:rFonts w:ascii="Arial" w:hAnsi="Arial" w:cs="Arial"/>
                <w:sz w:val="16"/>
              </w:rPr>
            </w:pPr>
            <w:r w:rsidRPr="000D71B6">
              <w:rPr>
                <w:rFonts w:ascii="Arial" w:hAnsi="Arial" w:cs="Arial"/>
                <w:sz w:val="16"/>
              </w:rPr>
              <w:t>D_DEG2RAD_ULS_F32</w:t>
            </w:r>
          </w:p>
        </w:tc>
        <w:tc>
          <w:tcPr>
            <w:tcW w:w="1680" w:type="dxa"/>
            <w:tcBorders>
              <w:top w:val="single" w:sz="6" w:space="0" w:color="auto"/>
              <w:left w:val="single" w:sz="6" w:space="0" w:color="auto"/>
              <w:bottom w:val="single" w:sz="6" w:space="0" w:color="auto"/>
              <w:right w:val="single" w:sz="6" w:space="0" w:color="auto"/>
            </w:tcBorders>
          </w:tcPr>
          <w:p w:rsidR="000D71B6" w:rsidRDefault="00AB0064" w:rsidP="00AB0064">
            <w:pPr>
              <w:spacing w:before="60"/>
              <w:rPr>
                <w:rFonts w:ascii="Arial" w:hAnsi="Arial" w:cs="Arial"/>
                <w:sz w:val="16"/>
              </w:rPr>
            </w:pPr>
            <w:r>
              <w:rPr>
                <w:rFonts w:ascii="Arial" w:hAnsi="Arial" w:cs="Arial"/>
                <w:sz w:val="16"/>
              </w:rPr>
              <w:t>Singles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AB0064"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0.0174532925199</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0D71B6" w:rsidP="00B41868">
            <w:pPr>
              <w:spacing w:before="60"/>
              <w:rPr>
                <w:rFonts w:ascii="Arial" w:hAnsi="Arial" w:cs="Arial"/>
                <w:sz w:val="16"/>
              </w:rPr>
            </w:pPr>
            <w:r w:rsidRPr="000D71B6">
              <w:rPr>
                <w:rFonts w:ascii="Arial" w:hAnsi="Arial" w:cs="Arial"/>
                <w:sz w:val="16"/>
              </w:rPr>
              <w:t>D_REVWITHROUND_ULS_F32</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Singles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AB0064"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65536.5</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2440AC" w:rsidP="00B41868">
            <w:pPr>
              <w:spacing w:before="60"/>
              <w:rPr>
                <w:rFonts w:ascii="Arial" w:hAnsi="Arial" w:cs="Arial"/>
                <w:sz w:val="16"/>
              </w:rPr>
            </w:pPr>
            <w:r w:rsidRPr="002440AC">
              <w:rPr>
                <w:rFonts w:ascii="Arial" w:hAnsi="Arial" w:cs="Arial"/>
                <w:sz w:val="16"/>
              </w:rPr>
              <w:t>D_ONEHALF_ULS_F32</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Singles precision float</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Unit less</w:t>
            </w:r>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0.5</w:t>
            </w:r>
          </w:p>
        </w:tc>
      </w:tr>
      <w:tr w:rsidR="000D71B6" w:rsidTr="00B41868">
        <w:tc>
          <w:tcPr>
            <w:tcW w:w="3888" w:type="dxa"/>
            <w:tcBorders>
              <w:top w:val="single" w:sz="6" w:space="0" w:color="auto"/>
              <w:left w:val="single" w:sz="6" w:space="0" w:color="auto"/>
              <w:bottom w:val="single" w:sz="6" w:space="0" w:color="auto"/>
              <w:right w:val="single" w:sz="6" w:space="0" w:color="auto"/>
            </w:tcBorders>
          </w:tcPr>
          <w:p w:rsidR="000D71B6" w:rsidRPr="000D71B6" w:rsidRDefault="000D71B6" w:rsidP="00B41868">
            <w:pPr>
              <w:spacing w:before="60"/>
              <w:rPr>
                <w:rFonts w:ascii="Arial" w:hAnsi="Arial" w:cs="Arial"/>
                <w:sz w:val="16"/>
              </w:rPr>
            </w:pPr>
            <w:r w:rsidRPr="000D71B6">
              <w:rPr>
                <w:rFonts w:ascii="Arial" w:hAnsi="Arial" w:cs="Arial"/>
                <w:sz w:val="16"/>
              </w:rPr>
              <w:t>D_POSITIVEONE_CNT_S8</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D71B6" w:rsidRDefault="0011656D" w:rsidP="00B41868">
            <w:pPr>
              <w:spacing w:before="60"/>
              <w:rPr>
                <w:rFonts w:ascii="Arial" w:hAnsi="Arial" w:cs="Arial"/>
                <w:sz w:val="16"/>
              </w:rPr>
            </w:pPr>
            <w:bookmarkStart w:id="28" w:name="OLE_LINK17"/>
            <w:r>
              <w:rPr>
                <w:rFonts w:ascii="Arial" w:hAnsi="Arial" w:cs="Arial"/>
                <w:sz w:val="16"/>
              </w:rPr>
              <w:t>Counts</w:t>
            </w:r>
            <w:bookmarkEnd w:id="28"/>
          </w:p>
        </w:tc>
        <w:tc>
          <w:tcPr>
            <w:tcW w:w="1680" w:type="dxa"/>
            <w:tcBorders>
              <w:top w:val="single" w:sz="6" w:space="0" w:color="auto"/>
              <w:left w:val="single" w:sz="6" w:space="0" w:color="auto"/>
              <w:bottom w:val="single" w:sz="6" w:space="0" w:color="auto"/>
              <w:right w:val="single" w:sz="6" w:space="0" w:color="auto"/>
            </w:tcBorders>
          </w:tcPr>
          <w:p w:rsidR="000D71B6" w:rsidRDefault="000D71B6" w:rsidP="00B41868">
            <w:pPr>
              <w:spacing w:before="60"/>
              <w:rPr>
                <w:rFonts w:ascii="Arial" w:hAnsi="Arial" w:cs="Arial"/>
                <w:sz w:val="16"/>
              </w:rPr>
            </w:pPr>
            <w:r w:rsidRPr="000D71B6">
              <w:rPr>
                <w:rFonts w:ascii="Arial" w:hAnsi="Arial" w:cs="Arial"/>
                <w:sz w:val="16"/>
              </w:rPr>
              <w:t>1</w:t>
            </w:r>
          </w:p>
        </w:tc>
      </w:tr>
      <w:tr w:rsidR="006C30C2" w:rsidTr="00B41868">
        <w:tc>
          <w:tcPr>
            <w:tcW w:w="3888" w:type="dxa"/>
            <w:tcBorders>
              <w:top w:val="single" w:sz="6" w:space="0" w:color="auto"/>
              <w:left w:val="single" w:sz="6" w:space="0" w:color="auto"/>
              <w:bottom w:val="single" w:sz="6" w:space="0" w:color="auto"/>
              <w:right w:val="single" w:sz="6" w:space="0" w:color="auto"/>
            </w:tcBorders>
          </w:tcPr>
          <w:p w:rsidR="006C30C2" w:rsidRPr="000D71B6" w:rsidRDefault="006C30C2" w:rsidP="00B41868">
            <w:pPr>
              <w:spacing w:before="60"/>
              <w:rPr>
                <w:rFonts w:ascii="Arial" w:hAnsi="Arial" w:cs="Arial"/>
                <w:sz w:val="16"/>
              </w:rPr>
            </w:pPr>
            <w:r w:rsidRPr="006C30C2">
              <w:rPr>
                <w:rFonts w:ascii="Arial" w:hAnsi="Arial" w:cs="Arial"/>
                <w:sz w:val="16"/>
              </w:rPr>
              <w:t>D_COGTRQ_LOOPLMT</w:t>
            </w:r>
          </w:p>
        </w:tc>
        <w:tc>
          <w:tcPr>
            <w:tcW w:w="1680" w:type="dxa"/>
            <w:tcBorders>
              <w:top w:val="single" w:sz="6" w:space="0" w:color="auto"/>
              <w:left w:val="single" w:sz="6" w:space="0" w:color="auto"/>
              <w:bottom w:val="single" w:sz="6" w:space="0" w:color="auto"/>
              <w:right w:val="single" w:sz="6" w:space="0" w:color="auto"/>
            </w:tcBorders>
          </w:tcPr>
          <w:p w:rsidR="006C30C2" w:rsidRDefault="006C30C2" w:rsidP="006C30C2">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6C30C2" w:rsidRDefault="006C30C2" w:rsidP="00B41868">
            <w:pPr>
              <w:spacing w:before="60"/>
              <w:rPr>
                <w:rFonts w:ascii="Arial" w:hAnsi="Arial" w:cs="Arial"/>
                <w:sz w:val="16"/>
              </w:rPr>
            </w:pPr>
            <w:bookmarkStart w:id="29" w:name="OLE_LINK13"/>
            <w:bookmarkStart w:id="30" w:name="OLE_LINK14"/>
            <w:r>
              <w:rPr>
                <w:rFonts w:ascii="Arial" w:hAnsi="Arial" w:cs="Arial"/>
                <w:sz w:val="16"/>
              </w:rPr>
              <w:t>Unit less</w:t>
            </w:r>
            <w:bookmarkEnd w:id="29"/>
            <w:bookmarkEnd w:id="30"/>
          </w:p>
        </w:tc>
        <w:tc>
          <w:tcPr>
            <w:tcW w:w="1680" w:type="dxa"/>
            <w:tcBorders>
              <w:top w:val="single" w:sz="6" w:space="0" w:color="auto"/>
              <w:left w:val="single" w:sz="6" w:space="0" w:color="auto"/>
              <w:bottom w:val="single" w:sz="6" w:space="0" w:color="auto"/>
              <w:right w:val="single" w:sz="6" w:space="0" w:color="auto"/>
            </w:tcBorders>
          </w:tcPr>
          <w:p w:rsidR="006C30C2" w:rsidRPr="000D71B6" w:rsidRDefault="00FA5C3C" w:rsidP="00B41868">
            <w:pPr>
              <w:spacing w:before="60"/>
              <w:rPr>
                <w:rFonts w:ascii="Arial" w:hAnsi="Arial" w:cs="Arial"/>
                <w:sz w:val="16"/>
              </w:rPr>
            </w:pPr>
            <w:r>
              <w:rPr>
                <w:rFonts w:ascii="Arial" w:hAnsi="Arial" w:cs="Arial"/>
                <w:sz w:val="16"/>
              </w:rPr>
              <w:t>128</w:t>
            </w:r>
          </w:p>
        </w:tc>
      </w:tr>
      <w:tr w:rsidR="00DB14A0" w:rsidTr="00B41868">
        <w:tc>
          <w:tcPr>
            <w:tcW w:w="3888" w:type="dxa"/>
            <w:tcBorders>
              <w:top w:val="single" w:sz="6" w:space="0" w:color="auto"/>
              <w:left w:val="single" w:sz="6" w:space="0" w:color="auto"/>
              <w:bottom w:val="single" w:sz="6" w:space="0" w:color="auto"/>
              <w:right w:val="single" w:sz="6" w:space="0" w:color="auto"/>
            </w:tcBorders>
          </w:tcPr>
          <w:p w:rsidR="00DB14A0" w:rsidRPr="006C30C2" w:rsidRDefault="00DB14A0" w:rsidP="00B41868">
            <w:pPr>
              <w:spacing w:before="60"/>
              <w:rPr>
                <w:rFonts w:ascii="Arial" w:hAnsi="Arial" w:cs="Arial"/>
                <w:sz w:val="16"/>
              </w:rPr>
            </w:pPr>
            <w:r w:rsidRPr="00DB14A0">
              <w:rPr>
                <w:rFonts w:ascii="Arial" w:hAnsi="Arial" w:cs="Arial"/>
                <w:sz w:val="16"/>
              </w:rPr>
              <w:t>D_DAXRPLTBLSZ_CNT_U8</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6C30C2">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sidRPr="00D3516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proofErr w:type="spellStart"/>
            <w:r w:rsidRPr="00DB14A0">
              <w:rPr>
                <w:rFonts w:ascii="Arial" w:hAnsi="Arial" w:cs="Arial"/>
                <w:sz w:val="16"/>
              </w:rPr>
              <w:t>TableSize_m</w:t>
            </w:r>
            <w:proofErr w:type="spellEnd"/>
            <w:r w:rsidRPr="00DB14A0">
              <w:rPr>
                <w:rFonts w:ascii="Arial" w:hAnsi="Arial" w:cs="Arial"/>
                <w:sz w:val="16"/>
              </w:rPr>
              <w:t>(t_MtrCurrDaxRpl_Amp_u9p7)</w:t>
            </w:r>
          </w:p>
        </w:tc>
      </w:tr>
      <w:tr w:rsidR="00DB14A0" w:rsidTr="00B41868">
        <w:tc>
          <w:tcPr>
            <w:tcW w:w="3888" w:type="dxa"/>
            <w:tcBorders>
              <w:top w:val="single" w:sz="6" w:space="0" w:color="auto"/>
              <w:left w:val="single" w:sz="6" w:space="0" w:color="auto"/>
              <w:bottom w:val="single" w:sz="6" w:space="0" w:color="auto"/>
              <w:right w:val="single" w:sz="6" w:space="0" w:color="auto"/>
            </w:tcBorders>
          </w:tcPr>
          <w:p w:rsidR="00DB14A0" w:rsidRPr="00DB14A0" w:rsidRDefault="00DB14A0" w:rsidP="00B41868">
            <w:pPr>
              <w:spacing w:before="60"/>
              <w:rPr>
                <w:rFonts w:ascii="Arial" w:hAnsi="Arial" w:cs="Arial"/>
                <w:sz w:val="16"/>
              </w:rPr>
            </w:pPr>
            <w:r w:rsidRPr="00DB14A0">
              <w:rPr>
                <w:rFonts w:ascii="Arial" w:hAnsi="Arial" w:cs="Arial"/>
                <w:sz w:val="16"/>
              </w:rPr>
              <w:t>D_QAXRPLTBLSZ_CNT_U8</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6C30C2">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sidRPr="00D3516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proofErr w:type="spellStart"/>
            <w:r w:rsidRPr="00DB14A0">
              <w:rPr>
                <w:rFonts w:ascii="Arial" w:hAnsi="Arial" w:cs="Arial"/>
                <w:sz w:val="16"/>
              </w:rPr>
              <w:t>Tab</w:t>
            </w:r>
            <w:r>
              <w:rPr>
                <w:rFonts w:ascii="Arial" w:hAnsi="Arial" w:cs="Arial"/>
                <w:sz w:val="16"/>
              </w:rPr>
              <w:t>leSize_m</w:t>
            </w:r>
            <w:proofErr w:type="spellEnd"/>
            <w:r>
              <w:rPr>
                <w:rFonts w:ascii="Arial" w:hAnsi="Arial" w:cs="Arial"/>
                <w:sz w:val="16"/>
              </w:rPr>
              <w:t>(t_MtrCurrQ</w:t>
            </w:r>
            <w:r w:rsidRPr="00DB14A0">
              <w:rPr>
                <w:rFonts w:ascii="Arial" w:hAnsi="Arial" w:cs="Arial"/>
                <w:sz w:val="16"/>
              </w:rPr>
              <w:t>axRpl_Amp_u</w:t>
            </w:r>
            <w:r w:rsidRPr="00DB14A0">
              <w:rPr>
                <w:rFonts w:ascii="Arial" w:hAnsi="Arial" w:cs="Arial"/>
                <w:sz w:val="16"/>
              </w:rPr>
              <w:lastRenderedPageBreak/>
              <w:t>9p7)</w:t>
            </w:r>
          </w:p>
        </w:tc>
      </w:tr>
      <w:tr w:rsidR="00DB14A0" w:rsidTr="00B41868">
        <w:tc>
          <w:tcPr>
            <w:tcW w:w="3888" w:type="dxa"/>
            <w:tcBorders>
              <w:top w:val="single" w:sz="6" w:space="0" w:color="auto"/>
              <w:left w:val="single" w:sz="6" w:space="0" w:color="auto"/>
              <w:bottom w:val="single" w:sz="6" w:space="0" w:color="auto"/>
              <w:right w:val="single" w:sz="6" w:space="0" w:color="auto"/>
            </w:tcBorders>
          </w:tcPr>
          <w:p w:rsidR="00DB14A0" w:rsidRPr="00DB14A0" w:rsidRDefault="00DB14A0" w:rsidP="00B41868">
            <w:pPr>
              <w:spacing w:before="60"/>
              <w:rPr>
                <w:rFonts w:ascii="Arial" w:hAnsi="Arial" w:cs="Arial"/>
                <w:sz w:val="16"/>
              </w:rPr>
            </w:pPr>
            <w:r w:rsidRPr="00DB14A0">
              <w:rPr>
                <w:rFonts w:ascii="Arial" w:hAnsi="Arial" w:cs="Arial"/>
                <w:sz w:val="16"/>
              </w:rPr>
              <w:lastRenderedPageBreak/>
              <w:t>D_COGTRQRPL_LOOPLMT</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6C30C2">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sidRPr="00D3516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Pr>
                <w:rFonts w:ascii="Arial" w:hAnsi="Arial" w:cs="Arial"/>
                <w:sz w:val="16"/>
              </w:rPr>
              <w:t>3U</w:t>
            </w:r>
          </w:p>
        </w:tc>
      </w:tr>
      <w:tr w:rsidR="00DB14A0" w:rsidTr="00B41868">
        <w:tc>
          <w:tcPr>
            <w:tcW w:w="3888" w:type="dxa"/>
            <w:tcBorders>
              <w:top w:val="single" w:sz="6" w:space="0" w:color="auto"/>
              <w:left w:val="single" w:sz="6" w:space="0" w:color="auto"/>
              <w:bottom w:val="single" w:sz="6" w:space="0" w:color="auto"/>
              <w:right w:val="single" w:sz="6" w:space="0" w:color="auto"/>
            </w:tcBorders>
          </w:tcPr>
          <w:p w:rsidR="00DB14A0" w:rsidRPr="00DB14A0" w:rsidRDefault="00DB14A0" w:rsidP="00B41868">
            <w:pPr>
              <w:spacing w:before="60"/>
              <w:rPr>
                <w:rFonts w:ascii="Arial" w:hAnsi="Arial" w:cs="Arial"/>
                <w:sz w:val="16"/>
              </w:rPr>
            </w:pPr>
            <w:r w:rsidRPr="00DB14A0">
              <w:rPr>
                <w:rFonts w:ascii="Arial" w:hAnsi="Arial" w:cs="Arial"/>
                <w:sz w:val="16"/>
              </w:rPr>
              <w:t>D_NOOFHARMONIC_CNT_U8</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6C30C2">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sidRPr="00D3516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B14A0" w:rsidRDefault="00DB14A0" w:rsidP="00B41868">
            <w:pPr>
              <w:spacing w:before="60"/>
              <w:rPr>
                <w:rFonts w:ascii="Arial" w:hAnsi="Arial" w:cs="Arial"/>
                <w:sz w:val="16"/>
              </w:rPr>
            </w:pPr>
            <w:r>
              <w:rPr>
                <w:rFonts w:ascii="Arial" w:hAnsi="Arial" w:cs="Arial"/>
                <w:sz w:val="16"/>
              </w:rPr>
              <w:t>9U</w:t>
            </w:r>
          </w:p>
        </w:tc>
      </w:tr>
      <w:tr w:rsidR="008C6869" w:rsidTr="00B41868">
        <w:trPr>
          <w:ins w:id="31" w:author="Sengottaiyan, Selva" w:date="2013-11-07T10:02:00Z"/>
        </w:trPr>
        <w:tc>
          <w:tcPr>
            <w:tcW w:w="3888" w:type="dxa"/>
            <w:tcBorders>
              <w:top w:val="single" w:sz="6" w:space="0" w:color="auto"/>
              <w:left w:val="single" w:sz="6" w:space="0" w:color="auto"/>
              <w:bottom w:val="single" w:sz="6" w:space="0" w:color="auto"/>
              <w:right w:val="single" w:sz="6" w:space="0" w:color="auto"/>
            </w:tcBorders>
          </w:tcPr>
          <w:p w:rsidR="008C6869" w:rsidRPr="00DB14A0" w:rsidRDefault="008C6869" w:rsidP="00B41868">
            <w:pPr>
              <w:spacing w:before="60"/>
              <w:rPr>
                <w:ins w:id="32" w:author="Sengottaiyan, Selva" w:date="2013-11-07T10:02:00Z"/>
                <w:rFonts w:ascii="Arial" w:hAnsi="Arial" w:cs="Arial"/>
                <w:sz w:val="16"/>
              </w:rPr>
            </w:pPr>
            <w:ins w:id="33" w:author="Sengottaiyan, Selva" w:date="2013-11-07T10:02:00Z">
              <w:r w:rsidRPr="008C6869">
                <w:rPr>
                  <w:rFonts w:ascii="Arial" w:hAnsi="Arial" w:cs="Arial"/>
                  <w:sz w:val="16"/>
                </w:rPr>
                <w:t>D_MINCOGRANGE_NM_S5P10</w:t>
              </w:r>
            </w:ins>
          </w:p>
        </w:tc>
        <w:tc>
          <w:tcPr>
            <w:tcW w:w="1680" w:type="dxa"/>
            <w:tcBorders>
              <w:top w:val="single" w:sz="6" w:space="0" w:color="auto"/>
              <w:left w:val="single" w:sz="6" w:space="0" w:color="auto"/>
              <w:bottom w:val="single" w:sz="6" w:space="0" w:color="auto"/>
              <w:right w:val="single" w:sz="6" w:space="0" w:color="auto"/>
            </w:tcBorders>
          </w:tcPr>
          <w:p w:rsidR="008C6869" w:rsidRDefault="008C6869" w:rsidP="006C30C2">
            <w:pPr>
              <w:spacing w:before="60"/>
              <w:rPr>
                <w:ins w:id="34" w:author="Sengottaiyan, Selva" w:date="2013-11-07T10:02:00Z"/>
                <w:rFonts w:ascii="Arial" w:hAnsi="Arial" w:cs="Arial"/>
                <w:sz w:val="16"/>
              </w:rPr>
            </w:pPr>
            <w:bookmarkStart w:id="35" w:name="OLE_LINK28"/>
            <w:bookmarkStart w:id="36" w:name="OLE_LINK29"/>
            <w:ins w:id="37" w:author="Sengottaiyan, Selva" w:date="2013-11-07T10:02:00Z">
              <w:r>
                <w:rPr>
                  <w:rFonts w:ascii="Arial" w:hAnsi="Arial" w:cs="Arial"/>
                  <w:sz w:val="16"/>
                </w:rPr>
                <w:t>S5P10_T</w:t>
              </w:r>
              <w:bookmarkEnd w:id="35"/>
              <w:bookmarkEnd w:id="36"/>
            </w:ins>
          </w:p>
        </w:tc>
        <w:tc>
          <w:tcPr>
            <w:tcW w:w="1680" w:type="dxa"/>
            <w:tcBorders>
              <w:top w:val="single" w:sz="6" w:space="0" w:color="auto"/>
              <w:left w:val="single" w:sz="6" w:space="0" w:color="auto"/>
              <w:bottom w:val="single" w:sz="6" w:space="0" w:color="auto"/>
              <w:right w:val="single" w:sz="6" w:space="0" w:color="auto"/>
            </w:tcBorders>
          </w:tcPr>
          <w:p w:rsidR="008C6869" w:rsidRPr="00D35167" w:rsidRDefault="008C6869" w:rsidP="00B41868">
            <w:pPr>
              <w:spacing w:before="60"/>
              <w:rPr>
                <w:ins w:id="38" w:author="Sengottaiyan, Selva" w:date="2013-11-07T10:02:00Z"/>
                <w:rFonts w:ascii="Arial" w:hAnsi="Arial" w:cs="Arial"/>
                <w:sz w:val="16"/>
              </w:rPr>
            </w:pPr>
            <w:ins w:id="39" w:author="Sengottaiyan, Selva" w:date="2013-11-07T10:02:00Z">
              <w:r>
                <w:rPr>
                  <w:rFonts w:ascii="Arial" w:hAnsi="Arial" w:cs="Arial"/>
                  <w:sz w:val="16"/>
                </w:rPr>
                <w:t>Nm</w:t>
              </w:r>
            </w:ins>
          </w:p>
        </w:tc>
        <w:tc>
          <w:tcPr>
            <w:tcW w:w="1680" w:type="dxa"/>
            <w:tcBorders>
              <w:top w:val="single" w:sz="6" w:space="0" w:color="auto"/>
              <w:left w:val="single" w:sz="6" w:space="0" w:color="auto"/>
              <w:bottom w:val="single" w:sz="6" w:space="0" w:color="auto"/>
              <w:right w:val="single" w:sz="6" w:space="0" w:color="auto"/>
            </w:tcBorders>
          </w:tcPr>
          <w:p w:rsidR="008C6869" w:rsidRDefault="004F0FA2" w:rsidP="00B41868">
            <w:pPr>
              <w:spacing w:before="60"/>
              <w:rPr>
                <w:ins w:id="40" w:author="Sengottaiyan, Selva" w:date="2013-11-07T10:02:00Z"/>
                <w:rFonts w:ascii="Arial" w:hAnsi="Arial" w:cs="Arial"/>
                <w:sz w:val="16"/>
              </w:rPr>
            </w:pPr>
            <w:ins w:id="41" w:author="Sengottaiyan, Selva" w:date="2013-11-07T13:21:00Z">
              <w:r>
                <w:rPr>
                  <w:rFonts w:ascii="Arial" w:hAnsi="Arial" w:cs="Arial"/>
                  <w:sz w:val="16"/>
                </w:rPr>
                <w:t>-</w:t>
              </w:r>
            </w:ins>
            <w:ins w:id="42" w:author="Sengottaiyan, Selva" w:date="2013-11-07T10:02:00Z">
              <w:r w:rsidR="008C6869">
                <w:rPr>
                  <w:rFonts w:ascii="Arial" w:hAnsi="Arial" w:cs="Arial"/>
                  <w:sz w:val="16"/>
                </w:rPr>
                <w:t>0.1</w:t>
              </w:r>
            </w:ins>
          </w:p>
        </w:tc>
      </w:tr>
      <w:tr w:rsidR="008C6869" w:rsidTr="00B41868">
        <w:trPr>
          <w:ins w:id="43" w:author="Sengottaiyan, Selva" w:date="2013-11-07T10:02:00Z"/>
        </w:trPr>
        <w:tc>
          <w:tcPr>
            <w:tcW w:w="3888" w:type="dxa"/>
            <w:tcBorders>
              <w:top w:val="single" w:sz="6" w:space="0" w:color="auto"/>
              <w:left w:val="single" w:sz="6" w:space="0" w:color="auto"/>
              <w:bottom w:val="single" w:sz="6" w:space="0" w:color="auto"/>
              <w:right w:val="single" w:sz="6" w:space="0" w:color="auto"/>
            </w:tcBorders>
          </w:tcPr>
          <w:p w:rsidR="008C6869" w:rsidRPr="008C6869" w:rsidRDefault="008C6869" w:rsidP="00B41868">
            <w:pPr>
              <w:spacing w:before="60"/>
              <w:rPr>
                <w:ins w:id="44" w:author="Sengottaiyan, Selva" w:date="2013-11-07T10:02:00Z"/>
                <w:rFonts w:ascii="Arial" w:hAnsi="Arial" w:cs="Arial"/>
                <w:sz w:val="16"/>
              </w:rPr>
            </w:pPr>
            <w:ins w:id="45" w:author="Sengottaiyan, Selva" w:date="2013-11-07T10:02:00Z">
              <w:r w:rsidRPr="008C6869">
                <w:rPr>
                  <w:rFonts w:ascii="Arial" w:hAnsi="Arial" w:cs="Arial"/>
                  <w:sz w:val="16"/>
                </w:rPr>
                <w:t>D_MINCOGRANGE_NM_S5P10</w:t>
              </w:r>
            </w:ins>
          </w:p>
        </w:tc>
        <w:tc>
          <w:tcPr>
            <w:tcW w:w="1680" w:type="dxa"/>
            <w:tcBorders>
              <w:top w:val="single" w:sz="6" w:space="0" w:color="auto"/>
              <w:left w:val="single" w:sz="6" w:space="0" w:color="auto"/>
              <w:bottom w:val="single" w:sz="6" w:space="0" w:color="auto"/>
              <w:right w:val="single" w:sz="6" w:space="0" w:color="auto"/>
            </w:tcBorders>
          </w:tcPr>
          <w:p w:rsidR="008C6869" w:rsidRDefault="008C6869" w:rsidP="006C30C2">
            <w:pPr>
              <w:spacing w:before="60"/>
              <w:rPr>
                <w:ins w:id="46" w:author="Sengottaiyan, Selva" w:date="2013-11-07T10:02:00Z"/>
                <w:rFonts w:ascii="Arial" w:hAnsi="Arial" w:cs="Arial"/>
                <w:sz w:val="16"/>
              </w:rPr>
            </w:pPr>
            <w:ins w:id="47" w:author="Sengottaiyan, Selva" w:date="2013-11-07T10:02:00Z">
              <w:r>
                <w:rPr>
                  <w:rFonts w:ascii="Arial" w:hAnsi="Arial" w:cs="Arial"/>
                  <w:sz w:val="16"/>
                </w:rPr>
                <w:t>S5P10_T</w:t>
              </w:r>
            </w:ins>
          </w:p>
        </w:tc>
        <w:tc>
          <w:tcPr>
            <w:tcW w:w="1680" w:type="dxa"/>
            <w:tcBorders>
              <w:top w:val="single" w:sz="6" w:space="0" w:color="auto"/>
              <w:left w:val="single" w:sz="6" w:space="0" w:color="auto"/>
              <w:bottom w:val="single" w:sz="6" w:space="0" w:color="auto"/>
              <w:right w:val="single" w:sz="6" w:space="0" w:color="auto"/>
            </w:tcBorders>
          </w:tcPr>
          <w:p w:rsidR="008C6869" w:rsidRPr="00D35167" w:rsidRDefault="008C6869" w:rsidP="00B41868">
            <w:pPr>
              <w:spacing w:before="60"/>
              <w:rPr>
                <w:ins w:id="48" w:author="Sengottaiyan, Selva" w:date="2013-11-07T10:02:00Z"/>
                <w:rFonts w:ascii="Arial" w:hAnsi="Arial" w:cs="Arial"/>
                <w:sz w:val="16"/>
              </w:rPr>
            </w:pPr>
            <w:ins w:id="49" w:author="Sengottaiyan, Selva" w:date="2013-11-07T10:02:00Z">
              <w:r>
                <w:rPr>
                  <w:rFonts w:ascii="Arial" w:hAnsi="Arial" w:cs="Arial"/>
                  <w:sz w:val="16"/>
                </w:rPr>
                <w:t>Nm</w:t>
              </w:r>
            </w:ins>
          </w:p>
        </w:tc>
        <w:tc>
          <w:tcPr>
            <w:tcW w:w="1680" w:type="dxa"/>
            <w:tcBorders>
              <w:top w:val="single" w:sz="6" w:space="0" w:color="auto"/>
              <w:left w:val="single" w:sz="6" w:space="0" w:color="auto"/>
              <w:bottom w:val="single" w:sz="6" w:space="0" w:color="auto"/>
              <w:right w:val="single" w:sz="6" w:space="0" w:color="auto"/>
            </w:tcBorders>
          </w:tcPr>
          <w:p w:rsidR="008C6869" w:rsidRDefault="008C6869" w:rsidP="00B41868">
            <w:pPr>
              <w:spacing w:before="60"/>
              <w:rPr>
                <w:ins w:id="50" w:author="Sengottaiyan, Selva" w:date="2013-11-07T10:02:00Z"/>
                <w:rFonts w:ascii="Arial" w:hAnsi="Arial" w:cs="Arial"/>
                <w:sz w:val="16"/>
              </w:rPr>
            </w:pPr>
            <w:ins w:id="51" w:author="Sengottaiyan, Selva" w:date="2013-11-07T10:02:00Z">
              <w:r>
                <w:rPr>
                  <w:rFonts w:ascii="Arial" w:hAnsi="Arial" w:cs="Arial"/>
                  <w:sz w:val="16"/>
                </w:rPr>
                <w:t>0.1</w:t>
              </w:r>
              <w:bookmarkStart w:id="52" w:name="_GoBack"/>
              <w:bookmarkEnd w:id="52"/>
            </w:ins>
          </w:p>
        </w:tc>
      </w:tr>
    </w:tbl>
    <w:p w:rsidR="00FE5605" w:rsidRDefault="00FE5605" w:rsidP="0011656D">
      <w:pPr>
        <w:pStyle w:val="Heading4"/>
        <w:pageBreakBefore/>
        <w:numPr>
          <w:ilvl w:val="0"/>
          <w:numId w:val="0"/>
        </w:numPr>
        <w:ind w:left="864" w:hanging="864"/>
      </w:pPr>
    </w:p>
    <w:p w:rsidR="00FE5605" w:rsidRDefault="00FE5605" w:rsidP="00FE5605">
      <w:pPr>
        <w:pStyle w:val="Heading4"/>
      </w:pPr>
      <w:r>
        <w:t>Global</w:t>
      </w:r>
    </w:p>
    <w:p w:rsidR="00FE5605" w:rsidRDefault="00FE5605" w:rsidP="00FE5605">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FE5605" w:rsidTr="00B41868">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Constant Name</w:t>
            </w:r>
          </w:p>
        </w:tc>
      </w:tr>
      <w:tr w:rsidR="00FE5605" w:rsidTr="00B41868">
        <w:trPr>
          <w:jc w:val="center"/>
        </w:trPr>
        <w:tc>
          <w:tcPr>
            <w:tcW w:w="4608" w:type="dxa"/>
            <w:tcBorders>
              <w:top w:val="single" w:sz="6" w:space="0" w:color="auto"/>
              <w:left w:val="single" w:sz="6" w:space="0" w:color="auto"/>
              <w:bottom w:val="single" w:sz="6" w:space="0" w:color="auto"/>
              <w:right w:val="single" w:sz="6" w:space="0" w:color="auto"/>
            </w:tcBorders>
          </w:tcPr>
          <w:p w:rsidR="00FE5605" w:rsidRDefault="00197592" w:rsidP="00B41868">
            <w:pPr>
              <w:tabs>
                <w:tab w:val="center" w:pos="2196"/>
              </w:tabs>
              <w:spacing w:before="60"/>
              <w:rPr>
                <w:rFonts w:ascii="Arial" w:hAnsi="Arial" w:cs="Arial"/>
                <w:sz w:val="16"/>
              </w:rPr>
            </w:pPr>
            <w:r w:rsidRPr="00197592">
              <w:rPr>
                <w:rFonts w:ascii="Arial" w:hAnsi="Arial" w:cs="Arial"/>
                <w:sz w:val="16"/>
              </w:rPr>
              <w:t>D_2PI_ULS_F32</w:t>
            </w:r>
          </w:p>
        </w:tc>
      </w:tr>
      <w:tr w:rsidR="00B41868" w:rsidTr="00B41868">
        <w:trPr>
          <w:jc w:val="center"/>
        </w:trPr>
        <w:tc>
          <w:tcPr>
            <w:tcW w:w="4608" w:type="dxa"/>
            <w:tcBorders>
              <w:top w:val="single" w:sz="6" w:space="0" w:color="auto"/>
              <w:left w:val="single" w:sz="6" w:space="0" w:color="auto"/>
              <w:bottom w:val="single" w:sz="6" w:space="0" w:color="auto"/>
              <w:right w:val="single" w:sz="6" w:space="0" w:color="auto"/>
            </w:tcBorders>
          </w:tcPr>
          <w:p w:rsidR="00B41868" w:rsidRPr="00197592" w:rsidRDefault="00B41868" w:rsidP="00B41868">
            <w:pPr>
              <w:spacing w:before="60"/>
              <w:rPr>
                <w:rFonts w:ascii="Arial" w:hAnsi="Arial" w:cs="Arial"/>
                <w:sz w:val="16"/>
              </w:rPr>
            </w:pPr>
            <w:r w:rsidRPr="00B41868">
              <w:rPr>
                <w:rFonts w:ascii="Arial" w:hAnsi="Arial" w:cs="Arial"/>
                <w:sz w:val="16"/>
              </w:rPr>
              <w:t>D_ONE_ULS_F32</w:t>
            </w:r>
          </w:p>
        </w:tc>
      </w:tr>
      <w:tr w:rsidR="00B41868" w:rsidTr="00B41868">
        <w:trPr>
          <w:jc w:val="center"/>
        </w:trPr>
        <w:tc>
          <w:tcPr>
            <w:tcW w:w="4608" w:type="dxa"/>
            <w:tcBorders>
              <w:top w:val="single" w:sz="6" w:space="0" w:color="auto"/>
              <w:left w:val="single" w:sz="6" w:space="0" w:color="auto"/>
              <w:bottom w:val="single" w:sz="6" w:space="0" w:color="auto"/>
              <w:right w:val="single" w:sz="6" w:space="0" w:color="auto"/>
            </w:tcBorders>
          </w:tcPr>
          <w:p w:rsidR="00B41868" w:rsidRPr="00197592" w:rsidRDefault="00B41868" w:rsidP="00B41868">
            <w:pPr>
              <w:spacing w:before="60"/>
              <w:rPr>
                <w:rFonts w:ascii="Arial" w:hAnsi="Arial" w:cs="Arial"/>
                <w:sz w:val="16"/>
              </w:rPr>
            </w:pPr>
            <w:r w:rsidRPr="00B41868">
              <w:rPr>
                <w:rFonts w:ascii="Arial" w:hAnsi="Arial" w:cs="Arial"/>
                <w:sz w:val="16"/>
              </w:rPr>
              <w:t>D_ZERO_ULS_F32</w:t>
            </w:r>
          </w:p>
        </w:tc>
      </w:tr>
    </w:tbl>
    <w:p w:rsidR="00074530" w:rsidRDefault="00074530" w:rsidP="00074530">
      <w:pPr>
        <w:pStyle w:val="Heading3"/>
        <w:numPr>
          <w:ilvl w:val="0"/>
          <w:numId w:val="0"/>
        </w:numPr>
        <w:ind w:left="720"/>
      </w:pPr>
    </w:p>
    <w:p w:rsidR="00074530" w:rsidRPr="00074530" w:rsidRDefault="00074530" w:rsidP="00074530"/>
    <w:p w:rsidR="00FE5605" w:rsidRDefault="00FE5605" w:rsidP="00FE5605">
      <w:pPr>
        <w:pStyle w:val="Heading3"/>
      </w:pPr>
      <w:r>
        <w:t>Module specific Lookup Tables Constants</w:t>
      </w:r>
    </w:p>
    <w:p w:rsidR="00FE5605" w:rsidRDefault="00FE5605" w:rsidP="00FE5605">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FE5605" w:rsidTr="00B41868">
        <w:tc>
          <w:tcPr>
            <w:tcW w:w="289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Software Segment</w:t>
            </w:r>
          </w:p>
        </w:tc>
      </w:tr>
      <w:tr w:rsidR="00FE5605" w:rsidTr="00B41868">
        <w:tc>
          <w:tcPr>
            <w:tcW w:w="2898" w:type="dxa"/>
            <w:tcBorders>
              <w:top w:val="single" w:sz="6" w:space="0" w:color="auto"/>
              <w:left w:val="single" w:sz="6" w:space="0" w:color="auto"/>
              <w:bottom w:val="single" w:sz="6" w:space="0" w:color="auto"/>
              <w:right w:val="single" w:sz="6" w:space="0" w:color="auto"/>
            </w:tcBorders>
          </w:tcPr>
          <w:p w:rsidR="00FE5605" w:rsidRDefault="00AE6317" w:rsidP="00B41868">
            <w:pPr>
              <w:spacing w:before="60"/>
              <w:rPr>
                <w:rFonts w:ascii="Arial" w:hAnsi="Arial" w:cs="Arial"/>
                <w:sz w:val="16"/>
              </w:rPr>
            </w:pPr>
            <w:r w:rsidRPr="00AE6317">
              <w:rPr>
                <w:rFonts w:ascii="Arial" w:hAnsi="Arial" w:cs="Arial"/>
                <w:sz w:val="16"/>
              </w:rPr>
              <w:t>t_SinTbl_Cnt_u16</w:t>
            </w:r>
          </w:p>
        </w:tc>
        <w:tc>
          <w:tcPr>
            <w:tcW w:w="990" w:type="dxa"/>
            <w:tcBorders>
              <w:top w:val="single" w:sz="6" w:space="0" w:color="auto"/>
              <w:left w:val="single" w:sz="6" w:space="0" w:color="auto"/>
              <w:bottom w:val="single" w:sz="6" w:space="0" w:color="auto"/>
              <w:right w:val="single" w:sz="6" w:space="0" w:color="auto"/>
            </w:tcBorders>
          </w:tcPr>
          <w:p w:rsidR="00FE5605" w:rsidRDefault="00AE6317" w:rsidP="00B41868">
            <w:pPr>
              <w:spacing w:before="60"/>
              <w:rPr>
                <w:rFonts w:ascii="Arial" w:hAnsi="Arial" w:cs="Arial"/>
                <w:sz w:val="16"/>
              </w:rPr>
            </w:pPr>
            <w:r>
              <w:rPr>
                <w:rFonts w:ascii="Arial" w:hAnsi="Arial" w:cs="Arial"/>
                <w:sz w:val="16"/>
              </w:rPr>
              <w:t>Uint16</w:t>
            </w:r>
          </w:p>
        </w:tc>
        <w:tc>
          <w:tcPr>
            <w:tcW w:w="3600" w:type="dxa"/>
            <w:tcBorders>
              <w:top w:val="single" w:sz="6" w:space="0" w:color="auto"/>
              <w:left w:val="single" w:sz="6" w:space="0" w:color="auto"/>
              <w:bottom w:val="single" w:sz="6" w:space="0" w:color="auto"/>
              <w:right w:val="single" w:sz="6" w:space="0" w:color="auto"/>
            </w:tcBorders>
          </w:tcPr>
          <w:p w:rsidR="00FE5605" w:rsidRDefault="00AE6317" w:rsidP="00B41868">
            <w:pPr>
              <w:spacing w:before="60"/>
              <w:rPr>
                <w:rFonts w:ascii="Arial" w:hAnsi="Arial" w:cs="Arial"/>
                <w:sz w:val="16"/>
              </w:rPr>
            </w:pPr>
            <w:r>
              <w:rPr>
                <w:rFonts w:ascii="Arial" w:hAnsi="Arial" w:cs="Arial"/>
                <w:sz w:val="16"/>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5pt;height:50.15pt" o:ole="">
                  <v:imagedata r:id="rId10" o:title=""/>
                </v:shape>
                <o:OLEObject Type="Embed" ProgID="WordPad.Document.1" ShapeID="_x0000_i1025" DrawAspect="Icon" ObjectID="_1445335903" r:id="rId11"/>
              </w:object>
            </w:r>
          </w:p>
        </w:tc>
        <w:tc>
          <w:tcPr>
            <w:tcW w:w="1440" w:type="dxa"/>
            <w:tcBorders>
              <w:top w:val="single" w:sz="6" w:space="0" w:color="auto"/>
              <w:left w:val="single" w:sz="6" w:space="0" w:color="auto"/>
              <w:bottom w:val="single" w:sz="6" w:space="0" w:color="auto"/>
              <w:right w:val="single" w:sz="6" w:space="0" w:color="auto"/>
            </w:tcBorders>
          </w:tcPr>
          <w:p w:rsidR="00FE5605" w:rsidRDefault="00AE6317" w:rsidP="00AE6317">
            <w:pPr>
              <w:spacing w:before="60"/>
              <w:jc w:val="center"/>
              <w:rPr>
                <w:rFonts w:ascii="Arial" w:hAnsi="Arial" w:cs="Arial"/>
                <w:sz w:val="16"/>
              </w:rPr>
            </w:pPr>
            <w:r w:rsidRPr="00AE6317">
              <w:rPr>
                <w:rFonts w:ascii="Arial" w:hAnsi="Arial" w:cs="Arial"/>
                <w:sz w:val="16"/>
              </w:rPr>
              <w:t>TRQCANC_START_SEC_CONST_16</w:t>
            </w:r>
          </w:p>
        </w:tc>
      </w:tr>
    </w:tbl>
    <w:p w:rsidR="00FE5605" w:rsidRDefault="00FE5605" w:rsidP="00FE5605"/>
    <w:p w:rsidR="00FE5605" w:rsidRDefault="00FE5605" w:rsidP="00FE5605">
      <w:pPr>
        <w:pStyle w:val="Heading1"/>
      </w:pPr>
      <w:r>
        <w:br w:type="page"/>
      </w:r>
      <w:r>
        <w:lastRenderedPageBreak/>
        <w:t xml:space="preserve">Functions/Macros used by the Sub-Modules </w:t>
      </w:r>
    </w:p>
    <w:p w:rsidR="00FE5605" w:rsidRDefault="00FE5605" w:rsidP="00FE5605">
      <w:pPr>
        <w:pStyle w:val="Heading2"/>
      </w:pPr>
      <w:r>
        <w:t xml:space="preserve">Library Functions / Macros </w:t>
      </w:r>
    </w:p>
    <w:p w:rsidR="00FE5605" w:rsidRDefault="00FE5605" w:rsidP="00FE5605">
      <w:r>
        <w:t>The library and functions / Macros that are called by the various sub modules are identified below,</w:t>
      </w:r>
    </w:p>
    <w:p w:rsidR="00D5055C" w:rsidRDefault="00D5055C" w:rsidP="00FE5605">
      <w:pPr>
        <w:numPr>
          <w:ilvl w:val="0"/>
          <w:numId w:val="4"/>
        </w:numPr>
        <w:spacing w:after="120" w:line="240" w:lineRule="auto"/>
      </w:pPr>
      <w:r w:rsidRPr="00D5055C">
        <w:tab/>
        <w:t>Abs_s16_m</w:t>
      </w:r>
    </w:p>
    <w:p w:rsidR="00FE5605" w:rsidRDefault="00074530" w:rsidP="00FE5605">
      <w:pPr>
        <w:numPr>
          <w:ilvl w:val="0"/>
          <w:numId w:val="4"/>
        </w:numPr>
        <w:spacing w:after="120" w:line="240" w:lineRule="auto"/>
      </w:pPr>
      <w:proofErr w:type="spellStart"/>
      <w:r w:rsidRPr="00074530">
        <w:t>FPM_FloatToFixed_m</w:t>
      </w:r>
      <w:proofErr w:type="spellEnd"/>
    </w:p>
    <w:p w:rsidR="00074530" w:rsidRDefault="00074530" w:rsidP="00FE5605">
      <w:pPr>
        <w:numPr>
          <w:ilvl w:val="0"/>
          <w:numId w:val="4"/>
        </w:numPr>
        <w:spacing w:after="120" w:line="240" w:lineRule="auto"/>
      </w:pPr>
      <w:proofErr w:type="spellStart"/>
      <w:r w:rsidRPr="00074530">
        <w:t>TableSize_m</w:t>
      </w:r>
      <w:proofErr w:type="spellEnd"/>
    </w:p>
    <w:p w:rsidR="00074530" w:rsidRDefault="00074530" w:rsidP="00FE5605">
      <w:pPr>
        <w:numPr>
          <w:ilvl w:val="0"/>
          <w:numId w:val="4"/>
        </w:numPr>
        <w:spacing w:after="120" w:line="240" w:lineRule="auto"/>
      </w:pPr>
      <w:proofErr w:type="spellStart"/>
      <w:r w:rsidRPr="00074530">
        <w:t>FPM_FixedToFloat_m</w:t>
      </w:r>
      <w:proofErr w:type="spellEnd"/>
    </w:p>
    <w:p w:rsidR="00074530" w:rsidRDefault="00074530" w:rsidP="00FE5605">
      <w:pPr>
        <w:numPr>
          <w:ilvl w:val="0"/>
          <w:numId w:val="4"/>
        </w:numPr>
        <w:spacing w:after="120" w:line="240" w:lineRule="auto"/>
      </w:pPr>
      <w:r w:rsidRPr="00074530">
        <w:t>IntplVarXY_u16_u16Xu16Y_Cnt</w:t>
      </w:r>
    </w:p>
    <w:p w:rsidR="008555F1" w:rsidRDefault="008555F1" w:rsidP="00FE5605">
      <w:pPr>
        <w:numPr>
          <w:ilvl w:val="0"/>
          <w:numId w:val="4"/>
        </w:numPr>
        <w:spacing w:after="120" w:line="240" w:lineRule="auto"/>
      </w:pPr>
      <w:r w:rsidRPr="008555F1">
        <w:t>BilinearXYM_s16_u16Xs16YM_Cnt</w:t>
      </w:r>
    </w:p>
    <w:p w:rsidR="008555F1" w:rsidRDefault="008555F1" w:rsidP="00FE5605">
      <w:pPr>
        <w:numPr>
          <w:ilvl w:val="0"/>
          <w:numId w:val="4"/>
        </w:numPr>
        <w:spacing w:after="120" w:line="240" w:lineRule="auto"/>
      </w:pPr>
      <w:proofErr w:type="spellStart"/>
      <w:r>
        <w:t>sqrtf</w:t>
      </w:r>
      <w:proofErr w:type="spellEnd"/>
    </w:p>
    <w:p w:rsidR="008555F1" w:rsidRDefault="008555F1" w:rsidP="00FE5605">
      <w:pPr>
        <w:numPr>
          <w:ilvl w:val="0"/>
          <w:numId w:val="4"/>
        </w:numPr>
        <w:spacing w:after="120" w:line="240" w:lineRule="auto"/>
      </w:pPr>
      <w:r>
        <w:t>atan2f</w:t>
      </w:r>
    </w:p>
    <w:p w:rsidR="00D9659E" w:rsidRDefault="00D9659E" w:rsidP="00FE5605">
      <w:pPr>
        <w:numPr>
          <w:ilvl w:val="0"/>
          <w:numId w:val="4"/>
        </w:numPr>
        <w:spacing w:after="120" w:line="240" w:lineRule="auto"/>
      </w:pPr>
      <w:r>
        <w:t xml:space="preserve"> </w:t>
      </w:r>
      <w:proofErr w:type="spellStart"/>
      <w:r>
        <w:t>sinf</w:t>
      </w:r>
      <w:proofErr w:type="spellEnd"/>
    </w:p>
    <w:p w:rsidR="00CF16E9" w:rsidRDefault="00CF16E9" w:rsidP="00CF16E9">
      <w:pPr>
        <w:pStyle w:val="ListParagraph"/>
        <w:numPr>
          <w:ilvl w:val="0"/>
          <w:numId w:val="4"/>
        </w:numPr>
        <w:spacing w:after="120" w:line="240" w:lineRule="auto"/>
      </w:pPr>
      <w:proofErr w:type="spellStart"/>
      <w:r w:rsidRPr="00CF16E9">
        <w:t>Rte_Pim_CogTrqCal</w:t>
      </w:r>
      <w:proofErr w:type="spellEnd"/>
    </w:p>
    <w:p w:rsidR="00CF16E9" w:rsidRDefault="003E58C8" w:rsidP="003E58C8">
      <w:pPr>
        <w:numPr>
          <w:ilvl w:val="0"/>
          <w:numId w:val="4"/>
        </w:numPr>
        <w:spacing w:after="120" w:line="240" w:lineRule="auto"/>
      </w:pPr>
      <w:proofErr w:type="spellStart"/>
      <w:r w:rsidRPr="003E58C8">
        <w:t>Rte_Pim_CogTrqRplComp</w:t>
      </w:r>
      <w:proofErr w:type="spellEnd"/>
    </w:p>
    <w:p w:rsidR="00D5055C" w:rsidRDefault="00D5055C" w:rsidP="00D5055C">
      <w:pPr>
        <w:spacing w:after="120" w:line="240" w:lineRule="auto"/>
        <w:ind w:left="645"/>
      </w:pPr>
    </w:p>
    <w:p w:rsidR="00074530" w:rsidRDefault="00074530" w:rsidP="00074530">
      <w:pPr>
        <w:spacing w:after="120" w:line="240" w:lineRule="auto"/>
        <w:ind w:left="645"/>
      </w:pPr>
    </w:p>
    <w:p w:rsidR="00FE5605" w:rsidRDefault="00FE5605" w:rsidP="00FE5605">
      <w:pPr>
        <w:pStyle w:val="Heading2"/>
      </w:pPr>
      <w:r>
        <w:t>Data Hiding Functions</w:t>
      </w:r>
    </w:p>
    <w:p w:rsidR="00855BEC" w:rsidRPr="00855BEC" w:rsidRDefault="00855BEC" w:rsidP="00855BEC">
      <w:pPr>
        <w:tabs>
          <w:tab w:val="center" w:pos="2196"/>
        </w:tabs>
        <w:spacing w:before="60"/>
        <w:rPr>
          <w:rFonts w:ascii="Arial" w:hAnsi="Arial" w:cs="Arial"/>
          <w:sz w:val="16"/>
        </w:rPr>
      </w:pPr>
      <w:r w:rsidRPr="00855BEC">
        <w:rPr>
          <w:rFonts w:ascii="Arial" w:hAnsi="Arial" w:cs="Arial"/>
          <w:sz w:val="16"/>
        </w:rPr>
        <w:t xml:space="preserve">MtrCntrl_Read_MtrElecPol_Cnt_s8   </w:t>
      </w:r>
      <w:r w:rsidRPr="00855BEC">
        <w:rPr>
          <w:rFonts w:ascii="Arial" w:hAnsi="Arial" w:cs="Arial"/>
          <w:sz w:val="16"/>
        </w:rPr>
        <w:tab/>
      </w:r>
      <w:r w:rsidRPr="00855BEC">
        <w:rPr>
          <w:rFonts w:ascii="Arial" w:hAnsi="Arial" w:cs="Arial"/>
          <w:sz w:val="16"/>
        </w:rPr>
        <w:tab/>
      </w:r>
      <w:r w:rsidRPr="00855BEC">
        <w:rPr>
          <w:rFonts w:ascii="Arial" w:hAnsi="Arial" w:cs="Arial"/>
          <w:sz w:val="16"/>
        </w:rPr>
        <w:tab/>
      </w:r>
    </w:p>
    <w:p w:rsidR="00855BEC" w:rsidRPr="00855BEC" w:rsidRDefault="00855BEC" w:rsidP="00855BEC">
      <w:pPr>
        <w:tabs>
          <w:tab w:val="center" w:pos="2196"/>
        </w:tabs>
        <w:spacing w:before="60"/>
        <w:rPr>
          <w:rFonts w:ascii="Arial" w:hAnsi="Arial" w:cs="Arial"/>
          <w:sz w:val="16"/>
        </w:rPr>
      </w:pPr>
      <w:r w:rsidRPr="00855BEC">
        <w:rPr>
          <w:rFonts w:ascii="Arial" w:hAnsi="Arial" w:cs="Arial"/>
          <w:sz w:val="16"/>
        </w:rPr>
        <w:t xml:space="preserve">MtrCntrl_Read_MtrPosElec_Rev_u0p16  </w:t>
      </w:r>
      <w:r w:rsidRPr="00855BEC">
        <w:rPr>
          <w:rFonts w:ascii="Arial" w:hAnsi="Arial" w:cs="Arial"/>
          <w:sz w:val="16"/>
        </w:rPr>
        <w:tab/>
      </w:r>
      <w:r w:rsidRPr="00855BEC">
        <w:rPr>
          <w:rFonts w:ascii="Arial" w:hAnsi="Arial" w:cs="Arial"/>
          <w:sz w:val="16"/>
        </w:rPr>
        <w:tab/>
      </w:r>
      <w:r w:rsidRPr="00855BEC">
        <w:rPr>
          <w:rFonts w:ascii="Arial" w:hAnsi="Arial" w:cs="Arial"/>
          <w:sz w:val="16"/>
        </w:rPr>
        <w:tab/>
      </w:r>
      <w:r w:rsidRPr="00855BEC">
        <w:rPr>
          <w:rFonts w:ascii="Arial" w:hAnsi="Arial" w:cs="Arial"/>
          <w:sz w:val="16"/>
        </w:rPr>
        <w:tab/>
      </w:r>
      <w:r w:rsidRPr="00855BEC">
        <w:rPr>
          <w:rFonts w:ascii="Arial" w:hAnsi="Arial" w:cs="Arial"/>
          <w:sz w:val="16"/>
        </w:rPr>
        <w:tab/>
      </w:r>
    </w:p>
    <w:p w:rsidR="00FE5605" w:rsidRDefault="009D5158" w:rsidP="00855BEC">
      <w:pPr>
        <w:spacing w:after="0" w:line="240" w:lineRule="auto"/>
      </w:pPr>
      <w:r w:rsidRPr="009D5158">
        <w:rPr>
          <w:rFonts w:ascii="Arial" w:hAnsi="Arial" w:cs="Arial"/>
          <w:sz w:val="16"/>
        </w:rPr>
        <w:t>MtrCntrl_Read_ReadFwdPthAccessBfr_Cnt_u16</w:t>
      </w:r>
    </w:p>
    <w:p w:rsidR="00FE5605" w:rsidRDefault="00FE5605" w:rsidP="00FE5605">
      <w:pPr>
        <w:spacing w:after="0"/>
      </w:pPr>
    </w:p>
    <w:p w:rsidR="00FE5605" w:rsidRDefault="00FE5605" w:rsidP="00FE5605">
      <w:pPr>
        <w:pStyle w:val="Heading2"/>
      </w:pPr>
      <w:r>
        <w:t>Global Functions/Macros Defined by this Module</w:t>
      </w:r>
    </w:p>
    <w:p w:rsidR="00FE5605" w:rsidRDefault="00FE5605" w:rsidP="00FE5605">
      <w:pPr>
        <w:spacing w:after="0"/>
      </w:pPr>
    </w:p>
    <w:p w:rsidR="00FE5605" w:rsidRDefault="00FE5605" w:rsidP="00FE5605">
      <w:pPr>
        <w:spacing w:after="0"/>
      </w:pPr>
      <w:r>
        <w:t>None</w:t>
      </w:r>
    </w:p>
    <w:p w:rsidR="00FE5605" w:rsidRDefault="00FE5605" w:rsidP="00FE5605">
      <w:pPr>
        <w:spacing w:after="0"/>
      </w:pPr>
    </w:p>
    <w:p w:rsidR="00FE5605" w:rsidRDefault="00FE5605" w:rsidP="00FE5605">
      <w:pPr>
        <w:pStyle w:val="Heading2"/>
      </w:pPr>
      <w:r>
        <w:t>Local Functions/Macros Used by this MDD only</w:t>
      </w:r>
    </w:p>
    <w:p w:rsidR="00FE5605" w:rsidRDefault="00FE5605" w:rsidP="001A54C5">
      <w:pPr>
        <w:pStyle w:val="Heading1"/>
      </w:pPr>
      <w:r>
        <w:br w:type="page"/>
      </w:r>
      <w:r>
        <w:lastRenderedPageBreak/>
        <w:t>Software Module Implementation</w:t>
      </w:r>
    </w:p>
    <w:p w:rsidR="00FE5605" w:rsidRDefault="00FE5605" w:rsidP="00FE5605">
      <w:pPr>
        <w:pStyle w:val="Heading2"/>
      </w:pPr>
      <w:r>
        <w:t>Runtime Environment (RTE) Initial Values</w:t>
      </w:r>
    </w:p>
    <w:p w:rsidR="00FE5605" w:rsidRPr="002C03D8" w:rsidRDefault="00FE5605" w:rsidP="00FE5605">
      <w:r>
        <w:t>This section lists the initial values of data written by this module but controlled by the RTE. After RTE initialization, the data in this table will contain these values.</w:t>
      </w:r>
    </w:p>
    <w:tbl>
      <w:tblPr>
        <w:tblW w:w="1180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30"/>
        <w:gridCol w:w="6677"/>
      </w:tblGrid>
      <w:tr w:rsidR="00FE5605" w:rsidRPr="006A25CC" w:rsidTr="00DC5884">
        <w:trPr>
          <w:trHeight w:val="341"/>
        </w:trPr>
        <w:tc>
          <w:tcPr>
            <w:tcW w:w="5130" w:type="dxa"/>
            <w:shd w:val="clear" w:color="auto" w:fill="FFFF99"/>
            <w:vAlign w:val="center"/>
          </w:tcPr>
          <w:p w:rsidR="00FE5605" w:rsidRPr="006A25CC" w:rsidRDefault="00FE5605" w:rsidP="00B41868">
            <w:pPr>
              <w:spacing w:before="100" w:beforeAutospacing="1" w:after="100" w:afterAutospacing="1"/>
              <w:rPr>
                <w:rFonts w:ascii="Arial" w:hAnsi="Arial" w:cs="Arial"/>
              </w:rPr>
            </w:pPr>
            <w:r>
              <w:rPr>
                <w:rFonts w:ascii="Arial" w:hAnsi="Arial" w:cs="Arial"/>
              </w:rPr>
              <w:t>Data</w:t>
            </w:r>
          </w:p>
        </w:tc>
        <w:tc>
          <w:tcPr>
            <w:tcW w:w="6677" w:type="dxa"/>
            <w:shd w:val="clear" w:color="auto" w:fill="FFFF99"/>
            <w:vAlign w:val="center"/>
          </w:tcPr>
          <w:p w:rsidR="00FE5605" w:rsidRPr="006A25CC" w:rsidRDefault="00FE5605" w:rsidP="00B41868">
            <w:pPr>
              <w:spacing w:before="100" w:beforeAutospacing="1" w:after="100" w:afterAutospacing="1"/>
              <w:rPr>
                <w:rFonts w:ascii="Arial" w:hAnsi="Arial" w:cs="Arial"/>
              </w:rPr>
            </w:pPr>
            <w:r>
              <w:rPr>
                <w:rFonts w:ascii="Arial" w:hAnsi="Arial" w:cs="Arial"/>
              </w:rPr>
              <w:t>Value</w:t>
            </w:r>
          </w:p>
        </w:tc>
      </w:tr>
      <w:tr w:rsidR="00FE5605" w:rsidRPr="004B5BE2" w:rsidTr="00DC5884">
        <w:trPr>
          <w:trHeight w:val="341"/>
        </w:trPr>
        <w:tc>
          <w:tcPr>
            <w:tcW w:w="5130" w:type="dxa"/>
          </w:tcPr>
          <w:p w:rsidR="00FE5605" w:rsidRPr="00004C01" w:rsidRDefault="00DC5884" w:rsidP="00855BEC">
            <w:r w:rsidRPr="00DC5884">
              <w:t>EstKe_VpRadpS_f32</w:t>
            </w:r>
          </w:p>
        </w:tc>
        <w:tc>
          <w:tcPr>
            <w:tcW w:w="6677" w:type="dxa"/>
          </w:tcPr>
          <w:p w:rsidR="00FE5605" w:rsidRPr="00C41A34" w:rsidRDefault="00DC5884" w:rsidP="00B41868">
            <w:r w:rsidRPr="00DC5884">
              <w:t>Rte_IRead_TrqCanc_Init_EstKe_VpRadpS_f32</w:t>
            </w:r>
          </w:p>
        </w:tc>
      </w:tr>
      <w:tr w:rsidR="00FE5605" w:rsidRPr="004B5BE2" w:rsidTr="00DC5884">
        <w:trPr>
          <w:trHeight w:val="341"/>
        </w:trPr>
        <w:tc>
          <w:tcPr>
            <w:tcW w:w="5130" w:type="dxa"/>
          </w:tcPr>
          <w:p w:rsidR="00FE5605" w:rsidRPr="00004C01" w:rsidRDefault="00FE5605" w:rsidP="00B41868"/>
        </w:tc>
        <w:tc>
          <w:tcPr>
            <w:tcW w:w="6677" w:type="dxa"/>
          </w:tcPr>
          <w:p w:rsidR="00FE5605" w:rsidRPr="00C41A34" w:rsidRDefault="00FE5605" w:rsidP="00B41868"/>
        </w:tc>
      </w:tr>
    </w:tbl>
    <w:p w:rsidR="00FE5605" w:rsidRPr="002C03D8" w:rsidRDefault="00FE5605" w:rsidP="00FE5605"/>
    <w:p w:rsidR="00FE5605" w:rsidRDefault="00FE5605" w:rsidP="00FE5605">
      <w:pPr>
        <w:pStyle w:val="Heading2"/>
      </w:pPr>
      <w:r>
        <w:t>Initialization Functions</w:t>
      </w:r>
    </w:p>
    <w:p w:rsidR="00DC5884" w:rsidRDefault="00DC5884" w:rsidP="00DC5884">
      <w:pPr>
        <w:pStyle w:val="Heading3"/>
      </w:pPr>
      <w:r>
        <w:t xml:space="preserve">Per:  </w:t>
      </w:r>
      <w:proofErr w:type="spellStart"/>
      <w:r w:rsidRPr="00DC5884">
        <w:t>TrqCanc_Init</w:t>
      </w:r>
      <w:proofErr w:type="spellEnd"/>
    </w:p>
    <w:p w:rsidR="00DC5884" w:rsidRDefault="00DC5884" w:rsidP="00DC5884">
      <w:pPr>
        <w:pStyle w:val="Heading4"/>
      </w:pPr>
      <w:r>
        <w:t>Design Rationale</w:t>
      </w:r>
    </w:p>
    <w:p w:rsidR="00DC5884" w:rsidRDefault="001E1E82" w:rsidP="00DC5884">
      <w:r>
        <w:t xml:space="preserve">Update the lookup table for </w:t>
      </w:r>
      <w:proofErr w:type="gramStart"/>
      <w:r>
        <w:t>ripple’s</w:t>
      </w:r>
      <w:proofErr w:type="gramEnd"/>
    </w:p>
    <w:p w:rsidR="00DC5884" w:rsidRDefault="00DC5884" w:rsidP="00DC5884">
      <w:pPr>
        <w:pStyle w:val="Heading4"/>
      </w:pPr>
      <w:r>
        <w:t>Processing</w:t>
      </w:r>
    </w:p>
    <w:p w:rsidR="00DC5884" w:rsidRPr="00DC5884" w:rsidRDefault="008D73B9" w:rsidP="00DC5884">
      <w:r>
        <w:object w:dxaOrig="9804" w:dyaOrig="5484">
          <v:shape id="_x0000_i1026" type="#_x0000_t75" style="width:6in;height:241.8pt" o:ole="">
            <v:imagedata r:id="rId12" o:title=""/>
          </v:shape>
          <o:OLEObject Type="Embed" ProgID="Visio.Drawing.11" ShapeID="_x0000_i1026" DrawAspect="Content" ObjectID="_1445335904" r:id="rId13"/>
        </w:object>
      </w:r>
    </w:p>
    <w:p w:rsidR="00FE5605" w:rsidRDefault="00FE5605" w:rsidP="00FE5605">
      <w:pPr>
        <w:pStyle w:val="Heading2"/>
        <w:pageBreakBefore/>
      </w:pPr>
      <w:r>
        <w:lastRenderedPageBreak/>
        <w:t>Periodic Functions</w:t>
      </w:r>
    </w:p>
    <w:p w:rsidR="00FE5605" w:rsidRDefault="00FE5605" w:rsidP="00FE5605">
      <w:pPr>
        <w:pStyle w:val="Heading3"/>
      </w:pPr>
      <w:r>
        <w:t xml:space="preserve">Per:  </w:t>
      </w:r>
      <w:r w:rsidR="00B41868">
        <w:t>TrqCanc</w:t>
      </w:r>
      <w:r w:rsidR="00074530" w:rsidRPr="00074530">
        <w:t>_Per1</w:t>
      </w:r>
    </w:p>
    <w:p w:rsidR="00FE5605" w:rsidRDefault="00FE5605" w:rsidP="00FE5605">
      <w:pPr>
        <w:pStyle w:val="Heading4"/>
      </w:pPr>
      <w:r>
        <w:t>Design Rationale</w:t>
      </w:r>
    </w:p>
    <w:p w:rsidR="001D6FDB" w:rsidRPr="00094901" w:rsidRDefault="005726DE" w:rsidP="001D6FDB">
      <w:proofErr w:type="spellStart"/>
      <w:r>
        <w:t>FastDataAccessBufIndex</w:t>
      </w:r>
      <w:proofErr w:type="spellEnd"/>
      <w:r w:rsidR="001D6FDB">
        <w:t xml:space="preserve">  allows  the buffer synchronization between data calculated on slower periodic loop time(2 </w:t>
      </w:r>
      <w:proofErr w:type="spellStart"/>
      <w:r w:rsidR="001D6FDB">
        <w:t>milli</w:t>
      </w:r>
      <w:proofErr w:type="spellEnd"/>
      <w:r w:rsidR="001D6FDB">
        <w:t xml:space="preserve"> seconds)  and are  read by faster periodic run time (</w:t>
      </w:r>
      <w:proofErr w:type="spellStart"/>
      <w:r w:rsidR="001D6FDB">
        <w:t>ie</w:t>
      </w:r>
      <w:proofErr w:type="spellEnd"/>
      <w:r w:rsidR="001D6FDB">
        <w:t xml:space="preserve"> 0.125ms)   </w:t>
      </w:r>
    </w:p>
    <w:p w:rsidR="00FE5605" w:rsidRDefault="00FE5605" w:rsidP="00FE5605">
      <w:pPr>
        <w:pStyle w:val="Heading4"/>
      </w:pPr>
      <w:r>
        <w:t>Program Flow Start</w:t>
      </w:r>
    </w:p>
    <w:p w:rsidR="00FE5605" w:rsidRDefault="00950C31" w:rsidP="00FE5605">
      <w:r w:rsidRPr="00950C31">
        <w:t xml:space="preserve"> </w:t>
      </w:r>
      <w:r w:rsidRPr="00CA6F5C">
        <w:t>Rte_Call_</w:t>
      </w:r>
      <w:r w:rsidR="00B41868">
        <w:t>TrqCanc</w:t>
      </w:r>
      <w:r w:rsidRPr="00CA6F5C">
        <w:t>_Per1_CP0_</w:t>
      </w:r>
      <w:proofErr w:type="gramStart"/>
      <w:r w:rsidRPr="00CA6F5C">
        <w:t>CheckpointReached</w:t>
      </w:r>
      <w:r>
        <w:t>()</w:t>
      </w:r>
      <w:proofErr w:type="gramEnd"/>
    </w:p>
    <w:p w:rsidR="00074530" w:rsidRPr="00074530" w:rsidRDefault="00FE5605" w:rsidP="00074530">
      <w:pPr>
        <w:pStyle w:val="Heading4"/>
      </w:pPr>
      <w:r>
        <w:t>Store Module Inputs to Local copies</w:t>
      </w:r>
    </w:p>
    <w:p w:rsidR="00074530" w:rsidRDefault="00074530" w:rsidP="00074530">
      <w:pPr>
        <w:spacing w:after="0"/>
        <w:jc w:val="both"/>
      </w:pPr>
      <w:r>
        <w:t>MRFMtrVel_MtrRadpS_T_f32=Rte_IRead_</w:t>
      </w:r>
      <w:r w:rsidR="00B41868">
        <w:t>TrqCanc</w:t>
      </w:r>
      <w:r>
        <w:t>_Per1_MRFMtrVel_MtrRadpS_f32</w:t>
      </w:r>
    </w:p>
    <w:p w:rsidR="00074530" w:rsidRDefault="00074530" w:rsidP="00074530">
      <w:pPr>
        <w:spacing w:after="0"/>
        <w:jc w:val="both"/>
      </w:pPr>
      <w:r>
        <w:t xml:space="preserve"> DaxRef_Amp_T_f32=Rte_IRead_</w:t>
      </w:r>
      <w:r w:rsidR="00B41868">
        <w:t>TrqCanc</w:t>
      </w:r>
      <w:r>
        <w:t>_Per1_MtrCurrDaxRef_Amp_f32</w:t>
      </w:r>
    </w:p>
    <w:p w:rsidR="00074530" w:rsidRDefault="00074530" w:rsidP="00074530">
      <w:pPr>
        <w:spacing w:after="0"/>
        <w:jc w:val="both"/>
      </w:pPr>
      <w:r>
        <w:t xml:space="preserve"> QaxRef_Amp_T_f32 =Rte_IRead_</w:t>
      </w:r>
      <w:r w:rsidR="00B41868">
        <w:t>TrqCanc</w:t>
      </w:r>
      <w:r>
        <w:t>_Per1_MtrCurrQaxRef_Amp_f32</w:t>
      </w:r>
    </w:p>
    <w:p w:rsidR="001D6FDB" w:rsidRPr="00074530" w:rsidRDefault="005726DE" w:rsidP="00074530">
      <w:pPr>
        <w:spacing w:after="0"/>
        <w:jc w:val="both"/>
      </w:pPr>
      <w:r>
        <w:t>WriteAccessBufIndex_Cnt_T_u16</w:t>
      </w:r>
      <w:r w:rsidR="001D6FDB" w:rsidRPr="001D6FDB">
        <w:t>= (</w:t>
      </w:r>
      <w:r>
        <w:t>FastDataAccessBufIndex</w:t>
      </w:r>
      <w:r w:rsidR="001D6FDB" w:rsidRPr="001D6FDB">
        <w:t>_Cnt_M_u16&amp;1</w:t>
      </w:r>
      <w:proofErr w:type="gramStart"/>
      <w:r w:rsidR="001D6FDB" w:rsidRPr="001D6FDB">
        <w:t>)^</w:t>
      </w:r>
      <w:proofErr w:type="gramEnd"/>
      <w:r w:rsidR="001D6FDB" w:rsidRPr="001D6FDB">
        <w:t>1;</w:t>
      </w:r>
    </w:p>
    <w:p w:rsidR="00FE5605" w:rsidRPr="002A2886" w:rsidRDefault="00FE5605" w:rsidP="00FE5605"/>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FE5605" w:rsidP="00FE5605">
      <w:pPr>
        <w:jc w:val="center"/>
      </w:pPr>
    </w:p>
    <w:p w:rsidR="00FE5605" w:rsidRDefault="008C6869" w:rsidP="00FE5605">
      <w:pPr>
        <w:jc w:val="center"/>
      </w:pPr>
      <w:r>
        <w:object w:dxaOrig="8134" w:dyaOrig="19173">
          <v:shape id="_x0000_i1027" type="#_x0000_t75" style="width:247.8pt;height:589.4pt" o:ole="">
            <v:imagedata r:id="rId14" o:title=""/>
          </v:shape>
          <o:OLEObject Type="Embed" ProgID="Visio.Drawing.11" ShapeID="_x0000_i1027" DrawAspect="Content" ObjectID="_1445335905" r:id="rId15"/>
        </w:object>
      </w:r>
    </w:p>
    <w:p w:rsidR="00680E5B" w:rsidRDefault="008C6869" w:rsidP="00FE5605">
      <w:pPr>
        <w:jc w:val="center"/>
      </w:pPr>
      <w:r>
        <w:object w:dxaOrig="9995" w:dyaOrig="14200">
          <v:shape id="_x0000_i1028" type="#_x0000_t75" style="width:409.15pt;height:584.45pt" o:ole="">
            <v:imagedata r:id="rId16" o:title=""/>
          </v:shape>
          <o:OLEObject Type="Embed" ProgID="Visio.Drawing.11" ShapeID="_x0000_i1028" DrawAspect="Content" ObjectID="_1445335906" r:id="rId17"/>
        </w:object>
      </w:r>
    </w:p>
    <w:p w:rsidR="00680E5B" w:rsidRDefault="00680E5B" w:rsidP="00FE5605">
      <w:pPr>
        <w:jc w:val="center"/>
      </w:pPr>
    </w:p>
    <w:p w:rsidR="00241B76" w:rsidRDefault="00EF4187" w:rsidP="00FE5605">
      <w:pPr>
        <w:jc w:val="center"/>
      </w:pPr>
      <w:r>
        <w:object w:dxaOrig="9976" w:dyaOrig="12067">
          <v:shape id="_x0000_i1029" type="#_x0000_t75" style="width:431pt;height:521.9pt" o:ole="">
            <v:imagedata r:id="rId18" o:title=""/>
          </v:shape>
          <o:OLEObject Type="Embed" ProgID="Visio.Drawing.11" ShapeID="_x0000_i1029" DrawAspect="Content" ObjectID="_1445335907" r:id="rId19"/>
        </w:object>
      </w:r>
      <w:r w:rsidR="007B68CF">
        <w:br w:type="textWrapping" w:clear="all"/>
      </w:r>
      <w:r>
        <w:object w:dxaOrig="8509" w:dyaOrig="8465">
          <v:shape id="_x0000_i1030" type="#_x0000_t75" style="width:425.55pt;height:423.55pt" o:ole="">
            <v:imagedata r:id="rId20" o:title=""/>
          </v:shape>
          <o:OLEObject Type="Embed" ProgID="Visio.Drawing.11" ShapeID="_x0000_i1030" DrawAspect="Content" ObjectID="_1445335908" r:id="rId21"/>
        </w:object>
      </w:r>
    </w:p>
    <w:p w:rsidR="00FE5605" w:rsidRDefault="00FE5605" w:rsidP="00FE5605">
      <w:pPr>
        <w:pStyle w:val="Heading4"/>
      </w:pPr>
      <w:r>
        <w:t>Store Local copy of outputs into Module Outputs</w:t>
      </w:r>
    </w:p>
    <w:p w:rsidR="00FE5605" w:rsidRDefault="00FE5605" w:rsidP="00FE5605">
      <w:pPr>
        <w:pStyle w:val="Heading4"/>
      </w:pPr>
      <w:r>
        <w:t>Program Flow End</w:t>
      </w:r>
    </w:p>
    <w:p w:rsidR="00FE5605" w:rsidRDefault="0065658B" w:rsidP="00FE5605">
      <w:r w:rsidRPr="00CA6F5C">
        <w:t>Rte_Call_</w:t>
      </w:r>
      <w:r w:rsidR="00B41868">
        <w:t>TrqCanc</w:t>
      </w:r>
      <w:r w:rsidRPr="00CA6F5C">
        <w:t>_Per1_CP</w:t>
      </w:r>
      <w:r>
        <w:t>1</w:t>
      </w:r>
      <w:r w:rsidRPr="00CA6F5C">
        <w:t>_CheckpointReached</w:t>
      </w:r>
      <w:r>
        <w:t>()</w:t>
      </w:r>
    </w:p>
    <w:p w:rsidR="0060211F" w:rsidRDefault="0060211F" w:rsidP="0060211F">
      <w:pPr>
        <w:pStyle w:val="Heading2"/>
        <w:pageBreakBefore/>
      </w:pPr>
      <w:r>
        <w:lastRenderedPageBreak/>
        <w:t>Periodic Functions</w:t>
      </w:r>
    </w:p>
    <w:p w:rsidR="0060211F" w:rsidRDefault="0060211F" w:rsidP="0060211F">
      <w:pPr>
        <w:pStyle w:val="Heading3"/>
      </w:pPr>
      <w:r>
        <w:t xml:space="preserve">Per:  </w:t>
      </w:r>
      <w:r w:rsidRPr="0060211F">
        <w:t>TrqCogCancRefPer1</w:t>
      </w:r>
    </w:p>
    <w:p w:rsidR="0060211F" w:rsidRDefault="0060211F" w:rsidP="0060211F">
      <w:pPr>
        <w:pStyle w:val="Heading4"/>
      </w:pPr>
      <w:r>
        <w:t>Design Rationale</w:t>
      </w:r>
    </w:p>
    <w:p w:rsidR="001D6FDB" w:rsidRPr="00094901" w:rsidRDefault="005726DE" w:rsidP="001D6FDB">
      <w:proofErr w:type="spellStart"/>
      <w:proofErr w:type="gramStart"/>
      <w:r>
        <w:t>FastDataAccessBufIndex</w:t>
      </w:r>
      <w:proofErr w:type="spellEnd"/>
      <w:r w:rsidR="005C6DC8">
        <w:t xml:space="preserve">  allows</w:t>
      </w:r>
      <w:proofErr w:type="gramEnd"/>
      <w:r w:rsidR="005C6DC8">
        <w:t xml:space="preserve">  the buffer synchronization between data calculated on slower periodic loop time(2 </w:t>
      </w:r>
      <w:proofErr w:type="spellStart"/>
      <w:r w:rsidR="005C6DC8">
        <w:t>milli</w:t>
      </w:r>
      <w:proofErr w:type="spellEnd"/>
      <w:r w:rsidR="005C6DC8">
        <w:t xml:space="preserve"> seconds)  and are  read by faster periodic run time</w:t>
      </w:r>
      <w:r w:rsidR="001D6FDB">
        <w:t>.</w:t>
      </w:r>
      <w:r w:rsidR="001D6FDB" w:rsidRPr="001D6FDB">
        <w:t xml:space="preserve"> </w:t>
      </w:r>
      <w:proofErr w:type="spellStart"/>
      <w:r>
        <w:t>SlowDataAccessBufIndex</w:t>
      </w:r>
      <w:proofErr w:type="spellEnd"/>
      <w:r w:rsidR="001D6FDB">
        <w:t xml:space="preserve">  allows  the buffer synchronization between data calculated on faster periodic loop time(125 micro seconds)  and are  read by slower periodic run time (</w:t>
      </w:r>
      <w:proofErr w:type="spellStart"/>
      <w:r w:rsidR="001D6FDB">
        <w:t>ie</w:t>
      </w:r>
      <w:proofErr w:type="spellEnd"/>
      <w:r w:rsidR="001D6FDB">
        <w:t xml:space="preserve"> 2ms)   </w:t>
      </w:r>
    </w:p>
    <w:p w:rsidR="0060211F" w:rsidRDefault="0060211F" w:rsidP="0060211F">
      <w:pPr>
        <w:pStyle w:val="Heading4"/>
      </w:pPr>
      <w:r>
        <w:t>Program Flow Start</w:t>
      </w:r>
    </w:p>
    <w:p w:rsidR="0060211F" w:rsidRDefault="0060211F" w:rsidP="0060211F">
      <w:r>
        <w:t>N/A</w:t>
      </w:r>
    </w:p>
    <w:p w:rsidR="0060211F" w:rsidRPr="00074530" w:rsidRDefault="0060211F" w:rsidP="0060211F">
      <w:pPr>
        <w:pStyle w:val="Heading4"/>
      </w:pPr>
      <w:r>
        <w:t>Store Module Inputs to Local copies</w:t>
      </w:r>
    </w:p>
    <w:p w:rsidR="009D5158" w:rsidRDefault="009D5158" w:rsidP="009D5158">
      <w:pPr>
        <w:spacing w:after="0" w:line="240" w:lineRule="auto"/>
      </w:pPr>
    </w:p>
    <w:p w:rsidR="005C6DC8" w:rsidRDefault="005C6DC8" w:rsidP="009D5158">
      <w:pPr>
        <w:spacing w:after="0" w:line="240" w:lineRule="auto"/>
      </w:pPr>
      <w:r w:rsidRPr="005C6DC8">
        <w:t>DataAccessBfr_Cnt_T_u16 =</w:t>
      </w:r>
      <w:r w:rsidR="005726DE">
        <w:t>FastDataAccessBufIndex</w:t>
      </w:r>
      <w:r w:rsidRPr="005C6DC8">
        <w:t>_Cnt_M_u16</w:t>
      </w:r>
    </w:p>
    <w:p w:rsidR="009D5158" w:rsidRDefault="009D5158" w:rsidP="009D5158">
      <w:pPr>
        <w:spacing w:after="0" w:line="240" w:lineRule="auto"/>
      </w:pPr>
      <w:r>
        <w:t>MtrCntrl_Read_MtrElecPol_Cnt_</w:t>
      </w:r>
      <w:proofErr w:type="gramStart"/>
      <w:r>
        <w:t>s8(</w:t>
      </w:r>
      <w:proofErr w:type="gramEnd"/>
      <w:r>
        <w:t>&amp;MtrElecPol_Cnt_T_s8)</w:t>
      </w:r>
    </w:p>
    <w:p w:rsidR="009D5158" w:rsidRDefault="009D5158" w:rsidP="009D5158">
      <w:pPr>
        <w:spacing w:after="0" w:line="240" w:lineRule="auto"/>
      </w:pPr>
      <w:r>
        <w:t>MtrCntrl_Read_MtrPosElec_Rev_</w:t>
      </w:r>
      <w:proofErr w:type="gramStart"/>
      <w:r>
        <w:t>u0p16(</w:t>
      </w:r>
      <w:proofErr w:type="gramEnd"/>
      <w:r>
        <w:t>&amp;MtrPosElec_Rev_T_u0p16)</w:t>
      </w:r>
    </w:p>
    <w:p w:rsidR="009D5158" w:rsidRDefault="009D5158" w:rsidP="009D5158">
      <w:pPr>
        <w:spacing w:after="0" w:line="240" w:lineRule="auto"/>
      </w:pPr>
      <w:r>
        <w:t>MtrPosComputDelay_Rad_T_f32=MtrPosComputationDelay_Rad_M_</w:t>
      </w:r>
      <w:proofErr w:type="gramStart"/>
      <w:r>
        <w:t>f32[</w:t>
      </w:r>
      <w:proofErr w:type="gramEnd"/>
      <w:r>
        <w:t>DataAccessBfr_Cnt_T_u16]</w:t>
      </w:r>
    </w:p>
    <w:p w:rsidR="009D5158" w:rsidRDefault="009D5158" w:rsidP="009D5158">
      <w:pPr>
        <w:spacing w:after="0" w:line="240" w:lineRule="auto"/>
      </w:pPr>
      <w:r>
        <w:t>EstKe_VpRadpS_T_f32= MtrEstKe_VpRadpS_M_</w:t>
      </w:r>
      <w:proofErr w:type="gramStart"/>
      <w:r>
        <w:t>f32[</w:t>
      </w:r>
      <w:proofErr w:type="gramEnd"/>
      <w:r>
        <w:t>DataAccessBfr_Cnt_T_u16]</w:t>
      </w:r>
    </w:p>
    <w:p w:rsidR="0060211F" w:rsidRDefault="009D5158" w:rsidP="009D5158">
      <w:pPr>
        <w:spacing w:after="0" w:line="240" w:lineRule="auto"/>
      </w:pPr>
      <w:r>
        <w:t>MtrCurrQax6Mag_Amp_T_f32 =MtrCurrQax6Mag_Amp_M_</w:t>
      </w:r>
      <w:proofErr w:type="gramStart"/>
      <w:r>
        <w:t>f32[</w:t>
      </w:r>
      <w:proofErr w:type="gramEnd"/>
      <w:r>
        <w:t xml:space="preserve">DataAccessBfr_Cnt_T_u16] </w:t>
      </w:r>
      <w:bookmarkStart w:id="53" w:name="OLE_LINK15"/>
      <w:bookmarkStart w:id="54" w:name="OLE_LINK16"/>
      <w:r>
        <w:t xml:space="preserve">MtrCurrQax12Mag_Amp_T_f32=MtrCurrQax12Mag_Amp_M_f32[DataAccessBfr_Cnt_T_u16]  MtrCurrQax6Ph_Rad_T_f32  =MtrCurrQax6Ph_Rad_M_f32[DataAccessBfr_Cnt_T_u16] </w:t>
      </w:r>
      <w:bookmarkEnd w:id="53"/>
      <w:bookmarkEnd w:id="54"/>
      <w:r>
        <w:t xml:space="preserve">MtrCurrQax12Ph_Rad_T_f32 =MtrCurrQax12Ph_Rad_M_f32[DataAccessBfr_Cnt_T_u16] </w:t>
      </w:r>
    </w:p>
    <w:p w:rsidR="0060211F" w:rsidRDefault="007A6B94" w:rsidP="007A6B94">
      <w:r>
        <w:t>MtrCurrQax18Mag_Amp_T_f32=MtrCurrQax18Mag_Amp_M_</w:t>
      </w:r>
      <w:proofErr w:type="gramStart"/>
      <w:r>
        <w:t>f32[</w:t>
      </w:r>
      <w:proofErr w:type="gramEnd"/>
      <w:r>
        <w:t>DataAccessBfr_Cnt_T_u16]  MtrCurrQax18Ph_Rad_T_f32  =MtrCurrQax18Ph_Rad_M_f32[DataAccessBfr_Cnt_T_u16]</w:t>
      </w: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60211F" w:rsidP="0060211F">
      <w:pPr>
        <w:jc w:val="center"/>
      </w:pPr>
    </w:p>
    <w:p w:rsidR="0060211F" w:rsidRDefault="00010EFA" w:rsidP="0060211F">
      <w:pPr>
        <w:jc w:val="center"/>
      </w:pPr>
      <w:r>
        <w:object w:dxaOrig="10685" w:dyaOrig="16099">
          <v:shape id="_x0000_i1031" type="#_x0000_t75" style="width:429.5pt;height:581.95pt" o:ole="">
            <v:imagedata r:id="rId22" o:title=""/>
          </v:shape>
          <o:OLEObject Type="Embed" ProgID="Visio.Drawing.11" ShapeID="_x0000_i1031" DrawAspect="Content" ObjectID="_1445335909" r:id="rId23"/>
        </w:object>
      </w:r>
    </w:p>
    <w:p w:rsidR="00D9659E" w:rsidRDefault="00EF4187" w:rsidP="0060211F">
      <w:pPr>
        <w:jc w:val="center"/>
      </w:pPr>
      <w:r>
        <w:object w:dxaOrig="10512" w:dyaOrig="6948">
          <v:shape id="_x0000_i1032" type="#_x0000_t75" style="width:430.5pt;height:284.5pt" o:ole="">
            <v:imagedata r:id="rId24" o:title=""/>
          </v:shape>
          <o:OLEObject Type="Embed" ProgID="Visio.Drawing.11" ShapeID="_x0000_i1032" DrawAspect="Content" ObjectID="_1445335910" r:id="rId25"/>
        </w:object>
      </w: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4D6E60" w:rsidRDefault="004D6E60" w:rsidP="0060211F">
      <w:pPr>
        <w:jc w:val="center"/>
      </w:pPr>
    </w:p>
    <w:p w:rsidR="00CD315D" w:rsidRDefault="00CD315D" w:rsidP="00CD315D">
      <w:pPr>
        <w:pStyle w:val="Heading4"/>
        <w:numPr>
          <w:ilvl w:val="0"/>
          <w:numId w:val="0"/>
        </w:numPr>
        <w:ind w:left="864" w:hanging="864"/>
      </w:pPr>
    </w:p>
    <w:p w:rsidR="0060211F" w:rsidRDefault="0060211F" w:rsidP="0060211F">
      <w:pPr>
        <w:pStyle w:val="Heading4"/>
      </w:pPr>
      <w:r>
        <w:t xml:space="preserve">Store Local copy of outputs into Module Outputs </w:t>
      </w:r>
    </w:p>
    <w:p w:rsidR="0060211F" w:rsidRDefault="0060211F" w:rsidP="0060211F">
      <w:r>
        <w:t>None</w:t>
      </w:r>
    </w:p>
    <w:p w:rsidR="0060211F" w:rsidRDefault="0060211F" w:rsidP="0060211F">
      <w:pPr>
        <w:pStyle w:val="Heading4"/>
      </w:pPr>
      <w:r>
        <w:t>Program Flow End</w:t>
      </w:r>
    </w:p>
    <w:p w:rsidR="00950C31" w:rsidRPr="00950C31" w:rsidRDefault="0065658B" w:rsidP="00950C31">
      <w:r>
        <w:t>None</w:t>
      </w:r>
    </w:p>
    <w:p w:rsidR="0060211F" w:rsidRDefault="0060211F" w:rsidP="0060211F"/>
    <w:p w:rsidR="00FE5605" w:rsidRDefault="00FE5605" w:rsidP="00FE5605"/>
    <w:p w:rsidR="00FE5605" w:rsidRDefault="00FE5605" w:rsidP="00FE5605">
      <w:pPr>
        <w:pStyle w:val="Heading2"/>
        <w:pageBreakBefore/>
      </w:pPr>
      <w:r>
        <w:lastRenderedPageBreak/>
        <w:t>Fault Recovery Functions</w:t>
      </w:r>
    </w:p>
    <w:p w:rsidR="00FE5605" w:rsidRDefault="00FE5605" w:rsidP="00FE5605">
      <w:r>
        <w:t>None</w:t>
      </w:r>
    </w:p>
    <w:p w:rsidR="00FE5605" w:rsidRDefault="00FE5605" w:rsidP="00FE5605">
      <w:pPr>
        <w:pStyle w:val="Heading2"/>
      </w:pPr>
      <w:r>
        <w:t>Shutdown Functions</w:t>
      </w:r>
    </w:p>
    <w:p w:rsidR="00FE5605" w:rsidRDefault="00FE5605" w:rsidP="00FE5605">
      <w:r>
        <w:t>None</w:t>
      </w:r>
    </w:p>
    <w:p w:rsidR="00FE5605" w:rsidRDefault="00FE5605" w:rsidP="00FE5605">
      <w:pPr>
        <w:pStyle w:val="Heading2"/>
      </w:pPr>
      <w:r>
        <w:t>Interrupt Functions</w:t>
      </w:r>
    </w:p>
    <w:p w:rsidR="00967324" w:rsidRPr="00967324" w:rsidRDefault="00967324" w:rsidP="00967324">
      <w:r>
        <w:t>None</w:t>
      </w:r>
    </w:p>
    <w:p w:rsidR="00FE5605" w:rsidRDefault="00FE5605" w:rsidP="00967324">
      <w:pPr>
        <w:pStyle w:val="Heading2"/>
        <w:pageBreakBefore/>
      </w:pPr>
      <w:r>
        <w:lastRenderedPageBreak/>
        <w:t>Serial Communication Functions</w:t>
      </w:r>
    </w:p>
    <w:p w:rsidR="00FE5605" w:rsidRDefault="00FE5605" w:rsidP="00FE5605"/>
    <w:p w:rsidR="00806F90" w:rsidRDefault="00806F90" w:rsidP="00806F90">
      <w:pPr>
        <w:pStyle w:val="Heading3"/>
      </w:pPr>
      <w:r>
        <w:t xml:space="preserve">SComm: </w:t>
      </w:r>
      <w:r w:rsidR="00B41868">
        <w:t>TrqCanc</w:t>
      </w:r>
      <w:r w:rsidRPr="00806F90">
        <w:t>_Scom_ReadCogTrqCal</w:t>
      </w:r>
    </w:p>
    <w:p w:rsidR="00532272" w:rsidRPr="00532272" w:rsidRDefault="00532272" w:rsidP="00532272">
      <w:r>
        <w:t xml:space="preserve"> </w:t>
      </w:r>
    </w:p>
    <w:p w:rsidR="00806F90" w:rsidRDefault="00806F90" w:rsidP="00806F90">
      <w:pPr>
        <w:pStyle w:val="Heading4"/>
      </w:pPr>
      <w:r>
        <w:t>Design Rationale</w:t>
      </w:r>
    </w:p>
    <w:p w:rsidR="00532272" w:rsidRDefault="00532272" w:rsidP="00532272">
      <w:r>
        <w:t xml:space="preserve"> #ifdef RTE_PTR2ARRAYBASETYPE_PASSING</w:t>
      </w:r>
    </w:p>
    <w:p w:rsidR="00532272" w:rsidRDefault="00532272" w:rsidP="00532272">
      <w:r>
        <w:t>FUNC(void, RTE_AP_</w:t>
      </w:r>
      <w:r w:rsidR="00B41868">
        <w:t>TRQCANC</w:t>
      </w:r>
      <w:r>
        <w:t xml:space="preserve">_APPL_CODE) </w:t>
      </w:r>
      <w:r w:rsidR="00B41868">
        <w:t>TrqCanc</w:t>
      </w:r>
      <w:r>
        <w:t>_Scom_ReadCogTrqCal(P2VAR(UInt16, AUTOMATIC, RTE_AP_</w:t>
      </w:r>
      <w:r w:rsidR="00B41868">
        <w:t>TRQCANC</w:t>
      </w:r>
      <w:r>
        <w:t>_APPL_VAR) CogTrqCalPtr, UInt16 ID)</w:t>
      </w:r>
    </w:p>
    <w:p w:rsidR="00532272" w:rsidRDefault="00532272" w:rsidP="00532272">
      <w:r>
        <w:t>#else</w:t>
      </w:r>
    </w:p>
    <w:p w:rsidR="00532272" w:rsidRDefault="00532272" w:rsidP="00532272">
      <w:r>
        <w:t>FUNC(void, RTE_AP_</w:t>
      </w:r>
      <w:r w:rsidR="00B41868">
        <w:t>TRQCANC</w:t>
      </w:r>
      <w:r>
        <w:t xml:space="preserve">_APPL_CODE) </w:t>
      </w:r>
      <w:r w:rsidR="00B41868">
        <w:t>TrqCanc</w:t>
      </w:r>
      <w:r>
        <w:t>_Scom_ReadCogTrqCal(P2VAR(CoggingCancTrq, AUTOMATIC, RTE_AP_</w:t>
      </w:r>
      <w:r w:rsidR="00B41868">
        <w:t>TRQCANC</w:t>
      </w:r>
      <w:r>
        <w:t>_APPL_VAR) CogTrqCalPtr, UInt16 ID)</w:t>
      </w:r>
    </w:p>
    <w:p w:rsidR="00806F90" w:rsidRDefault="00532272" w:rsidP="00532272">
      <w:r>
        <w:t>#endif</w:t>
      </w:r>
    </w:p>
    <w:p w:rsidR="00806F90" w:rsidRDefault="00806F90" w:rsidP="00806F90">
      <w:pPr>
        <w:pStyle w:val="Heading4"/>
      </w:pPr>
      <w:r>
        <w:t>Program Flow Start</w:t>
      </w:r>
    </w:p>
    <w:p w:rsidR="00806F90" w:rsidRDefault="00806F90" w:rsidP="00806F90">
      <w:r>
        <w:t>None</w:t>
      </w:r>
    </w:p>
    <w:p w:rsidR="00806F90" w:rsidRDefault="00806F90" w:rsidP="00806F90">
      <w:pPr>
        <w:pStyle w:val="Heading4"/>
      </w:pPr>
      <w:r>
        <w:t>Store Module Inputs to Local copies</w:t>
      </w:r>
    </w:p>
    <w:p w:rsidR="00806F90" w:rsidRPr="00806F90" w:rsidRDefault="00806F90" w:rsidP="00806F90">
      <w:r>
        <w:t>None</w:t>
      </w:r>
    </w:p>
    <w:p w:rsidR="00806F90" w:rsidRDefault="00806F90" w:rsidP="00806F90">
      <w:pPr>
        <w:pStyle w:val="Heading4"/>
      </w:pPr>
      <w:r>
        <w:t>Processing</w:t>
      </w:r>
    </w:p>
    <w:p w:rsidR="00967324" w:rsidRDefault="00967324" w:rsidP="00967324"/>
    <w:bookmarkStart w:id="55" w:name="_MON_1443869353"/>
    <w:bookmarkEnd w:id="55"/>
    <w:p w:rsidR="00900BB9" w:rsidRPr="00967324" w:rsidRDefault="008C6869" w:rsidP="00967324">
      <w:r>
        <w:object w:dxaOrig="7194" w:dyaOrig="7425">
          <v:shape id="_x0000_i1033" type="#_x0000_t75" style="width:5in;height:232.9pt" o:ole="">
            <v:imagedata r:id="rId26" o:title=""/>
          </v:shape>
          <o:OLEObject Type="Embed" ProgID="Visio.Drawing.11" ShapeID="_x0000_i1033" DrawAspect="Content" ObjectID="_1445335911" r:id="rId27"/>
        </w:object>
      </w:r>
    </w:p>
    <w:p w:rsidR="00806F90" w:rsidRDefault="00806F90" w:rsidP="00806F90">
      <w:pPr>
        <w:pStyle w:val="Heading4"/>
      </w:pPr>
      <w:r>
        <w:t>Store Local copy of outputs into Module Outputs</w:t>
      </w:r>
    </w:p>
    <w:p w:rsidR="00967324" w:rsidRDefault="00967324" w:rsidP="00967324">
      <w:r>
        <w:t>None</w:t>
      </w:r>
    </w:p>
    <w:p w:rsidR="00967324" w:rsidRDefault="00967324" w:rsidP="00806F90">
      <w:pPr>
        <w:rPr>
          <w:rFonts w:ascii="Arial" w:eastAsia="Times New Roman" w:hAnsi="Arial" w:cs="Times New Roman"/>
          <w:b/>
          <w:sz w:val="24"/>
          <w:szCs w:val="20"/>
        </w:rPr>
      </w:pPr>
      <w:r w:rsidRPr="00967324">
        <w:rPr>
          <w:rFonts w:ascii="Arial" w:eastAsia="Times New Roman" w:hAnsi="Arial" w:cs="Times New Roman"/>
          <w:b/>
          <w:sz w:val="24"/>
          <w:szCs w:val="20"/>
        </w:rPr>
        <w:t>Program Flow End</w:t>
      </w:r>
    </w:p>
    <w:p w:rsidR="00806F90" w:rsidRDefault="00806F90" w:rsidP="00806F90">
      <w:r>
        <w:t>None</w:t>
      </w:r>
    </w:p>
    <w:p w:rsidR="00806F90" w:rsidRDefault="00806F90" w:rsidP="00806F90"/>
    <w:p w:rsidR="00806F90" w:rsidRDefault="00806F90" w:rsidP="00806F90">
      <w:pPr>
        <w:pStyle w:val="Heading3"/>
      </w:pPr>
      <w:r>
        <w:t xml:space="preserve">SComm: </w:t>
      </w:r>
      <w:r w:rsidR="00B41868">
        <w:t>TrqCanc</w:t>
      </w:r>
      <w:r w:rsidR="00967324" w:rsidRPr="00967324">
        <w:t>_Scom_SetCogTrqCal</w:t>
      </w:r>
    </w:p>
    <w:p w:rsidR="00532272" w:rsidRDefault="00806F90" w:rsidP="00532272">
      <w:pPr>
        <w:pStyle w:val="Heading4"/>
      </w:pPr>
      <w:r>
        <w:t>Design Rationale</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1"/>
        <w:gridCol w:w="3735"/>
        <w:gridCol w:w="1052"/>
        <w:gridCol w:w="820"/>
        <w:gridCol w:w="750"/>
        <w:gridCol w:w="600"/>
      </w:tblGrid>
      <w:tr w:rsidR="00D80DF5" w:rsidTr="008C6869">
        <w:tc>
          <w:tcPr>
            <w:tcW w:w="1981" w:type="dxa"/>
          </w:tcPr>
          <w:p w:rsidR="00D80DF5" w:rsidRDefault="00D80DF5" w:rsidP="008C6869">
            <w:pPr>
              <w:spacing w:before="60"/>
              <w:rPr>
                <w:rFonts w:ascii="Arial" w:hAnsi="Arial" w:cs="Arial"/>
                <w:b/>
                <w:bCs/>
                <w:sz w:val="16"/>
              </w:rPr>
            </w:pPr>
            <w:r>
              <w:rPr>
                <w:rFonts w:ascii="Arial" w:hAnsi="Arial" w:cs="Arial"/>
                <w:b/>
                <w:bCs/>
                <w:sz w:val="16"/>
              </w:rPr>
              <w:t>Function Name</w:t>
            </w:r>
          </w:p>
        </w:tc>
        <w:tc>
          <w:tcPr>
            <w:tcW w:w="3735" w:type="dxa"/>
          </w:tcPr>
          <w:p w:rsidR="00D80DF5" w:rsidRDefault="00D80DF5" w:rsidP="008C6869">
            <w:pPr>
              <w:spacing w:before="60"/>
              <w:rPr>
                <w:b/>
              </w:rPr>
            </w:pPr>
            <w:proofErr w:type="spellStart"/>
            <w:r w:rsidRPr="00DC35A2">
              <w:rPr>
                <w:rFonts w:ascii="Arial" w:hAnsi="Arial" w:cs="Arial"/>
                <w:sz w:val="16"/>
              </w:rPr>
              <w:t>CoggingTrqTableUpdate</w:t>
            </w:r>
            <w:proofErr w:type="spellEnd"/>
          </w:p>
        </w:tc>
        <w:tc>
          <w:tcPr>
            <w:tcW w:w="1052" w:type="dxa"/>
          </w:tcPr>
          <w:p w:rsidR="00D80DF5" w:rsidRDefault="00D80DF5" w:rsidP="008C6869">
            <w:pPr>
              <w:spacing w:before="60"/>
              <w:rPr>
                <w:rFonts w:ascii="Arial" w:hAnsi="Arial" w:cs="Arial"/>
                <w:sz w:val="16"/>
              </w:rPr>
            </w:pPr>
            <w:r>
              <w:rPr>
                <w:rFonts w:ascii="Arial" w:hAnsi="Arial" w:cs="Arial"/>
                <w:sz w:val="16"/>
              </w:rPr>
              <w:t>Type</w:t>
            </w:r>
          </w:p>
        </w:tc>
        <w:tc>
          <w:tcPr>
            <w:tcW w:w="820" w:type="dxa"/>
          </w:tcPr>
          <w:p w:rsidR="00D80DF5" w:rsidRDefault="00D80DF5" w:rsidP="008C6869">
            <w:pPr>
              <w:spacing w:before="60"/>
              <w:rPr>
                <w:rFonts w:ascii="Arial" w:hAnsi="Arial" w:cs="Arial"/>
                <w:sz w:val="16"/>
              </w:rPr>
            </w:pPr>
            <w:r>
              <w:rPr>
                <w:rFonts w:ascii="Arial" w:hAnsi="Arial" w:cs="Arial"/>
                <w:sz w:val="16"/>
              </w:rPr>
              <w:t>Min</w:t>
            </w:r>
          </w:p>
        </w:tc>
        <w:tc>
          <w:tcPr>
            <w:tcW w:w="750" w:type="dxa"/>
          </w:tcPr>
          <w:p w:rsidR="00D80DF5" w:rsidRDefault="00D80DF5" w:rsidP="008C6869">
            <w:pPr>
              <w:spacing w:before="60"/>
              <w:rPr>
                <w:rFonts w:ascii="Arial" w:hAnsi="Arial" w:cs="Arial"/>
                <w:sz w:val="16"/>
              </w:rPr>
            </w:pPr>
            <w:r>
              <w:rPr>
                <w:rFonts w:ascii="Arial" w:hAnsi="Arial" w:cs="Arial"/>
                <w:sz w:val="16"/>
              </w:rPr>
              <w:t>Max</w:t>
            </w:r>
          </w:p>
        </w:tc>
        <w:tc>
          <w:tcPr>
            <w:tcW w:w="600" w:type="dxa"/>
            <w:shd w:val="pct15" w:color="auto" w:fill="auto"/>
          </w:tcPr>
          <w:p w:rsidR="00D80DF5" w:rsidRDefault="00D80DF5" w:rsidP="008C6869">
            <w:pPr>
              <w:spacing w:before="60"/>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80DF5" w:rsidTr="008C6869">
        <w:tc>
          <w:tcPr>
            <w:tcW w:w="1981" w:type="dxa"/>
          </w:tcPr>
          <w:p w:rsidR="00D80DF5" w:rsidRDefault="00D80DF5" w:rsidP="008C6869">
            <w:pPr>
              <w:spacing w:before="60"/>
              <w:rPr>
                <w:rFonts w:ascii="Arial" w:hAnsi="Arial" w:cs="Arial"/>
                <w:b/>
                <w:bCs/>
                <w:sz w:val="16"/>
              </w:rPr>
            </w:pPr>
            <w:r>
              <w:rPr>
                <w:rFonts w:ascii="Arial" w:hAnsi="Arial" w:cs="Arial"/>
                <w:b/>
                <w:bCs/>
                <w:sz w:val="16"/>
              </w:rPr>
              <w:t xml:space="preserve">Arguments Passed </w:t>
            </w:r>
          </w:p>
        </w:tc>
        <w:tc>
          <w:tcPr>
            <w:tcW w:w="3735" w:type="dxa"/>
          </w:tcPr>
          <w:p w:rsidR="00D80DF5" w:rsidRPr="00DC35A2" w:rsidRDefault="00D80DF5" w:rsidP="008C6869">
            <w:pPr>
              <w:spacing w:before="60"/>
              <w:rPr>
                <w:rFonts w:ascii="Arial" w:hAnsi="Arial" w:cs="Arial"/>
                <w:sz w:val="16"/>
              </w:rPr>
            </w:pPr>
            <w:r>
              <w:rPr>
                <w:b/>
              </w:rPr>
              <w:t>*</w:t>
            </w:r>
            <w:proofErr w:type="spellStart"/>
            <w:r w:rsidRPr="00532272">
              <w:rPr>
                <w:b/>
              </w:rPr>
              <w:t>CogTrqCalPtr</w:t>
            </w:r>
            <w:proofErr w:type="spellEnd"/>
          </w:p>
        </w:tc>
        <w:tc>
          <w:tcPr>
            <w:tcW w:w="1052" w:type="dxa"/>
          </w:tcPr>
          <w:p w:rsidR="00D80DF5" w:rsidRDefault="00D80DF5" w:rsidP="008C6869">
            <w:pPr>
              <w:spacing w:before="60"/>
              <w:rPr>
                <w:rFonts w:ascii="Arial" w:hAnsi="Arial" w:cs="Arial"/>
                <w:sz w:val="16"/>
              </w:rPr>
            </w:pPr>
            <w:r>
              <w:rPr>
                <w:rFonts w:ascii="Arial" w:hAnsi="Arial" w:cs="Arial"/>
                <w:sz w:val="16"/>
              </w:rPr>
              <w:t>Sint16</w:t>
            </w:r>
          </w:p>
        </w:tc>
        <w:tc>
          <w:tcPr>
            <w:tcW w:w="820" w:type="dxa"/>
          </w:tcPr>
          <w:p w:rsidR="00D80DF5" w:rsidRDefault="00D80DF5" w:rsidP="008C6869">
            <w:pPr>
              <w:spacing w:before="60"/>
              <w:rPr>
                <w:rFonts w:ascii="Arial" w:hAnsi="Arial" w:cs="Arial"/>
                <w:sz w:val="16"/>
              </w:rPr>
            </w:pPr>
            <w:r>
              <w:rPr>
                <w:rFonts w:ascii="Arial" w:hAnsi="Arial" w:cs="Arial"/>
                <w:sz w:val="16"/>
              </w:rPr>
              <w:t>-1</w:t>
            </w:r>
          </w:p>
        </w:tc>
        <w:tc>
          <w:tcPr>
            <w:tcW w:w="750" w:type="dxa"/>
          </w:tcPr>
          <w:p w:rsidR="00D80DF5" w:rsidRDefault="00D80DF5" w:rsidP="008C6869">
            <w:pPr>
              <w:spacing w:before="60"/>
              <w:rPr>
                <w:rFonts w:ascii="Arial" w:hAnsi="Arial" w:cs="Arial"/>
                <w:sz w:val="16"/>
              </w:rPr>
            </w:pPr>
            <w:r>
              <w:rPr>
                <w:rFonts w:ascii="Arial" w:hAnsi="Arial" w:cs="Arial"/>
                <w:sz w:val="16"/>
              </w:rPr>
              <w:t>1</w:t>
            </w:r>
          </w:p>
        </w:tc>
        <w:tc>
          <w:tcPr>
            <w:tcW w:w="600" w:type="dxa"/>
            <w:shd w:val="pct15" w:color="auto" w:fill="auto"/>
          </w:tcPr>
          <w:p w:rsidR="00D80DF5" w:rsidRDefault="00D80DF5" w:rsidP="008C6869">
            <w:pPr>
              <w:spacing w:before="60"/>
              <w:rPr>
                <w:rFonts w:ascii="Arial" w:hAnsi="Arial" w:cs="Arial"/>
                <w:sz w:val="16"/>
              </w:rPr>
            </w:pPr>
          </w:p>
        </w:tc>
      </w:tr>
      <w:tr w:rsidR="00D80DF5" w:rsidTr="008C6869">
        <w:tc>
          <w:tcPr>
            <w:tcW w:w="1981" w:type="dxa"/>
          </w:tcPr>
          <w:p w:rsidR="00D80DF5" w:rsidRDefault="00D80DF5" w:rsidP="008C6869">
            <w:pPr>
              <w:spacing w:before="60"/>
              <w:rPr>
                <w:rFonts w:ascii="Arial" w:hAnsi="Arial" w:cs="Arial"/>
                <w:b/>
                <w:bCs/>
                <w:sz w:val="16"/>
              </w:rPr>
            </w:pPr>
          </w:p>
        </w:tc>
        <w:tc>
          <w:tcPr>
            <w:tcW w:w="3735" w:type="dxa"/>
          </w:tcPr>
          <w:p w:rsidR="00D80DF5" w:rsidRPr="00532272" w:rsidRDefault="00D80DF5" w:rsidP="008C6869">
            <w:pPr>
              <w:spacing w:before="60"/>
              <w:rPr>
                <w:b/>
              </w:rPr>
            </w:pPr>
            <w:r w:rsidRPr="00532272">
              <w:rPr>
                <w:b/>
              </w:rPr>
              <w:t>ID</w:t>
            </w:r>
          </w:p>
        </w:tc>
        <w:tc>
          <w:tcPr>
            <w:tcW w:w="1052" w:type="dxa"/>
          </w:tcPr>
          <w:p w:rsidR="00D80DF5" w:rsidRDefault="00D80DF5" w:rsidP="008C6869">
            <w:pPr>
              <w:spacing w:before="60"/>
              <w:rPr>
                <w:rFonts w:ascii="Arial" w:hAnsi="Arial" w:cs="Arial"/>
                <w:sz w:val="16"/>
              </w:rPr>
            </w:pPr>
            <w:r>
              <w:rPr>
                <w:rFonts w:ascii="Arial" w:hAnsi="Arial" w:cs="Arial"/>
                <w:sz w:val="16"/>
              </w:rPr>
              <w:t>Unit16</w:t>
            </w:r>
          </w:p>
        </w:tc>
        <w:tc>
          <w:tcPr>
            <w:tcW w:w="820" w:type="dxa"/>
          </w:tcPr>
          <w:p w:rsidR="00D80DF5" w:rsidRDefault="00D80DF5" w:rsidP="008C6869">
            <w:pPr>
              <w:spacing w:before="60"/>
              <w:rPr>
                <w:rFonts w:ascii="Arial" w:hAnsi="Arial" w:cs="Arial"/>
                <w:sz w:val="16"/>
              </w:rPr>
            </w:pPr>
            <w:r>
              <w:rPr>
                <w:rFonts w:ascii="Arial" w:hAnsi="Arial" w:cs="Arial"/>
                <w:sz w:val="16"/>
              </w:rPr>
              <w:t>0</w:t>
            </w:r>
          </w:p>
        </w:tc>
        <w:tc>
          <w:tcPr>
            <w:tcW w:w="750" w:type="dxa"/>
          </w:tcPr>
          <w:p w:rsidR="00D80DF5" w:rsidRDefault="00D80DF5" w:rsidP="008C6869">
            <w:pPr>
              <w:spacing w:before="60"/>
              <w:rPr>
                <w:rFonts w:ascii="Arial" w:hAnsi="Arial" w:cs="Arial"/>
                <w:sz w:val="16"/>
              </w:rPr>
            </w:pPr>
            <w:r>
              <w:rPr>
                <w:rFonts w:ascii="Arial" w:hAnsi="Arial" w:cs="Arial"/>
                <w:sz w:val="16"/>
              </w:rPr>
              <w:t>4</w:t>
            </w:r>
          </w:p>
        </w:tc>
        <w:tc>
          <w:tcPr>
            <w:tcW w:w="600" w:type="dxa"/>
            <w:shd w:val="pct15" w:color="auto" w:fill="auto"/>
          </w:tcPr>
          <w:p w:rsidR="00D80DF5" w:rsidRDefault="00D80DF5" w:rsidP="008C6869">
            <w:pPr>
              <w:spacing w:before="60"/>
              <w:rPr>
                <w:rFonts w:ascii="Arial" w:hAnsi="Arial" w:cs="Arial"/>
                <w:sz w:val="16"/>
              </w:rPr>
            </w:pPr>
          </w:p>
        </w:tc>
      </w:tr>
      <w:tr w:rsidR="00D80DF5" w:rsidTr="008C6869">
        <w:tc>
          <w:tcPr>
            <w:tcW w:w="1981" w:type="dxa"/>
          </w:tcPr>
          <w:p w:rsidR="00D80DF5" w:rsidRDefault="00D80DF5" w:rsidP="008C6869">
            <w:pPr>
              <w:spacing w:before="60"/>
              <w:rPr>
                <w:rFonts w:ascii="Arial" w:hAnsi="Arial" w:cs="Arial"/>
                <w:b/>
                <w:bCs/>
                <w:sz w:val="16"/>
              </w:rPr>
            </w:pPr>
            <w:r>
              <w:rPr>
                <w:rFonts w:ascii="Arial" w:hAnsi="Arial" w:cs="Arial"/>
                <w:b/>
                <w:bCs/>
                <w:sz w:val="16"/>
              </w:rPr>
              <w:t>Return Value</w:t>
            </w:r>
          </w:p>
        </w:tc>
        <w:tc>
          <w:tcPr>
            <w:tcW w:w="3735" w:type="dxa"/>
          </w:tcPr>
          <w:p w:rsidR="00D80DF5" w:rsidRDefault="00D80DF5" w:rsidP="008C6869">
            <w:pPr>
              <w:spacing w:before="60"/>
              <w:rPr>
                <w:rFonts w:ascii="Arial" w:hAnsi="Arial" w:cs="Arial"/>
                <w:sz w:val="16"/>
              </w:rPr>
            </w:pPr>
            <w:r>
              <w:rPr>
                <w:rFonts w:ascii="Arial" w:hAnsi="Arial" w:cs="Arial"/>
                <w:sz w:val="16"/>
              </w:rPr>
              <w:t>None</w:t>
            </w:r>
          </w:p>
        </w:tc>
        <w:tc>
          <w:tcPr>
            <w:tcW w:w="1052" w:type="dxa"/>
          </w:tcPr>
          <w:p w:rsidR="00D80DF5" w:rsidRDefault="00D80DF5" w:rsidP="008C6869">
            <w:pPr>
              <w:spacing w:before="60"/>
              <w:rPr>
                <w:rFonts w:ascii="Arial" w:hAnsi="Arial" w:cs="Arial"/>
                <w:sz w:val="16"/>
              </w:rPr>
            </w:pPr>
          </w:p>
        </w:tc>
        <w:tc>
          <w:tcPr>
            <w:tcW w:w="820" w:type="dxa"/>
          </w:tcPr>
          <w:p w:rsidR="00D80DF5" w:rsidRDefault="00D80DF5" w:rsidP="008C6869">
            <w:pPr>
              <w:spacing w:before="60"/>
              <w:rPr>
                <w:rFonts w:ascii="Arial" w:hAnsi="Arial" w:cs="Arial"/>
                <w:sz w:val="16"/>
              </w:rPr>
            </w:pPr>
          </w:p>
        </w:tc>
        <w:tc>
          <w:tcPr>
            <w:tcW w:w="750" w:type="dxa"/>
          </w:tcPr>
          <w:p w:rsidR="00D80DF5" w:rsidRDefault="00D80DF5" w:rsidP="008C6869">
            <w:pPr>
              <w:spacing w:before="60"/>
              <w:rPr>
                <w:rFonts w:ascii="Arial" w:hAnsi="Arial" w:cs="Arial"/>
                <w:sz w:val="16"/>
              </w:rPr>
            </w:pPr>
          </w:p>
        </w:tc>
        <w:tc>
          <w:tcPr>
            <w:tcW w:w="600" w:type="dxa"/>
          </w:tcPr>
          <w:p w:rsidR="00D80DF5" w:rsidRDefault="00D80DF5" w:rsidP="008C6869">
            <w:pPr>
              <w:spacing w:before="60"/>
              <w:rPr>
                <w:rFonts w:ascii="Arial" w:hAnsi="Arial" w:cs="Arial"/>
                <w:sz w:val="16"/>
              </w:rPr>
            </w:pPr>
          </w:p>
        </w:tc>
      </w:tr>
    </w:tbl>
    <w:p w:rsidR="00D80DF5" w:rsidRPr="00D80DF5" w:rsidRDefault="00D80DF5" w:rsidP="00D80DF5"/>
    <w:p w:rsidR="00532272" w:rsidRPr="00532272" w:rsidRDefault="00532272" w:rsidP="00532272">
      <w:pPr>
        <w:pStyle w:val="Heading4"/>
        <w:numPr>
          <w:ilvl w:val="0"/>
          <w:numId w:val="0"/>
        </w:numPr>
        <w:rPr>
          <w:rFonts w:asciiTheme="minorHAnsi" w:eastAsiaTheme="minorEastAsia" w:hAnsiTheme="minorHAnsi" w:cstheme="minorBidi"/>
          <w:b w:val="0"/>
          <w:sz w:val="22"/>
          <w:szCs w:val="22"/>
        </w:rPr>
      </w:pPr>
      <w:r w:rsidRPr="00532272">
        <w:rPr>
          <w:rFonts w:asciiTheme="minorHAnsi" w:eastAsiaTheme="minorEastAsia" w:hAnsiTheme="minorHAnsi" w:cstheme="minorBidi"/>
          <w:b w:val="0"/>
          <w:sz w:val="22"/>
          <w:szCs w:val="22"/>
        </w:rPr>
        <w:lastRenderedPageBreak/>
        <w:t>#ifdef RTE_PTR2ARRAYBASETYPE_PASSING</w:t>
      </w:r>
    </w:p>
    <w:p w:rsidR="00532272" w:rsidRPr="00532272" w:rsidRDefault="00532272" w:rsidP="00532272">
      <w:pPr>
        <w:pStyle w:val="Heading4"/>
        <w:numPr>
          <w:ilvl w:val="0"/>
          <w:numId w:val="0"/>
        </w:numPr>
        <w:rPr>
          <w:rFonts w:asciiTheme="minorHAnsi" w:eastAsiaTheme="minorEastAsia" w:hAnsiTheme="minorHAnsi" w:cstheme="minorBidi"/>
          <w:b w:val="0"/>
          <w:sz w:val="22"/>
          <w:szCs w:val="22"/>
        </w:rPr>
      </w:pPr>
      <w:r w:rsidRPr="00532272">
        <w:rPr>
          <w:rFonts w:asciiTheme="minorHAnsi" w:eastAsiaTheme="minorEastAsia" w:hAnsiTheme="minorHAnsi" w:cstheme="minorBidi"/>
          <w:b w:val="0"/>
          <w:sz w:val="22"/>
          <w:szCs w:val="22"/>
        </w:rPr>
        <w:t>FUNC(void, RTE_AP_</w:t>
      </w:r>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 xml:space="preserve">_APPL_CODE) </w:t>
      </w:r>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_Scom_SetCogTrqCal(P2CONST(UInt16, AUTOMATIC, RTE_AP_</w:t>
      </w:r>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 xml:space="preserve">_APPL_DATA) </w:t>
      </w:r>
      <w:bookmarkStart w:id="56" w:name="OLE_LINK24"/>
      <w:bookmarkStart w:id="57" w:name="OLE_LINK25"/>
      <w:r w:rsidRPr="00532272">
        <w:rPr>
          <w:rFonts w:asciiTheme="minorHAnsi" w:eastAsiaTheme="minorEastAsia" w:hAnsiTheme="minorHAnsi" w:cstheme="minorBidi"/>
          <w:b w:val="0"/>
          <w:sz w:val="22"/>
          <w:szCs w:val="22"/>
        </w:rPr>
        <w:t>CogTrqCalPtr</w:t>
      </w:r>
      <w:bookmarkEnd w:id="56"/>
      <w:bookmarkEnd w:id="57"/>
      <w:r w:rsidRPr="00532272">
        <w:rPr>
          <w:rFonts w:asciiTheme="minorHAnsi" w:eastAsiaTheme="minorEastAsia" w:hAnsiTheme="minorHAnsi" w:cstheme="minorBidi"/>
          <w:b w:val="0"/>
          <w:sz w:val="22"/>
          <w:szCs w:val="22"/>
        </w:rPr>
        <w:t xml:space="preserve">, UInt16 </w:t>
      </w:r>
      <w:bookmarkStart w:id="58" w:name="OLE_LINK27"/>
      <w:r w:rsidRPr="00532272">
        <w:rPr>
          <w:rFonts w:asciiTheme="minorHAnsi" w:eastAsiaTheme="minorEastAsia" w:hAnsiTheme="minorHAnsi" w:cstheme="minorBidi"/>
          <w:b w:val="0"/>
          <w:sz w:val="22"/>
          <w:szCs w:val="22"/>
        </w:rPr>
        <w:t>ID</w:t>
      </w:r>
      <w:bookmarkEnd w:id="58"/>
      <w:r w:rsidRPr="00532272">
        <w:rPr>
          <w:rFonts w:asciiTheme="minorHAnsi" w:eastAsiaTheme="minorEastAsia" w:hAnsiTheme="minorHAnsi" w:cstheme="minorBidi"/>
          <w:b w:val="0"/>
          <w:sz w:val="22"/>
          <w:szCs w:val="22"/>
        </w:rPr>
        <w:t>)</w:t>
      </w:r>
    </w:p>
    <w:p w:rsidR="00532272" w:rsidRPr="00532272" w:rsidRDefault="00532272" w:rsidP="00532272">
      <w:pPr>
        <w:pStyle w:val="Heading4"/>
        <w:numPr>
          <w:ilvl w:val="0"/>
          <w:numId w:val="0"/>
        </w:numPr>
        <w:rPr>
          <w:rFonts w:asciiTheme="minorHAnsi" w:eastAsiaTheme="minorEastAsia" w:hAnsiTheme="minorHAnsi" w:cstheme="minorBidi"/>
          <w:b w:val="0"/>
          <w:sz w:val="22"/>
          <w:szCs w:val="22"/>
        </w:rPr>
      </w:pPr>
      <w:r w:rsidRPr="00532272">
        <w:rPr>
          <w:rFonts w:asciiTheme="minorHAnsi" w:eastAsiaTheme="minorEastAsia" w:hAnsiTheme="minorHAnsi" w:cstheme="minorBidi"/>
          <w:b w:val="0"/>
          <w:sz w:val="22"/>
          <w:szCs w:val="22"/>
        </w:rPr>
        <w:t>#else</w:t>
      </w:r>
    </w:p>
    <w:p w:rsidR="00532272" w:rsidRDefault="00532272" w:rsidP="00532272">
      <w:pPr>
        <w:pStyle w:val="Heading4"/>
        <w:numPr>
          <w:ilvl w:val="0"/>
          <w:numId w:val="0"/>
        </w:numPr>
        <w:rPr>
          <w:rFonts w:asciiTheme="minorHAnsi" w:eastAsiaTheme="minorEastAsia" w:hAnsiTheme="minorHAnsi" w:cstheme="minorBidi"/>
          <w:b w:val="0"/>
          <w:sz w:val="22"/>
          <w:szCs w:val="22"/>
        </w:rPr>
      </w:pPr>
      <w:r w:rsidRPr="00532272">
        <w:rPr>
          <w:rFonts w:asciiTheme="minorHAnsi" w:eastAsiaTheme="minorEastAsia" w:hAnsiTheme="minorHAnsi" w:cstheme="minorBidi"/>
          <w:b w:val="0"/>
          <w:sz w:val="22"/>
          <w:szCs w:val="22"/>
        </w:rPr>
        <w:t>FUNC(void, RTE_AP_</w:t>
      </w:r>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 xml:space="preserve">_APPL_CODE) </w:t>
      </w:r>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_Scom_SetCogTrqCal(P2CONST(CoggingCancTrq, AUTOMATIC, RTE_AP_</w:t>
      </w:r>
      <w:r w:rsidR="00B41868">
        <w:rPr>
          <w:rFonts w:asciiTheme="minorHAnsi" w:eastAsiaTheme="minorEastAsia" w:hAnsiTheme="minorHAnsi" w:cstheme="minorBidi"/>
          <w:b w:val="0"/>
          <w:sz w:val="22"/>
          <w:szCs w:val="22"/>
        </w:rPr>
        <w:t>TRQCANC</w:t>
      </w:r>
      <w:r w:rsidRPr="00532272">
        <w:rPr>
          <w:rFonts w:asciiTheme="minorHAnsi" w:eastAsiaTheme="minorEastAsia" w:hAnsiTheme="minorHAnsi" w:cstheme="minorBidi"/>
          <w:b w:val="0"/>
          <w:sz w:val="22"/>
          <w:szCs w:val="22"/>
        </w:rPr>
        <w:t>_APPL_DATA) CogTrqCalPtr, UInt16 ID)</w:t>
      </w:r>
    </w:p>
    <w:p w:rsidR="00532272" w:rsidRPr="00532272" w:rsidRDefault="00532272" w:rsidP="00532272">
      <w:r w:rsidRPr="00532272">
        <w:t>#endif</w:t>
      </w:r>
    </w:p>
    <w:p w:rsidR="00806F90" w:rsidRDefault="00806F90" w:rsidP="00532272">
      <w:pPr>
        <w:pStyle w:val="Heading4"/>
      </w:pPr>
      <w:r>
        <w:t>Program Flow Start</w:t>
      </w:r>
    </w:p>
    <w:p w:rsidR="00FE5605" w:rsidRDefault="00967324" w:rsidP="00FE5605">
      <w:r>
        <w:t>None</w:t>
      </w:r>
    </w:p>
    <w:p w:rsidR="00967324" w:rsidRDefault="00967324" w:rsidP="00967324">
      <w:pPr>
        <w:pStyle w:val="Heading4"/>
      </w:pPr>
      <w:r>
        <w:t>Store Module Inputs to Local copies</w:t>
      </w:r>
    </w:p>
    <w:p w:rsidR="00967324" w:rsidRPr="00806F90" w:rsidRDefault="00967324" w:rsidP="00967324">
      <w:r>
        <w:t>None</w:t>
      </w:r>
    </w:p>
    <w:p w:rsidR="00967324" w:rsidRDefault="00967324" w:rsidP="00967324">
      <w:pPr>
        <w:pStyle w:val="Heading4"/>
      </w:pPr>
      <w:r>
        <w:lastRenderedPageBreak/>
        <w:t>Processing</w:t>
      </w:r>
    </w:p>
    <w:bookmarkStart w:id="59" w:name="_MON_1443869595"/>
    <w:bookmarkEnd w:id="59"/>
    <w:p w:rsidR="00967324" w:rsidRPr="00967324" w:rsidRDefault="008C6869" w:rsidP="00967324">
      <w:r>
        <w:object w:dxaOrig="7194" w:dyaOrig="8643">
          <v:shape id="_x0000_i1034" type="#_x0000_t75" style="width:5in;height:6in" o:ole="">
            <v:imagedata r:id="rId28" o:title=""/>
          </v:shape>
          <o:OLEObject Type="Embed" ProgID="Visio.Drawing.11" ShapeID="_x0000_i1034" DrawAspect="Content" ObjectID="_1445335912" r:id="rId29"/>
        </w:object>
      </w:r>
    </w:p>
    <w:p w:rsidR="00967324" w:rsidRDefault="00967324" w:rsidP="00967324">
      <w:pPr>
        <w:pStyle w:val="Heading4"/>
      </w:pPr>
      <w:r>
        <w:t>Store Local copy of outputs into Module Outputs</w:t>
      </w:r>
    </w:p>
    <w:p w:rsidR="00967324" w:rsidRDefault="00967324" w:rsidP="00967324">
      <w:r>
        <w:t>None</w:t>
      </w:r>
    </w:p>
    <w:p w:rsidR="00967324" w:rsidRPr="00AD1094" w:rsidRDefault="00967324" w:rsidP="00AD1094">
      <w:pPr>
        <w:pStyle w:val="Heading4"/>
      </w:pPr>
      <w:r w:rsidRPr="00967324">
        <w:t>Program Flow End</w:t>
      </w:r>
    </w:p>
    <w:p w:rsidR="00967324" w:rsidRDefault="00967324" w:rsidP="00967324">
      <w:r>
        <w:t>None</w:t>
      </w:r>
    </w:p>
    <w:p w:rsidR="00967324" w:rsidRDefault="00967324" w:rsidP="00FE5605"/>
    <w:p w:rsidR="00E86D0A" w:rsidRDefault="00E86D0A" w:rsidP="00E86D0A">
      <w:pPr>
        <w:pStyle w:val="Heading2"/>
      </w:pPr>
      <w:r>
        <w:lastRenderedPageBreak/>
        <w:t>Local Function/Macro Definitions</w:t>
      </w:r>
    </w:p>
    <w:p w:rsidR="00DC35A2" w:rsidRDefault="00DC35A2" w:rsidP="00E86D0A"/>
    <w:p w:rsidR="00DC35A2" w:rsidRDefault="00DC35A2" w:rsidP="00DC35A2">
      <w:pPr>
        <w:pStyle w:val="Heading3"/>
      </w:pPr>
      <w:bookmarkStart w:id="60" w:name="OLE_LINK35"/>
      <w:bookmarkStart w:id="61" w:name="OLE_LINK36"/>
      <w:r w:rsidRPr="00DC35A2">
        <w:t>CoggingTrqTableUpdate</w:t>
      </w:r>
      <w:r>
        <w:t>#1</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1"/>
        <w:gridCol w:w="3735"/>
        <w:gridCol w:w="1052"/>
        <w:gridCol w:w="820"/>
        <w:gridCol w:w="750"/>
        <w:gridCol w:w="600"/>
      </w:tblGrid>
      <w:tr w:rsidR="00DC35A2" w:rsidTr="007C24D1">
        <w:tc>
          <w:tcPr>
            <w:tcW w:w="1981" w:type="dxa"/>
          </w:tcPr>
          <w:p w:rsidR="00DC35A2" w:rsidRDefault="00DC35A2" w:rsidP="007C24D1">
            <w:pPr>
              <w:spacing w:before="60"/>
              <w:rPr>
                <w:rFonts w:ascii="Arial" w:hAnsi="Arial" w:cs="Arial"/>
                <w:b/>
                <w:bCs/>
                <w:sz w:val="16"/>
              </w:rPr>
            </w:pPr>
            <w:r>
              <w:rPr>
                <w:rFonts w:ascii="Arial" w:hAnsi="Arial" w:cs="Arial"/>
                <w:b/>
                <w:bCs/>
                <w:sz w:val="16"/>
              </w:rPr>
              <w:t>Function Name</w:t>
            </w:r>
          </w:p>
        </w:tc>
        <w:tc>
          <w:tcPr>
            <w:tcW w:w="3735" w:type="dxa"/>
          </w:tcPr>
          <w:p w:rsidR="00DC35A2" w:rsidRDefault="00DC35A2" w:rsidP="007C24D1">
            <w:pPr>
              <w:spacing w:before="60"/>
              <w:rPr>
                <w:rFonts w:ascii="Arial" w:hAnsi="Arial" w:cs="Arial"/>
                <w:sz w:val="16"/>
              </w:rPr>
            </w:pPr>
            <w:proofErr w:type="spellStart"/>
            <w:r w:rsidRPr="00DC35A2">
              <w:rPr>
                <w:rFonts w:ascii="Arial" w:hAnsi="Arial" w:cs="Arial"/>
                <w:sz w:val="16"/>
              </w:rPr>
              <w:t>CoggingTrqTableUpdate</w:t>
            </w:r>
            <w:proofErr w:type="spellEnd"/>
          </w:p>
        </w:tc>
        <w:tc>
          <w:tcPr>
            <w:tcW w:w="1052" w:type="dxa"/>
            <w:shd w:val="pct30" w:color="FFFF00" w:fill="auto"/>
          </w:tcPr>
          <w:p w:rsidR="00DC35A2" w:rsidRDefault="00DC35A2" w:rsidP="007C24D1">
            <w:pPr>
              <w:spacing w:before="60"/>
              <w:jc w:val="center"/>
              <w:rPr>
                <w:rFonts w:ascii="Arial" w:hAnsi="Arial" w:cs="Arial"/>
                <w:sz w:val="16"/>
              </w:rPr>
            </w:pPr>
            <w:r>
              <w:rPr>
                <w:rFonts w:ascii="Arial" w:hAnsi="Arial" w:cs="Arial"/>
                <w:sz w:val="16"/>
              </w:rPr>
              <w:t>Type</w:t>
            </w:r>
          </w:p>
        </w:tc>
        <w:tc>
          <w:tcPr>
            <w:tcW w:w="820" w:type="dxa"/>
            <w:shd w:val="pct30" w:color="FFFF00" w:fill="auto"/>
          </w:tcPr>
          <w:p w:rsidR="00DC35A2" w:rsidRDefault="00DC35A2" w:rsidP="007C24D1">
            <w:pPr>
              <w:spacing w:before="60"/>
              <w:jc w:val="center"/>
              <w:rPr>
                <w:rFonts w:ascii="Arial" w:hAnsi="Arial" w:cs="Arial"/>
                <w:sz w:val="16"/>
              </w:rPr>
            </w:pPr>
            <w:r>
              <w:rPr>
                <w:rFonts w:ascii="Arial" w:hAnsi="Arial" w:cs="Arial"/>
                <w:sz w:val="16"/>
              </w:rPr>
              <w:t>Min</w:t>
            </w:r>
          </w:p>
        </w:tc>
        <w:tc>
          <w:tcPr>
            <w:tcW w:w="750" w:type="dxa"/>
            <w:shd w:val="pct30" w:color="FFFF00" w:fill="auto"/>
          </w:tcPr>
          <w:p w:rsidR="00DC35A2" w:rsidRDefault="00DC35A2" w:rsidP="007C24D1">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DC35A2" w:rsidRDefault="00DC35A2" w:rsidP="007C24D1">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C35A2" w:rsidTr="007C24D1">
        <w:tc>
          <w:tcPr>
            <w:tcW w:w="1981" w:type="dxa"/>
          </w:tcPr>
          <w:p w:rsidR="00DC35A2" w:rsidRDefault="00DC35A2" w:rsidP="007C24D1">
            <w:pPr>
              <w:spacing w:before="60"/>
              <w:rPr>
                <w:rFonts w:ascii="Arial" w:hAnsi="Arial" w:cs="Arial"/>
                <w:b/>
                <w:bCs/>
                <w:sz w:val="16"/>
              </w:rPr>
            </w:pPr>
            <w:r>
              <w:rPr>
                <w:rFonts w:ascii="Arial" w:hAnsi="Arial" w:cs="Arial"/>
                <w:b/>
                <w:bCs/>
                <w:sz w:val="16"/>
              </w:rPr>
              <w:t xml:space="preserve">Arguments Passed </w:t>
            </w:r>
          </w:p>
        </w:tc>
        <w:tc>
          <w:tcPr>
            <w:tcW w:w="3735" w:type="dxa"/>
          </w:tcPr>
          <w:p w:rsidR="00DC35A2" w:rsidRDefault="00DC35A2" w:rsidP="007C24D1">
            <w:pPr>
              <w:spacing w:before="60"/>
              <w:rPr>
                <w:rFonts w:ascii="Arial" w:hAnsi="Arial" w:cs="Arial"/>
                <w:sz w:val="16"/>
              </w:rPr>
            </w:pPr>
            <w:r w:rsidRPr="006151D2">
              <w:rPr>
                <w:rFonts w:ascii="Arial" w:hAnsi="Arial" w:cs="Arial"/>
                <w:sz w:val="16"/>
              </w:rPr>
              <w:t>N/A</w:t>
            </w:r>
          </w:p>
        </w:tc>
        <w:tc>
          <w:tcPr>
            <w:tcW w:w="1052" w:type="dxa"/>
          </w:tcPr>
          <w:p w:rsidR="00DC35A2" w:rsidRDefault="00DC35A2" w:rsidP="007C24D1">
            <w:pPr>
              <w:spacing w:before="60"/>
              <w:rPr>
                <w:rFonts w:ascii="Arial" w:hAnsi="Arial" w:cs="Arial"/>
                <w:sz w:val="16"/>
              </w:rPr>
            </w:pPr>
            <w:r w:rsidRPr="006151D2">
              <w:rPr>
                <w:rFonts w:ascii="Arial" w:hAnsi="Arial" w:cs="Arial"/>
                <w:sz w:val="16"/>
              </w:rPr>
              <w:t>N/A</w:t>
            </w:r>
          </w:p>
        </w:tc>
        <w:tc>
          <w:tcPr>
            <w:tcW w:w="820" w:type="dxa"/>
          </w:tcPr>
          <w:p w:rsidR="00DC35A2" w:rsidRDefault="00DC35A2" w:rsidP="007C24D1">
            <w:pPr>
              <w:spacing w:before="60"/>
              <w:rPr>
                <w:rFonts w:ascii="Arial" w:hAnsi="Arial" w:cs="Arial"/>
                <w:sz w:val="16"/>
              </w:rPr>
            </w:pPr>
            <w:r>
              <w:rPr>
                <w:rFonts w:ascii="Arial" w:hAnsi="Arial" w:cs="Arial"/>
                <w:sz w:val="16"/>
              </w:rPr>
              <w:t>-</w:t>
            </w:r>
          </w:p>
        </w:tc>
        <w:tc>
          <w:tcPr>
            <w:tcW w:w="750" w:type="dxa"/>
          </w:tcPr>
          <w:p w:rsidR="00DC35A2" w:rsidRDefault="00DC35A2" w:rsidP="007C24D1">
            <w:pPr>
              <w:spacing w:before="60"/>
              <w:rPr>
                <w:rFonts w:ascii="Arial" w:hAnsi="Arial" w:cs="Arial"/>
                <w:sz w:val="16"/>
              </w:rPr>
            </w:pPr>
            <w:r>
              <w:rPr>
                <w:rFonts w:ascii="Arial" w:hAnsi="Arial" w:cs="Arial"/>
                <w:sz w:val="16"/>
              </w:rPr>
              <w:t>-</w:t>
            </w:r>
          </w:p>
        </w:tc>
        <w:tc>
          <w:tcPr>
            <w:tcW w:w="600" w:type="dxa"/>
            <w:shd w:val="pct15" w:color="auto" w:fill="auto"/>
          </w:tcPr>
          <w:p w:rsidR="00DC35A2" w:rsidRDefault="00DC35A2" w:rsidP="007C24D1">
            <w:pPr>
              <w:spacing w:before="60"/>
              <w:rPr>
                <w:rFonts w:ascii="Arial" w:hAnsi="Arial" w:cs="Arial"/>
                <w:sz w:val="16"/>
              </w:rPr>
            </w:pPr>
          </w:p>
        </w:tc>
      </w:tr>
      <w:tr w:rsidR="00DC35A2" w:rsidTr="007C24D1">
        <w:tc>
          <w:tcPr>
            <w:tcW w:w="1981" w:type="dxa"/>
          </w:tcPr>
          <w:p w:rsidR="00DC35A2" w:rsidRDefault="00DC35A2" w:rsidP="007C24D1">
            <w:pPr>
              <w:spacing w:before="60"/>
              <w:rPr>
                <w:rFonts w:ascii="Arial" w:hAnsi="Arial" w:cs="Arial"/>
                <w:b/>
                <w:bCs/>
                <w:sz w:val="16"/>
              </w:rPr>
            </w:pPr>
            <w:r>
              <w:rPr>
                <w:rFonts w:ascii="Arial" w:hAnsi="Arial" w:cs="Arial"/>
                <w:b/>
                <w:bCs/>
                <w:sz w:val="16"/>
              </w:rPr>
              <w:t>Return Value</w:t>
            </w:r>
          </w:p>
        </w:tc>
        <w:tc>
          <w:tcPr>
            <w:tcW w:w="3735" w:type="dxa"/>
          </w:tcPr>
          <w:p w:rsidR="00DC35A2" w:rsidRDefault="00DC35A2" w:rsidP="007C24D1">
            <w:pPr>
              <w:spacing w:before="60"/>
              <w:rPr>
                <w:rFonts w:ascii="Arial" w:hAnsi="Arial" w:cs="Arial"/>
                <w:sz w:val="16"/>
              </w:rPr>
            </w:pPr>
            <w:r w:rsidRPr="006151D2">
              <w:rPr>
                <w:rFonts w:ascii="Arial" w:hAnsi="Arial" w:cs="Arial"/>
                <w:sz w:val="16"/>
              </w:rPr>
              <w:t>N/A</w:t>
            </w:r>
          </w:p>
        </w:tc>
        <w:tc>
          <w:tcPr>
            <w:tcW w:w="1052" w:type="dxa"/>
          </w:tcPr>
          <w:p w:rsidR="00DC35A2" w:rsidRDefault="00DC35A2" w:rsidP="007C24D1">
            <w:pPr>
              <w:spacing w:before="60"/>
              <w:rPr>
                <w:rFonts w:ascii="Arial" w:hAnsi="Arial" w:cs="Arial"/>
                <w:sz w:val="16"/>
              </w:rPr>
            </w:pPr>
            <w:r w:rsidRPr="006151D2">
              <w:rPr>
                <w:rFonts w:ascii="Arial" w:hAnsi="Arial" w:cs="Arial"/>
                <w:sz w:val="16"/>
              </w:rPr>
              <w:t>N/A</w:t>
            </w:r>
          </w:p>
        </w:tc>
        <w:tc>
          <w:tcPr>
            <w:tcW w:w="820" w:type="dxa"/>
          </w:tcPr>
          <w:p w:rsidR="00DC35A2" w:rsidRDefault="00DC35A2" w:rsidP="007C24D1">
            <w:pPr>
              <w:spacing w:before="60"/>
              <w:rPr>
                <w:rFonts w:ascii="Arial" w:hAnsi="Arial" w:cs="Arial"/>
                <w:sz w:val="16"/>
              </w:rPr>
            </w:pPr>
            <w:bookmarkStart w:id="62" w:name="OLE_LINK34"/>
            <w:r>
              <w:rPr>
                <w:rFonts w:ascii="Arial" w:hAnsi="Arial" w:cs="Arial"/>
                <w:sz w:val="16"/>
              </w:rPr>
              <w:t>N/A</w:t>
            </w:r>
            <w:bookmarkEnd w:id="62"/>
          </w:p>
        </w:tc>
        <w:tc>
          <w:tcPr>
            <w:tcW w:w="750" w:type="dxa"/>
          </w:tcPr>
          <w:p w:rsidR="00DC35A2" w:rsidRDefault="00DC35A2" w:rsidP="007C24D1">
            <w:pPr>
              <w:spacing w:before="60"/>
              <w:rPr>
                <w:rFonts w:ascii="Arial" w:hAnsi="Arial" w:cs="Arial"/>
                <w:sz w:val="16"/>
              </w:rPr>
            </w:pPr>
            <w:r>
              <w:rPr>
                <w:rFonts w:ascii="Arial" w:hAnsi="Arial" w:cs="Arial"/>
                <w:sz w:val="16"/>
              </w:rPr>
              <w:t>N/A</w:t>
            </w:r>
          </w:p>
        </w:tc>
        <w:tc>
          <w:tcPr>
            <w:tcW w:w="600" w:type="dxa"/>
          </w:tcPr>
          <w:p w:rsidR="00DC35A2" w:rsidRDefault="00DC35A2" w:rsidP="007C24D1">
            <w:pPr>
              <w:spacing w:before="60"/>
              <w:rPr>
                <w:rFonts w:ascii="Arial" w:hAnsi="Arial" w:cs="Arial"/>
                <w:sz w:val="16"/>
              </w:rPr>
            </w:pPr>
          </w:p>
        </w:tc>
      </w:tr>
    </w:tbl>
    <w:p w:rsidR="00DC35A2" w:rsidRDefault="00DC35A2" w:rsidP="00DC35A2">
      <w:pPr>
        <w:pStyle w:val="Heading4"/>
        <w:tabs>
          <w:tab w:val="clear" w:pos="864"/>
        </w:tabs>
      </w:pPr>
      <w:bookmarkStart w:id="63" w:name="OLE_LINK39"/>
      <w:bookmarkStart w:id="64" w:name="OLE_LINK40"/>
      <w:bookmarkEnd w:id="60"/>
      <w:bookmarkEnd w:id="61"/>
      <w:r>
        <w:t>Description</w:t>
      </w:r>
    </w:p>
    <w:bookmarkEnd w:id="63"/>
    <w:bookmarkEnd w:id="64"/>
    <w:p w:rsidR="00E86D0A" w:rsidRDefault="00022266" w:rsidP="00E86D0A">
      <w:r w:rsidRPr="00022266">
        <w:t xml:space="preserve"> </w:t>
      </w:r>
      <w:r w:rsidR="008C6869">
        <w:object w:dxaOrig="14075" w:dyaOrig="10884">
          <v:shape id="_x0000_i1035" type="#_x0000_t75" style="width:431.5pt;height:333.2pt" o:ole="">
            <v:imagedata r:id="rId30" o:title=""/>
          </v:shape>
          <o:OLEObject Type="Embed" ProgID="Visio.Drawing.11" ShapeID="_x0000_i1035" DrawAspect="Content" ObjectID="_1445335913" r:id="rId31"/>
        </w:object>
      </w:r>
    </w:p>
    <w:p w:rsidR="00AE6317" w:rsidRDefault="00A409C3" w:rsidP="00E86D0A">
      <w:r>
        <w:object w:dxaOrig="11250" w:dyaOrig="9264">
          <v:shape id="_x0000_i1036" type="#_x0000_t75" style="width:6in;height:355.05pt" o:ole="">
            <v:imagedata r:id="rId32" o:title=""/>
          </v:shape>
          <o:OLEObject Type="Embed" ProgID="Visio.Drawing.11" ShapeID="_x0000_i1036" DrawAspect="Content" ObjectID="_1445335914" r:id="rId33"/>
        </w:object>
      </w:r>
    </w:p>
    <w:p w:rsidR="00022266" w:rsidRDefault="00022266" w:rsidP="00E86D0A"/>
    <w:p w:rsidR="00022266" w:rsidRDefault="00022266" w:rsidP="00022266">
      <w:pPr>
        <w:pStyle w:val="Heading3"/>
      </w:pPr>
      <w:proofErr w:type="spellStart"/>
      <w:r w:rsidRPr="00022266">
        <w:t>SinLookup</w:t>
      </w:r>
      <w:proofErr w:type="spellEnd"/>
      <w:r>
        <w:t xml:space="preserve"> #2</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1"/>
        <w:gridCol w:w="3735"/>
        <w:gridCol w:w="1052"/>
        <w:gridCol w:w="820"/>
        <w:gridCol w:w="750"/>
        <w:gridCol w:w="600"/>
      </w:tblGrid>
      <w:tr w:rsidR="00022266" w:rsidTr="007C24D1">
        <w:tc>
          <w:tcPr>
            <w:tcW w:w="1981" w:type="dxa"/>
          </w:tcPr>
          <w:p w:rsidR="00022266" w:rsidRDefault="00022266" w:rsidP="007C24D1">
            <w:pPr>
              <w:spacing w:before="60"/>
              <w:rPr>
                <w:rFonts w:ascii="Arial" w:hAnsi="Arial" w:cs="Arial"/>
                <w:b/>
                <w:bCs/>
                <w:sz w:val="16"/>
              </w:rPr>
            </w:pPr>
            <w:r>
              <w:rPr>
                <w:rFonts w:ascii="Arial" w:hAnsi="Arial" w:cs="Arial"/>
                <w:b/>
                <w:bCs/>
                <w:sz w:val="16"/>
              </w:rPr>
              <w:t>Function Name</w:t>
            </w:r>
          </w:p>
        </w:tc>
        <w:tc>
          <w:tcPr>
            <w:tcW w:w="3735" w:type="dxa"/>
          </w:tcPr>
          <w:p w:rsidR="00022266" w:rsidRDefault="00022266" w:rsidP="007C24D1">
            <w:pPr>
              <w:spacing w:before="60"/>
              <w:rPr>
                <w:rFonts w:ascii="Arial" w:hAnsi="Arial" w:cs="Arial"/>
                <w:sz w:val="16"/>
              </w:rPr>
            </w:pPr>
            <w:proofErr w:type="spellStart"/>
            <w:r w:rsidRPr="00022266">
              <w:rPr>
                <w:rFonts w:ascii="Arial" w:hAnsi="Arial" w:cs="Arial"/>
                <w:sz w:val="16"/>
              </w:rPr>
              <w:t>SinLookup</w:t>
            </w:r>
            <w:proofErr w:type="spellEnd"/>
          </w:p>
        </w:tc>
        <w:tc>
          <w:tcPr>
            <w:tcW w:w="1052" w:type="dxa"/>
            <w:shd w:val="pct30" w:color="FFFF00" w:fill="auto"/>
          </w:tcPr>
          <w:p w:rsidR="00022266" w:rsidRDefault="00022266" w:rsidP="007C24D1">
            <w:pPr>
              <w:spacing w:before="60"/>
              <w:jc w:val="center"/>
              <w:rPr>
                <w:rFonts w:ascii="Arial" w:hAnsi="Arial" w:cs="Arial"/>
                <w:sz w:val="16"/>
              </w:rPr>
            </w:pPr>
            <w:r>
              <w:rPr>
                <w:rFonts w:ascii="Arial" w:hAnsi="Arial" w:cs="Arial"/>
                <w:sz w:val="16"/>
              </w:rPr>
              <w:t>Type</w:t>
            </w:r>
          </w:p>
        </w:tc>
        <w:tc>
          <w:tcPr>
            <w:tcW w:w="820" w:type="dxa"/>
            <w:shd w:val="pct30" w:color="FFFF00" w:fill="auto"/>
          </w:tcPr>
          <w:p w:rsidR="00022266" w:rsidRDefault="00022266" w:rsidP="007C24D1">
            <w:pPr>
              <w:spacing w:before="60"/>
              <w:jc w:val="center"/>
              <w:rPr>
                <w:rFonts w:ascii="Arial" w:hAnsi="Arial" w:cs="Arial"/>
                <w:sz w:val="16"/>
              </w:rPr>
            </w:pPr>
            <w:r>
              <w:rPr>
                <w:rFonts w:ascii="Arial" w:hAnsi="Arial" w:cs="Arial"/>
                <w:sz w:val="16"/>
              </w:rPr>
              <w:t>Min</w:t>
            </w:r>
          </w:p>
        </w:tc>
        <w:tc>
          <w:tcPr>
            <w:tcW w:w="750" w:type="dxa"/>
            <w:shd w:val="pct30" w:color="FFFF00" w:fill="auto"/>
          </w:tcPr>
          <w:p w:rsidR="00022266" w:rsidRDefault="00022266" w:rsidP="007C24D1">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022266" w:rsidRDefault="00022266" w:rsidP="007C24D1">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022266" w:rsidTr="007C24D1">
        <w:tc>
          <w:tcPr>
            <w:tcW w:w="1981" w:type="dxa"/>
          </w:tcPr>
          <w:p w:rsidR="00022266" w:rsidRDefault="00022266" w:rsidP="007C24D1">
            <w:pPr>
              <w:spacing w:before="60"/>
              <w:rPr>
                <w:rFonts w:ascii="Arial" w:hAnsi="Arial" w:cs="Arial"/>
                <w:b/>
                <w:bCs/>
                <w:sz w:val="16"/>
              </w:rPr>
            </w:pPr>
            <w:r>
              <w:rPr>
                <w:rFonts w:ascii="Arial" w:hAnsi="Arial" w:cs="Arial"/>
                <w:b/>
                <w:bCs/>
                <w:sz w:val="16"/>
              </w:rPr>
              <w:t xml:space="preserve">Arguments Passed </w:t>
            </w:r>
          </w:p>
        </w:tc>
        <w:tc>
          <w:tcPr>
            <w:tcW w:w="3735" w:type="dxa"/>
          </w:tcPr>
          <w:p w:rsidR="00022266" w:rsidRDefault="00022266" w:rsidP="007C24D1">
            <w:pPr>
              <w:spacing w:before="60"/>
              <w:rPr>
                <w:rFonts w:ascii="Arial" w:hAnsi="Arial" w:cs="Arial"/>
                <w:sz w:val="16"/>
              </w:rPr>
            </w:pPr>
            <w:r w:rsidRPr="00022266">
              <w:rPr>
                <w:rFonts w:ascii="Arial" w:hAnsi="Arial" w:cs="Arial"/>
                <w:sz w:val="16"/>
              </w:rPr>
              <w:t>Theta_Rad_T_f32</w:t>
            </w:r>
          </w:p>
        </w:tc>
        <w:tc>
          <w:tcPr>
            <w:tcW w:w="1052" w:type="dxa"/>
          </w:tcPr>
          <w:p w:rsidR="00022266" w:rsidRDefault="00AE6317" w:rsidP="007C24D1">
            <w:pPr>
              <w:spacing w:before="60"/>
              <w:rPr>
                <w:rFonts w:ascii="Arial" w:hAnsi="Arial" w:cs="Arial"/>
                <w:sz w:val="16"/>
              </w:rPr>
            </w:pPr>
            <w:bookmarkStart w:id="65" w:name="OLE_LINK37"/>
            <w:bookmarkStart w:id="66" w:name="OLE_LINK38"/>
            <w:r>
              <w:rPr>
                <w:rFonts w:ascii="Arial" w:hAnsi="Arial" w:cs="Arial"/>
                <w:sz w:val="16"/>
              </w:rPr>
              <w:t>Float32</w:t>
            </w:r>
            <w:bookmarkEnd w:id="65"/>
            <w:bookmarkEnd w:id="66"/>
          </w:p>
        </w:tc>
        <w:tc>
          <w:tcPr>
            <w:tcW w:w="820" w:type="dxa"/>
          </w:tcPr>
          <w:p w:rsidR="00022266" w:rsidRDefault="00022266" w:rsidP="007C24D1">
            <w:pPr>
              <w:spacing w:before="60"/>
              <w:rPr>
                <w:rFonts w:ascii="Arial" w:hAnsi="Arial" w:cs="Arial"/>
                <w:sz w:val="16"/>
              </w:rPr>
            </w:pPr>
            <w:r>
              <w:rPr>
                <w:rFonts w:ascii="Arial" w:hAnsi="Arial" w:cs="Arial"/>
                <w:sz w:val="16"/>
              </w:rPr>
              <w:t>-</w:t>
            </w:r>
            <w:r w:rsidR="00AE6317">
              <w:rPr>
                <w:rFonts w:ascii="Arial" w:hAnsi="Arial" w:cs="Arial"/>
                <w:sz w:val="16"/>
              </w:rPr>
              <w:t>-2*pi</w:t>
            </w:r>
          </w:p>
        </w:tc>
        <w:tc>
          <w:tcPr>
            <w:tcW w:w="750" w:type="dxa"/>
          </w:tcPr>
          <w:p w:rsidR="00022266" w:rsidRDefault="00AE6317" w:rsidP="007C24D1">
            <w:pPr>
              <w:spacing w:before="60"/>
              <w:rPr>
                <w:rFonts w:ascii="Arial" w:hAnsi="Arial" w:cs="Arial"/>
                <w:sz w:val="16"/>
              </w:rPr>
            </w:pPr>
            <w:r>
              <w:rPr>
                <w:rFonts w:ascii="Arial" w:hAnsi="Arial" w:cs="Arial"/>
                <w:sz w:val="16"/>
              </w:rPr>
              <w:t>2*pi</w:t>
            </w:r>
          </w:p>
        </w:tc>
        <w:tc>
          <w:tcPr>
            <w:tcW w:w="600" w:type="dxa"/>
            <w:shd w:val="pct15" w:color="auto" w:fill="auto"/>
          </w:tcPr>
          <w:p w:rsidR="00022266" w:rsidRDefault="00022266" w:rsidP="007C24D1">
            <w:pPr>
              <w:spacing w:before="60"/>
              <w:rPr>
                <w:rFonts w:ascii="Arial" w:hAnsi="Arial" w:cs="Arial"/>
                <w:sz w:val="16"/>
              </w:rPr>
            </w:pPr>
          </w:p>
        </w:tc>
      </w:tr>
      <w:tr w:rsidR="00022266" w:rsidTr="007C24D1">
        <w:tc>
          <w:tcPr>
            <w:tcW w:w="1981" w:type="dxa"/>
          </w:tcPr>
          <w:p w:rsidR="00022266" w:rsidRDefault="00022266" w:rsidP="007C24D1">
            <w:pPr>
              <w:spacing w:before="60"/>
              <w:rPr>
                <w:rFonts w:ascii="Arial" w:hAnsi="Arial" w:cs="Arial"/>
                <w:b/>
                <w:bCs/>
                <w:sz w:val="16"/>
              </w:rPr>
            </w:pPr>
            <w:r>
              <w:rPr>
                <w:rFonts w:ascii="Arial" w:hAnsi="Arial" w:cs="Arial"/>
                <w:b/>
                <w:bCs/>
                <w:sz w:val="16"/>
              </w:rPr>
              <w:t>Return Value</w:t>
            </w:r>
          </w:p>
        </w:tc>
        <w:tc>
          <w:tcPr>
            <w:tcW w:w="3735" w:type="dxa"/>
          </w:tcPr>
          <w:p w:rsidR="00022266" w:rsidRDefault="00022266" w:rsidP="007C24D1">
            <w:pPr>
              <w:spacing w:before="60"/>
              <w:rPr>
                <w:rFonts w:ascii="Arial" w:hAnsi="Arial" w:cs="Arial"/>
                <w:sz w:val="16"/>
              </w:rPr>
            </w:pPr>
            <w:r w:rsidRPr="00022266">
              <w:rPr>
                <w:rFonts w:ascii="Arial" w:hAnsi="Arial" w:cs="Arial"/>
                <w:sz w:val="16"/>
              </w:rPr>
              <w:t>Result_Uls_T_f32</w:t>
            </w:r>
          </w:p>
        </w:tc>
        <w:tc>
          <w:tcPr>
            <w:tcW w:w="1052" w:type="dxa"/>
          </w:tcPr>
          <w:p w:rsidR="00022266" w:rsidRDefault="00AE6317" w:rsidP="007C24D1">
            <w:pPr>
              <w:spacing w:before="60"/>
              <w:rPr>
                <w:rFonts w:ascii="Arial" w:hAnsi="Arial" w:cs="Arial"/>
                <w:sz w:val="16"/>
              </w:rPr>
            </w:pPr>
            <w:r>
              <w:rPr>
                <w:rFonts w:ascii="Arial" w:hAnsi="Arial" w:cs="Arial"/>
                <w:sz w:val="16"/>
              </w:rPr>
              <w:t>Float32</w:t>
            </w:r>
          </w:p>
        </w:tc>
        <w:tc>
          <w:tcPr>
            <w:tcW w:w="820" w:type="dxa"/>
          </w:tcPr>
          <w:p w:rsidR="00022266" w:rsidRDefault="00AE6317" w:rsidP="007C24D1">
            <w:pPr>
              <w:spacing w:before="60"/>
              <w:rPr>
                <w:rFonts w:ascii="Arial" w:hAnsi="Arial" w:cs="Arial"/>
                <w:sz w:val="16"/>
              </w:rPr>
            </w:pPr>
            <w:r>
              <w:rPr>
                <w:rFonts w:ascii="Arial" w:hAnsi="Arial" w:cs="Arial"/>
                <w:sz w:val="16"/>
              </w:rPr>
              <w:t>-1</w:t>
            </w:r>
          </w:p>
        </w:tc>
        <w:tc>
          <w:tcPr>
            <w:tcW w:w="750" w:type="dxa"/>
          </w:tcPr>
          <w:p w:rsidR="00022266" w:rsidRDefault="00AE6317" w:rsidP="007C24D1">
            <w:pPr>
              <w:spacing w:before="60"/>
              <w:rPr>
                <w:rFonts w:ascii="Arial" w:hAnsi="Arial" w:cs="Arial"/>
                <w:sz w:val="16"/>
              </w:rPr>
            </w:pPr>
            <w:r>
              <w:rPr>
                <w:rFonts w:ascii="Arial" w:hAnsi="Arial" w:cs="Arial"/>
                <w:sz w:val="16"/>
              </w:rPr>
              <w:t>1</w:t>
            </w:r>
          </w:p>
        </w:tc>
        <w:tc>
          <w:tcPr>
            <w:tcW w:w="600" w:type="dxa"/>
          </w:tcPr>
          <w:p w:rsidR="00022266" w:rsidRDefault="00022266" w:rsidP="007C24D1">
            <w:pPr>
              <w:spacing w:before="60"/>
              <w:rPr>
                <w:rFonts w:ascii="Arial" w:hAnsi="Arial" w:cs="Arial"/>
                <w:sz w:val="16"/>
              </w:rPr>
            </w:pPr>
          </w:p>
        </w:tc>
      </w:tr>
    </w:tbl>
    <w:p w:rsidR="00022266" w:rsidRDefault="00022266" w:rsidP="00E86D0A"/>
    <w:p w:rsidR="00AE6317" w:rsidRDefault="00AE6317" w:rsidP="00AE6317">
      <w:pPr>
        <w:pStyle w:val="Heading4"/>
        <w:tabs>
          <w:tab w:val="clear" w:pos="864"/>
        </w:tabs>
      </w:pPr>
      <w:r>
        <w:t>Description</w:t>
      </w:r>
    </w:p>
    <w:p w:rsidR="00022266" w:rsidRDefault="00022266" w:rsidP="00E86D0A"/>
    <w:p w:rsidR="00AE6317" w:rsidRPr="00E86D0A" w:rsidRDefault="00AE6317" w:rsidP="00E86D0A">
      <w:r>
        <w:object w:dxaOrig="8184" w:dyaOrig="18264">
          <v:shape id="_x0000_i1037" type="#_x0000_t75" style="width:290.5pt;height:563.6pt" o:ole="">
            <v:imagedata r:id="rId34" o:title=""/>
          </v:shape>
          <o:OLEObject Type="Embed" ProgID="Visio.Drawing.11" ShapeID="_x0000_i1037" DrawAspect="Content" ObjectID="_1445335915" r:id="rId35"/>
        </w:object>
      </w:r>
    </w:p>
    <w:p w:rsidR="00FE5605" w:rsidRDefault="00FE5605" w:rsidP="001A54C5">
      <w:pPr>
        <w:pStyle w:val="Heading1"/>
        <w:pageBreakBefore/>
      </w:pPr>
      <w:r>
        <w:lastRenderedPageBreak/>
        <w:t>Execution Requirements</w:t>
      </w:r>
    </w:p>
    <w:p w:rsidR="00FE5605" w:rsidRDefault="00FE5605" w:rsidP="00FE5605">
      <w:pPr>
        <w:pStyle w:val="Heading2"/>
      </w:pPr>
      <w:r>
        <w:t>Execution Sequence of the Module</w:t>
      </w:r>
    </w:p>
    <w:p w:rsidR="00FE5605" w:rsidRDefault="00FE5605" w:rsidP="00FE5605">
      <w:r>
        <w:t>(Describe in words relevant details about the execution sequence of the different sub modules.)</w:t>
      </w:r>
    </w:p>
    <w:p w:rsidR="00FE5605" w:rsidRDefault="00FE5605" w:rsidP="00FE5605">
      <w:pPr>
        <w:pStyle w:val="Heading2"/>
      </w:pPr>
      <w:r>
        <w:t>Execution Rates for sub-modules called by the Scheduler</w:t>
      </w:r>
    </w:p>
    <w:p w:rsidR="00FE5605" w:rsidRDefault="00FE5605" w:rsidP="00FE5605">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FE5605" w:rsidTr="00B41868">
        <w:tc>
          <w:tcPr>
            <w:tcW w:w="316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System State(s) in which the function is called</w:t>
            </w:r>
          </w:p>
        </w:tc>
      </w:tr>
      <w:tr w:rsidR="00FE5605" w:rsidRPr="00381542" w:rsidTr="00B41868">
        <w:tc>
          <w:tcPr>
            <w:tcW w:w="3168" w:type="dxa"/>
            <w:tcBorders>
              <w:top w:val="single" w:sz="6" w:space="0" w:color="auto"/>
              <w:left w:val="single" w:sz="6" w:space="0" w:color="auto"/>
              <w:bottom w:val="single" w:sz="6" w:space="0" w:color="auto"/>
              <w:right w:val="single" w:sz="6" w:space="0" w:color="auto"/>
            </w:tcBorders>
          </w:tcPr>
          <w:p w:rsidR="00FE5605" w:rsidRPr="00381542" w:rsidRDefault="00B41868" w:rsidP="00B41868">
            <w:pPr>
              <w:spacing w:before="60"/>
              <w:rPr>
                <w:rFonts w:ascii="Arial" w:hAnsi="Arial" w:cs="Arial"/>
                <w:sz w:val="16"/>
                <w:szCs w:val="16"/>
              </w:rPr>
            </w:pPr>
            <w:r>
              <w:rPr>
                <w:rFonts w:ascii="Arial" w:hAnsi="Arial" w:cs="Arial"/>
                <w:sz w:val="16"/>
                <w:szCs w:val="16"/>
              </w:rPr>
              <w:t>TrqCanc</w:t>
            </w:r>
            <w:r w:rsidR="00023FA6" w:rsidRPr="00023FA6">
              <w:rPr>
                <w:rFonts w:ascii="Arial" w:hAnsi="Arial" w:cs="Arial"/>
                <w:sz w:val="16"/>
                <w:szCs w:val="16"/>
              </w:rPr>
              <w:t>_Per1</w:t>
            </w:r>
          </w:p>
        </w:tc>
        <w:tc>
          <w:tcPr>
            <w:tcW w:w="2070" w:type="dxa"/>
            <w:tcBorders>
              <w:top w:val="single" w:sz="6" w:space="0" w:color="auto"/>
              <w:left w:val="single" w:sz="6" w:space="0" w:color="auto"/>
              <w:bottom w:val="single" w:sz="6" w:space="0" w:color="auto"/>
              <w:right w:val="single" w:sz="6" w:space="0" w:color="auto"/>
            </w:tcBorders>
          </w:tcPr>
          <w:p w:rsidR="00FE5605" w:rsidRPr="00381542" w:rsidRDefault="00FE5605" w:rsidP="00B41868">
            <w:pPr>
              <w:spacing w:before="60"/>
              <w:rPr>
                <w:rFonts w:ascii="Arial" w:hAnsi="Arial" w:cs="Arial"/>
                <w:sz w:val="16"/>
                <w:szCs w:val="16"/>
              </w:rPr>
            </w:pPr>
            <w:r w:rsidRPr="0028000A">
              <w:rPr>
                <w:rFonts w:ascii="Arial" w:hAnsi="Arial" w:cs="Arial"/>
                <w:sz w:val="16"/>
                <w:szCs w:val="16"/>
              </w:rPr>
              <w:t>2ms</w:t>
            </w:r>
          </w:p>
        </w:tc>
        <w:tc>
          <w:tcPr>
            <w:tcW w:w="3690" w:type="dxa"/>
            <w:tcBorders>
              <w:top w:val="single" w:sz="6" w:space="0" w:color="auto"/>
              <w:left w:val="single" w:sz="6" w:space="0" w:color="auto"/>
              <w:bottom w:val="single" w:sz="6" w:space="0" w:color="auto"/>
              <w:right w:val="single" w:sz="6" w:space="0" w:color="auto"/>
            </w:tcBorders>
          </w:tcPr>
          <w:p w:rsidR="00FE5605" w:rsidRPr="00F32F80" w:rsidRDefault="00EC255D" w:rsidP="00B41868">
            <w:pPr>
              <w:spacing w:before="60"/>
              <w:rPr>
                <w:rFonts w:ascii="Arial" w:hAnsi="Arial" w:cs="Arial"/>
                <w:sz w:val="16"/>
                <w:szCs w:val="16"/>
              </w:rPr>
            </w:pPr>
            <w:r w:rsidRPr="00F32F80">
              <w:rPr>
                <w:rFonts w:ascii="Arial" w:hAnsi="Arial" w:cs="Arial"/>
                <w:sz w:val="16"/>
                <w:szCs w:val="16"/>
              </w:rPr>
              <w:t>ALL</w:t>
            </w:r>
          </w:p>
        </w:tc>
      </w:tr>
      <w:tr w:rsidR="00FE5605" w:rsidRPr="00381542" w:rsidTr="00B41868">
        <w:tc>
          <w:tcPr>
            <w:tcW w:w="3168" w:type="dxa"/>
            <w:tcBorders>
              <w:top w:val="single" w:sz="6" w:space="0" w:color="auto"/>
              <w:left w:val="single" w:sz="6" w:space="0" w:color="auto"/>
              <w:bottom w:val="single" w:sz="6" w:space="0" w:color="auto"/>
              <w:right w:val="single" w:sz="6" w:space="0" w:color="auto"/>
            </w:tcBorders>
          </w:tcPr>
          <w:p w:rsidR="00FE5605" w:rsidRPr="003F29F0" w:rsidRDefault="00023FA6" w:rsidP="00B41868">
            <w:pPr>
              <w:spacing w:before="60"/>
              <w:rPr>
                <w:rFonts w:ascii="Arial" w:hAnsi="Arial" w:cs="Arial"/>
                <w:sz w:val="16"/>
                <w:szCs w:val="16"/>
              </w:rPr>
            </w:pPr>
            <w:r w:rsidRPr="00023FA6">
              <w:rPr>
                <w:rFonts w:ascii="Arial" w:hAnsi="Arial" w:cs="Arial"/>
                <w:sz w:val="16"/>
                <w:szCs w:val="16"/>
              </w:rPr>
              <w:t>TrqCogCancRefPer1</w:t>
            </w:r>
          </w:p>
        </w:tc>
        <w:tc>
          <w:tcPr>
            <w:tcW w:w="2070" w:type="dxa"/>
            <w:tcBorders>
              <w:top w:val="single" w:sz="6" w:space="0" w:color="auto"/>
              <w:left w:val="single" w:sz="6" w:space="0" w:color="auto"/>
              <w:bottom w:val="single" w:sz="6" w:space="0" w:color="auto"/>
              <w:right w:val="single" w:sz="6" w:space="0" w:color="auto"/>
            </w:tcBorders>
          </w:tcPr>
          <w:p w:rsidR="00FE5605" w:rsidRDefault="00955555" w:rsidP="00955555">
            <w:pPr>
              <w:rPr>
                <w:rFonts w:ascii="Arial" w:hAnsi="Arial" w:cs="Arial"/>
                <w:sz w:val="16"/>
                <w:szCs w:val="16"/>
              </w:rPr>
            </w:pPr>
            <w:r w:rsidRPr="00955555">
              <w:rPr>
                <w:rFonts w:ascii="Arial" w:hAnsi="Arial" w:cs="Arial"/>
                <w:sz w:val="16"/>
                <w:szCs w:val="16"/>
              </w:rPr>
              <w:t>125us</w:t>
            </w:r>
          </w:p>
        </w:tc>
        <w:tc>
          <w:tcPr>
            <w:tcW w:w="3690" w:type="dxa"/>
            <w:tcBorders>
              <w:top w:val="single" w:sz="6" w:space="0" w:color="auto"/>
              <w:left w:val="single" w:sz="6" w:space="0" w:color="auto"/>
              <w:bottom w:val="single" w:sz="6" w:space="0" w:color="auto"/>
              <w:right w:val="single" w:sz="6" w:space="0" w:color="auto"/>
            </w:tcBorders>
          </w:tcPr>
          <w:p w:rsidR="00FE5605" w:rsidRPr="00F32F80" w:rsidRDefault="00EC255D" w:rsidP="00B41868">
            <w:pPr>
              <w:spacing w:before="60"/>
              <w:rPr>
                <w:rFonts w:ascii="Arial" w:hAnsi="Arial" w:cs="Arial"/>
                <w:sz w:val="16"/>
                <w:szCs w:val="16"/>
              </w:rPr>
            </w:pPr>
            <w:r w:rsidRPr="00F32F80">
              <w:rPr>
                <w:rFonts w:ascii="Arial" w:hAnsi="Arial" w:cs="Arial"/>
                <w:sz w:val="16"/>
                <w:szCs w:val="16"/>
              </w:rPr>
              <w:t>ALL</w:t>
            </w:r>
          </w:p>
        </w:tc>
      </w:tr>
      <w:tr w:rsidR="00A409C3" w:rsidRPr="00381542" w:rsidTr="00B41868">
        <w:tc>
          <w:tcPr>
            <w:tcW w:w="3168" w:type="dxa"/>
            <w:tcBorders>
              <w:top w:val="single" w:sz="6" w:space="0" w:color="auto"/>
              <w:left w:val="single" w:sz="6" w:space="0" w:color="auto"/>
              <w:bottom w:val="single" w:sz="6" w:space="0" w:color="auto"/>
              <w:right w:val="single" w:sz="6" w:space="0" w:color="auto"/>
            </w:tcBorders>
          </w:tcPr>
          <w:p w:rsidR="00A409C3" w:rsidRPr="00023FA6" w:rsidRDefault="00A409C3" w:rsidP="00B41868">
            <w:pPr>
              <w:spacing w:before="60"/>
              <w:rPr>
                <w:rFonts w:ascii="Arial" w:hAnsi="Arial" w:cs="Arial"/>
                <w:sz w:val="16"/>
                <w:szCs w:val="16"/>
              </w:rPr>
            </w:pPr>
            <w:proofErr w:type="spellStart"/>
            <w:r>
              <w:rPr>
                <w:rFonts w:ascii="Arial" w:hAnsi="Arial" w:cs="Arial"/>
                <w:sz w:val="16"/>
              </w:rPr>
              <w:t>TrqCanc_Init</w:t>
            </w:r>
            <w:proofErr w:type="spellEnd"/>
          </w:p>
        </w:tc>
        <w:tc>
          <w:tcPr>
            <w:tcW w:w="2070" w:type="dxa"/>
            <w:tcBorders>
              <w:top w:val="single" w:sz="6" w:space="0" w:color="auto"/>
              <w:left w:val="single" w:sz="6" w:space="0" w:color="auto"/>
              <w:bottom w:val="single" w:sz="6" w:space="0" w:color="auto"/>
              <w:right w:val="single" w:sz="6" w:space="0" w:color="auto"/>
            </w:tcBorders>
          </w:tcPr>
          <w:p w:rsidR="00A409C3" w:rsidRPr="00955555" w:rsidRDefault="00A409C3" w:rsidP="00955555">
            <w:pPr>
              <w:rPr>
                <w:rFonts w:ascii="Arial" w:hAnsi="Arial" w:cs="Arial"/>
                <w:sz w:val="16"/>
                <w:szCs w:val="16"/>
              </w:rPr>
            </w:pPr>
            <w:proofErr w:type="spellStart"/>
            <w:r>
              <w:rPr>
                <w:rFonts w:ascii="Arial" w:hAnsi="Arial" w:cs="Arial"/>
                <w:sz w:val="16"/>
                <w:szCs w:val="16"/>
              </w:rPr>
              <w:t>Init</w:t>
            </w:r>
            <w:proofErr w:type="spellEnd"/>
          </w:p>
        </w:tc>
        <w:tc>
          <w:tcPr>
            <w:tcW w:w="3690" w:type="dxa"/>
            <w:tcBorders>
              <w:top w:val="single" w:sz="6" w:space="0" w:color="auto"/>
              <w:left w:val="single" w:sz="6" w:space="0" w:color="auto"/>
              <w:bottom w:val="single" w:sz="6" w:space="0" w:color="auto"/>
              <w:right w:val="single" w:sz="6" w:space="0" w:color="auto"/>
            </w:tcBorders>
          </w:tcPr>
          <w:p w:rsidR="00A409C3" w:rsidRPr="00F32F80" w:rsidRDefault="00A409C3" w:rsidP="00B41868">
            <w:pPr>
              <w:spacing w:before="60"/>
              <w:rPr>
                <w:rFonts w:ascii="Arial" w:hAnsi="Arial" w:cs="Arial"/>
                <w:sz w:val="16"/>
                <w:szCs w:val="16"/>
              </w:rPr>
            </w:pPr>
            <w:r>
              <w:rPr>
                <w:rFonts w:ascii="Arial" w:hAnsi="Arial" w:cs="Arial"/>
                <w:sz w:val="16"/>
                <w:szCs w:val="16"/>
              </w:rPr>
              <w:t>At Startup</w:t>
            </w:r>
          </w:p>
        </w:tc>
      </w:tr>
    </w:tbl>
    <w:p w:rsidR="00FE5605" w:rsidRDefault="00FE5605" w:rsidP="00FE5605"/>
    <w:p w:rsidR="00FE5605" w:rsidRDefault="00FE5605" w:rsidP="00FE5605">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FE5605" w:rsidTr="00B41868">
        <w:tc>
          <w:tcPr>
            <w:tcW w:w="3618"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Sub-Module called by (Serial Comm Function Name)</w:t>
            </w:r>
          </w:p>
        </w:tc>
      </w:tr>
      <w:tr w:rsidR="00FE5605" w:rsidTr="00B41868">
        <w:tc>
          <w:tcPr>
            <w:tcW w:w="3618" w:type="dxa"/>
            <w:tcBorders>
              <w:top w:val="single" w:sz="6" w:space="0" w:color="auto"/>
              <w:left w:val="single" w:sz="6" w:space="0" w:color="auto"/>
              <w:bottom w:val="single" w:sz="6" w:space="0" w:color="auto"/>
              <w:right w:val="single" w:sz="6" w:space="0" w:color="auto"/>
            </w:tcBorders>
          </w:tcPr>
          <w:p w:rsidR="00FE5605" w:rsidRDefault="00B41868" w:rsidP="00B41868">
            <w:pPr>
              <w:spacing w:before="60"/>
              <w:rPr>
                <w:rFonts w:ascii="Arial" w:hAnsi="Arial" w:cs="Arial"/>
                <w:sz w:val="16"/>
              </w:rPr>
            </w:pPr>
            <w:r>
              <w:rPr>
                <w:rFonts w:ascii="Arial" w:hAnsi="Arial" w:cs="Arial"/>
                <w:sz w:val="16"/>
              </w:rPr>
              <w:t>TrqCanc</w:t>
            </w:r>
            <w:r w:rsidR="0088206C" w:rsidRPr="0088206C">
              <w:rPr>
                <w:rFonts w:ascii="Arial" w:hAnsi="Arial" w:cs="Arial"/>
                <w:sz w:val="16"/>
              </w:rPr>
              <w:t>_Scom_ReadCogTrqCal</w:t>
            </w:r>
          </w:p>
        </w:tc>
        <w:tc>
          <w:tcPr>
            <w:tcW w:w="5310" w:type="dxa"/>
            <w:tcBorders>
              <w:top w:val="single" w:sz="6" w:space="0" w:color="auto"/>
              <w:left w:val="single" w:sz="6" w:space="0" w:color="auto"/>
              <w:bottom w:val="single" w:sz="6" w:space="0" w:color="auto"/>
              <w:right w:val="single" w:sz="6" w:space="0" w:color="auto"/>
            </w:tcBorders>
          </w:tcPr>
          <w:p w:rsidR="00FE5605" w:rsidRPr="00E36D9C" w:rsidRDefault="00F32F80" w:rsidP="00B41868">
            <w:pPr>
              <w:spacing w:before="60"/>
              <w:rPr>
                <w:rFonts w:ascii="Arial" w:hAnsi="Arial" w:cs="Arial"/>
                <w:sz w:val="16"/>
              </w:rPr>
            </w:pPr>
            <w:r w:rsidRPr="00E36D9C">
              <w:rPr>
                <w:rFonts w:ascii="Arial" w:hAnsi="Arial" w:cs="Arial"/>
                <w:sz w:val="16"/>
              </w:rPr>
              <w:t>EPS_DiagSrvc</w:t>
            </w:r>
          </w:p>
        </w:tc>
      </w:tr>
      <w:tr w:rsidR="00FE5605" w:rsidTr="00B41868">
        <w:tc>
          <w:tcPr>
            <w:tcW w:w="3618" w:type="dxa"/>
            <w:tcBorders>
              <w:top w:val="single" w:sz="6" w:space="0" w:color="auto"/>
              <w:left w:val="single" w:sz="6" w:space="0" w:color="auto"/>
              <w:bottom w:val="single" w:sz="6" w:space="0" w:color="auto"/>
              <w:right w:val="single" w:sz="6" w:space="0" w:color="auto"/>
            </w:tcBorders>
          </w:tcPr>
          <w:p w:rsidR="00FE5605" w:rsidRPr="00743AEC" w:rsidRDefault="00B41868" w:rsidP="00B41868">
            <w:pPr>
              <w:spacing w:before="60"/>
              <w:rPr>
                <w:rFonts w:ascii="Arial" w:hAnsi="Arial" w:cs="Arial"/>
                <w:sz w:val="16"/>
                <w:szCs w:val="16"/>
              </w:rPr>
            </w:pPr>
            <w:r>
              <w:rPr>
                <w:rFonts w:ascii="Arial" w:hAnsi="Arial" w:cs="Arial"/>
                <w:sz w:val="16"/>
                <w:szCs w:val="16"/>
              </w:rPr>
              <w:t>TrqCanc</w:t>
            </w:r>
            <w:r w:rsidR="0088206C" w:rsidRPr="0088206C">
              <w:rPr>
                <w:rFonts w:ascii="Arial" w:hAnsi="Arial" w:cs="Arial"/>
                <w:sz w:val="16"/>
                <w:szCs w:val="16"/>
              </w:rPr>
              <w:t>_Scom_SetCogTrqCal</w:t>
            </w:r>
          </w:p>
        </w:tc>
        <w:tc>
          <w:tcPr>
            <w:tcW w:w="5310" w:type="dxa"/>
            <w:tcBorders>
              <w:top w:val="single" w:sz="6" w:space="0" w:color="auto"/>
              <w:left w:val="single" w:sz="6" w:space="0" w:color="auto"/>
              <w:bottom w:val="single" w:sz="6" w:space="0" w:color="auto"/>
              <w:right w:val="single" w:sz="6" w:space="0" w:color="auto"/>
            </w:tcBorders>
          </w:tcPr>
          <w:p w:rsidR="00FE5605" w:rsidRPr="00E36D9C" w:rsidRDefault="00F32F80" w:rsidP="00B41868">
            <w:pPr>
              <w:spacing w:before="60"/>
              <w:rPr>
                <w:rFonts w:ascii="Arial" w:hAnsi="Arial" w:cs="Arial"/>
                <w:sz w:val="16"/>
              </w:rPr>
            </w:pPr>
            <w:r w:rsidRPr="00E36D9C">
              <w:rPr>
                <w:rFonts w:ascii="Arial" w:hAnsi="Arial" w:cs="Arial"/>
                <w:sz w:val="16"/>
              </w:rPr>
              <w:t>EPS_DiagSrvc</w:t>
            </w:r>
          </w:p>
        </w:tc>
      </w:tr>
    </w:tbl>
    <w:p w:rsidR="00FE5605" w:rsidRDefault="00FE5605" w:rsidP="00FE5605">
      <w:pPr>
        <w:pStyle w:val="Heading1"/>
        <w:numPr>
          <w:ilvl w:val="0"/>
          <w:numId w:val="0"/>
        </w:numPr>
      </w:pPr>
    </w:p>
    <w:p w:rsidR="00FE5605" w:rsidRDefault="00FE5605" w:rsidP="00FE5605">
      <w:pPr>
        <w:pStyle w:val="Heading1"/>
      </w:pPr>
      <w:r>
        <w:br w:type="page"/>
      </w:r>
      <w:r>
        <w:lastRenderedPageBreak/>
        <w:t>Memory Map Definition Requirements</w:t>
      </w:r>
    </w:p>
    <w:p w:rsidR="00FE5605" w:rsidRDefault="00FE5605" w:rsidP="00FE5605">
      <w:pPr>
        <w:pStyle w:val="Heading2"/>
      </w:pPr>
      <w:r>
        <w:t>Sub Modules (Functions)</w:t>
      </w:r>
    </w:p>
    <w:p w:rsidR="00FE5605" w:rsidRDefault="00FE5605" w:rsidP="00FE5605">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FE5605" w:rsidTr="00B41868">
        <w:tc>
          <w:tcPr>
            <w:tcW w:w="4464"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Software Segment</w:t>
            </w:r>
          </w:p>
        </w:tc>
      </w:tr>
      <w:tr w:rsidR="00FE5605" w:rsidRPr="00E84CD1" w:rsidTr="00B41868">
        <w:tc>
          <w:tcPr>
            <w:tcW w:w="4464" w:type="dxa"/>
            <w:tcBorders>
              <w:top w:val="single" w:sz="6" w:space="0" w:color="auto"/>
              <w:left w:val="single" w:sz="6" w:space="0" w:color="auto"/>
              <w:bottom w:val="single" w:sz="6" w:space="0" w:color="auto"/>
              <w:right w:val="single" w:sz="6" w:space="0" w:color="auto"/>
            </w:tcBorders>
          </w:tcPr>
          <w:p w:rsidR="00FE5605" w:rsidRDefault="00B41868" w:rsidP="00B41868">
            <w:pPr>
              <w:spacing w:before="60"/>
              <w:rPr>
                <w:rFonts w:ascii="Arial" w:hAnsi="Arial" w:cs="Arial"/>
                <w:sz w:val="16"/>
              </w:rPr>
            </w:pPr>
            <w:bookmarkStart w:id="67" w:name="OLE_LINK9"/>
            <w:r>
              <w:rPr>
                <w:rFonts w:ascii="Arial" w:hAnsi="Arial" w:cs="Arial"/>
                <w:sz w:val="16"/>
              </w:rPr>
              <w:t>TrqCanc</w:t>
            </w:r>
            <w:r w:rsidR="006C30C2" w:rsidRPr="006C30C2">
              <w:rPr>
                <w:rFonts w:ascii="Arial" w:hAnsi="Arial" w:cs="Arial"/>
                <w:sz w:val="16"/>
              </w:rPr>
              <w:t>_Per1</w:t>
            </w:r>
            <w:bookmarkEnd w:id="67"/>
          </w:p>
        </w:tc>
        <w:tc>
          <w:tcPr>
            <w:tcW w:w="4464" w:type="dxa"/>
            <w:tcBorders>
              <w:top w:val="single" w:sz="6" w:space="0" w:color="auto"/>
              <w:left w:val="single" w:sz="6" w:space="0" w:color="auto"/>
              <w:bottom w:val="single" w:sz="6" w:space="0" w:color="auto"/>
              <w:right w:val="single" w:sz="6" w:space="0" w:color="auto"/>
            </w:tcBorders>
          </w:tcPr>
          <w:p w:rsidR="00FE5605" w:rsidRPr="00743AEC" w:rsidRDefault="006C30C2" w:rsidP="00B41868">
            <w:pPr>
              <w:spacing w:before="60"/>
              <w:rPr>
                <w:rFonts w:ascii="Arial" w:hAnsi="Arial" w:cs="Arial"/>
                <w:sz w:val="16"/>
                <w:lang w:val="fr-FR"/>
              </w:rPr>
            </w:pPr>
            <w:bookmarkStart w:id="68" w:name="OLE_LINK10"/>
            <w:r w:rsidRPr="006C30C2">
              <w:rPr>
                <w:rFonts w:ascii="Arial" w:hAnsi="Arial" w:cs="Arial"/>
                <w:sz w:val="16"/>
                <w:lang w:val="fr-FR"/>
              </w:rPr>
              <w:t>RTE_START_SEC_AP_</w:t>
            </w:r>
            <w:r w:rsidR="00B41868">
              <w:rPr>
                <w:rFonts w:ascii="Arial" w:hAnsi="Arial" w:cs="Arial"/>
                <w:sz w:val="16"/>
                <w:lang w:val="fr-FR"/>
              </w:rPr>
              <w:t>TRQCANC</w:t>
            </w:r>
            <w:r w:rsidRPr="006C30C2">
              <w:rPr>
                <w:rFonts w:ascii="Arial" w:hAnsi="Arial" w:cs="Arial"/>
                <w:sz w:val="16"/>
                <w:lang w:val="fr-FR"/>
              </w:rPr>
              <w:t>_APPL_CODE</w:t>
            </w:r>
            <w:bookmarkEnd w:id="68"/>
          </w:p>
        </w:tc>
      </w:tr>
      <w:tr w:rsidR="00FE5605" w:rsidRPr="00E84CD1" w:rsidTr="00B41868">
        <w:tc>
          <w:tcPr>
            <w:tcW w:w="4464" w:type="dxa"/>
            <w:tcBorders>
              <w:top w:val="single" w:sz="6" w:space="0" w:color="auto"/>
              <w:left w:val="single" w:sz="6" w:space="0" w:color="auto"/>
              <w:bottom w:val="single" w:sz="6" w:space="0" w:color="auto"/>
              <w:right w:val="single" w:sz="6" w:space="0" w:color="auto"/>
            </w:tcBorders>
          </w:tcPr>
          <w:p w:rsidR="00FE5605" w:rsidRPr="00743AEC" w:rsidRDefault="007434F1" w:rsidP="00B41868">
            <w:pPr>
              <w:spacing w:before="60"/>
              <w:rPr>
                <w:rFonts w:ascii="Arial" w:hAnsi="Arial" w:cs="Arial"/>
                <w:sz w:val="16"/>
              </w:rPr>
            </w:pPr>
            <w:bookmarkStart w:id="69" w:name="OLE_LINK49"/>
            <w:proofErr w:type="spellStart"/>
            <w:r>
              <w:rPr>
                <w:rFonts w:ascii="Arial" w:hAnsi="Arial" w:cs="Arial"/>
                <w:sz w:val="16"/>
              </w:rPr>
              <w:t>TrqCanc_Init</w:t>
            </w:r>
            <w:bookmarkEnd w:id="69"/>
            <w:proofErr w:type="spellEnd"/>
          </w:p>
        </w:tc>
        <w:tc>
          <w:tcPr>
            <w:tcW w:w="4464" w:type="dxa"/>
            <w:tcBorders>
              <w:top w:val="single" w:sz="6" w:space="0" w:color="auto"/>
              <w:left w:val="single" w:sz="6" w:space="0" w:color="auto"/>
              <w:bottom w:val="single" w:sz="6" w:space="0" w:color="auto"/>
              <w:right w:val="single" w:sz="6" w:space="0" w:color="auto"/>
            </w:tcBorders>
          </w:tcPr>
          <w:p w:rsidR="00FE5605" w:rsidRPr="00743AEC" w:rsidRDefault="007434F1" w:rsidP="00B41868">
            <w:pPr>
              <w:spacing w:before="60"/>
              <w:rPr>
                <w:rFonts w:ascii="Arial" w:hAnsi="Arial" w:cs="Arial"/>
                <w:sz w:val="16"/>
                <w:lang w:val="fr-FR"/>
              </w:rPr>
            </w:pPr>
            <w:bookmarkStart w:id="70" w:name="OLE_LINK30"/>
            <w:r w:rsidRPr="006C30C2">
              <w:rPr>
                <w:rFonts w:ascii="Arial" w:hAnsi="Arial" w:cs="Arial"/>
                <w:sz w:val="16"/>
                <w:lang w:val="fr-FR"/>
              </w:rPr>
              <w:t>RTE_START_SEC_AP_</w:t>
            </w:r>
            <w:r>
              <w:rPr>
                <w:rFonts w:ascii="Arial" w:hAnsi="Arial" w:cs="Arial"/>
                <w:sz w:val="16"/>
                <w:lang w:val="fr-FR"/>
              </w:rPr>
              <w:t>TRQCANC</w:t>
            </w:r>
            <w:r w:rsidRPr="006C30C2">
              <w:rPr>
                <w:rFonts w:ascii="Arial" w:hAnsi="Arial" w:cs="Arial"/>
                <w:sz w:val="16"/>
                <w:lang w:val="fr-FR"/>
              </w:rPr>
              <w:t>_APPL_CODE</w:t>
            </w:r>
            <w:bookmarkEnd w:id="70"/>
          </w:p>
        </w:tc>
      </w:tr>
    </w:tbl>
    <w:p w:rsidR="00FE5605" w:rsidRPr="00743AEC" w:rsidRDefault="00FE5605" w:rsidP="00FE5605">
      <w:pPr>
        <w:pStyle w:val="Heading2"/>
        <w:numPr>
          <w:ilvl w:val="0"/>
          <w:numId w:val="0"/>
        </w:numPr>
        <w:ind w:left="576"/>
        <w:rPr>
          <w:lang w:val="fr-FR"/>
        </w:rPr>
      </w:pPr>
    </w:p>
    <w:p w:rsidR="00FE5605" w:rsidRDefault="00FE5605" w:rsidP="00FE5605">
      <w:pPr>
        <w:pStyle w:val="Heading2"/>
      </w:pPr>
      <w:r>
        <w:t>Local Functions</w:t>
      </w:r>
    </w:p>
    <w:p w:rsidR="00FE5605" w:rsidRDefault="00FE5605" w:rsidP="00FE5605">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FE5605" w:rsidTr="00B41868">
        <w:tc>
          <w:tcPr>
            <w:tcW w:w="4464"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FE5605" w:rsidRDefault="00FE5605" w:rsidP="00B41868">
            <w:pPr>
              <w:spacing w:before="60"/>
              <w:jc w:val="center"/>
              <w:rPr>
                <w:rFonts w:ascii="Arial" w:hAnsi="Arial" w:cs="Arial"/>
                <w:sz w:val="16"/>
              </w:rPr>
            </w:pPr>
            <w:r>
              <w:rPr>
                <w:rFonts w:ascii="Arial" w:hAnsi="Arial" w:cs="Arial"/>
                <w:sz w:val="16"/>
              </w:rPr>
              <w:t>Software Segment</w:t>
            </w:r>
          </w:p>
        </w:tc>
      </w:tr>
      <w:tr w:rsidR="00D80DF5" w:rsidTr="00B41868">
        <w:tc>
          <w:tcPr>
            <w:tcW w:w="4464" w:type="dxa"/>
            <w:tcBorders>
              <w:top w:val="single" w:sz="6" w:space="0" w:color="auto"/>
              <w:left w:val="single" w:sz="6" w:space="0" w:color="auto"/>
              <w:bottom w:val="single" w:sz="6" w:space="0" w:color="auto"/>
              <w:right w:val="single" w:sz="6" w:space="0" w:color="auto"/>
            </w:tcBorders>
          </w:tcPr>
          <w:p w:rsidR="00D80DF5" w:rsidRPr="005F3773" w:rsidRDefault="00D80DF5" w:rsidP="00B41868">
            <w:pPr>
              <w:spacing w:before="60"/>
              <w:rPr>
                <w:rFonts w:ascii="Arial" w:hAnsi="Arial" w:cs="Arial"/>
                <w:sz w:val="16"/>
              </w:rPr>
            </w:pPr>
            <w:r>
              <w:t xml:space="preserve"> </w:t>
            </w:r>
            <w:proofErr w:type="spellStart"/>
            <w:r w:rsidRPr="00D80DF5">
              <w:rPr>
                <w:rFonts w:ascii="Arial" w:hAnsi="Arial" w:cs="Arial"/>
                <w:sz w:val="16"/>
              </w:rPr>
              <w:t>CoggingTrqTableUpdate</w:t>
            </w:r>
            <w:proofErr w:type="spellEnd"/>
          </w:p>
        </w:tc>
        <w:tc>
          <w:tcPr>
            <w:tcW w:w="4464" w:type="dxa"/>
            <w:tcBorders>
              <w:top w:val="single" w:sz="6" w:space="0" w:color="auto"/>
              <w:left w:val="single" w:sz="6" w:space="0" w:color="auto"/>
              <w:bottom w:val="single" w:sz="6" w:space="0" w:color="auto"/>
              <w:right w:val="single" w:sz="6" w:space="0" w:color="auto"/>
            </w:tcBorders>
          </w:tcPr>
          <w:p w:rsidR="00D80DF5" w:rsidRDefault="00D80DF5" w:rsidP="00B41868">
            <w:pPr>
              <w:spacing w:before="60"/>
              <w:rPr>
                <w:rFonts w:ascii="Arial" w:hAnsi="Arial" w:cs="Arial"/>
                <w:sz w:val="16"/>
              </w:rPr>
            </w:pPr>
            <w:r w:rsidRPr="00093216">
              <w:rPr>
                <w:rFonts w:ascii="Arial" w:hAnsi="Arial" w:cs="Arial"/>
                <w:sz w:val="16"/>
                <w:lang w:val="fr-FR"/>
              </w:rPr>
              <w:t>RTE_START_SEC_AP_TRQCANC_APPL_CODE</w:t>
            </w:r>
          </w:p>
        </w:tc>
      </w:tr>
      <w:tr w:rsidR="00D80DF5" w:rsidTr="00B41868">
        <w:tc>
          <w:tcPr>
            <w:tcW w:w="4464" w:type="dxa"/>
            <w:tcBorders>
              <w:top w:val="single" w:sz="6" w:space="0" w:color="auto"/>
              <w:left w:val="single" w:sz="6" w:space="0" w:color="auto"/>
              <w:bottom w:val="single" w:sz="6" w:space="0" w:color="auto"/>
              <w:right w:val="single" w:sz="6" w:space="0" w:color="auto"/>
            </w:tcBorders>
          </w:tcPr>
          <w:p w:rsidR="00D80DF5" w:rsidDel="00D80DF5" w:rsidRDefault="00D80DF5" w:rsidP="00B41868">
            <w:pPr>
              <w:spacing w:before="60"/>
              <w:rPr>
                <w:rFonts w:ascii="Arial" w:hAnsi="Arial" w:cs="Arial"/>
                <w:sz w:val="16"/>
              </w:rPr>
            </w:pPr>
            <w:proofErr w:type="spellStart"/>
            <w:r w:rsidRPr="00D80DF5">
              <w:rPr>
                <w:rFonts w:ascii="Arial" w:hAnsi="Arial" w:cs="Arial"/>
                <w:sz w:val="16"/>
              </w:rPr>
              <w:t>SinLookup</w:t>
            </w:r>
            <w:proofErr w:type="spellEnd"/>
          </w:p>
        </w:tc>
        <w:tc>
          <w:tcPr>
            <w:tcW w:w="4464" w:type="dxa"/>
            <w:tcBorders>
              <w:top w:val="single" w:sz="6" w:space="0" w:color="auto"/>
              <w:left w:val="single" w:sz="6" w:space="0" w:color="auto"/>
              <w:bottom w:val="single" w:sz="6" w:space="0" w:color="auto"/>
              <w:right w:val="single" w:sz="6" w:space="0" w:color="auto"/>
            </w:tcBorders>
          </w:tcPr>
          <w:p w:rsidR="00D80DF5" w:rsidRDefault="00D80DF5" w:rsidP="00B41868">
            <w:pPr>
              <w:spacing w:before="60"/>
              <w:rPr>
                <w:rFonts w:ascii="Arial" w:hAnsi="Arial" w:cs="Arial"/>
                <w:sz w:val="16"/>
              </w:rPr>
            </w:pPr>
            <w:r w:rsidRPr="00093216">
              <w:rPr>
                <w:rFonts w:ascii="Arial" w:hAnsi="Arial" w:cs="Arial"/>
                <w:sz w:val="16"/>
                <w:lang w:val="fr-FR"/>
              </w:rPr>
              <w:t>RTE_START_SEC_AP_TRQCANC_APPL_CODE</w:t>
            </w:r>
          </w:p>
        </w:tc>
      </w:tr>
    </w:tbl>
    <w:p w:rsidR="00FE5605" w:rsidRDefault="00FE5605" w:rsidP="00FE5605">
      <w:pPr>
        <w:pStyle w:val="Heading1"/>
        <w:keepNext w:val="0"/>
      </w:pPr>
      <w:r>
        <w:t xml:space="preserve">Known Issues / Limitations </w:t>
      </w:r>
      <w:proofErr w:type="gramStart"/>
      <w:r>
        <w:t>With</w:t>
      </w:r>
      <w:proofErr w:type="gramEnd"/>
      <w:r>
        <w:t xml:space="preserve"> Design</w:t>
      </w:r>
    </w:p>
    <w:p w:rsidR="00D80DF5" w:rsidRDefault="00D80DF5" w:rsidP="00D80DF5"/>
    <w:p w:rsidR="00D80DF5" w:rsidRPr="00D80DF5" w:rsidRDefault="00D80DF5" w:rsidP="00D80DF5">
      <w:r>
        <w:t>Note for UNIT  TEST:</w:t>
      </w:r>
    </w:p>
    <w:p w:rsidR="00D80DF5" w:rsidRDefault="00D80DF5" w:rsidP="00FE5605">
      <w:pPr>
        <w:numPr>
          <w:ilvl w:val="0"/>
          <w:numId w:val="2"/>
        </w:numPr>
        <w:spacing w:after="120" w:line="240" w:lineRule="auto"/>
      </w:pPr>
      <w:r>
        <w:t xml:space="preserve"> </w:t>
      </w:r>
      <w:proofErr w:type="spellStart"/>
      <w:r w:rsidRPr="00D80DF5">
        <w:t>Rte_Pim_</w:t>
      </w:r>
      <w:proofErr w:type="gramStart"/>
      <w:r w:rsidRPr="00D80DF5">
        <w:t>CogTrqCal</w:t>
      </w:r>
      <w:proofErr w:type="spellEnd"/>
      <w:r w:rsidRPr="00D80DF5">
        <w:t xml:space="preserve"> </w:t>
      </w:r>
      <w:r w:rsidR="009E49DD">
        <w:t xml:space="preserve"> and</w:t>
      </w:r>
      <w:proofErr w:type="gramEnd"/>
      <w:r w:rsidR="009E49DD">
        <w:t xml:space="preserve"> </w:t>
      </w:r>
      <w:proofErr w:type="spellStart"/>
      <w:r w:rsidR="009E49DD" w:rsidRPr="003E58C8">
        <w:rPr>
          <w:rFonts w:ascii="Consolas" w:hAnsi="Consolas" w:cs="Consolas"/>
          <w:color w:val="000000"/>
          <w:sz w:val="20"/>
          <w:szCs w:val="20"/>
        </w:rPr>
        <w:t>CogTrqRplComp</w:t>
      </w:r>
      <w:proofErr w:type="spellEnd"/>
      <w:r w:rsidRPr="00D80DF5">
        <w:t xml:space="preserve"> is declared as unit16 with size of 521  with 512 values are used in the look up and 9 values are used in the harmonic table compensation</w:t>
      </w:r>
      <w:r>
        <w:t>.</w:t>
      </w:r>
    </w:p>
    <w:p w:rsidR="00D80DF5" w:rsidRPr="00D80DF5" w:rsidRDefault="00D80DF5" w:rsidP="00D80DF5">
      <w:pPr>
        <w:spacing w:after="120" w:line="240" w:lineRule="auto"/>
        <w:ind w:left="720"/>
      </w:pPr>
      <w:proofErr w:type="spellStart"/>
      <w:r>
        <w:t>Eventhough</w:t>
      </w:r>
      <w:proofErr w:type="spellEnd"/>
      <w:r>
        <w:t xml:space="preserve"> the values are read as uint16 it will be used as sint16 </w:t>
      </w:r>
      <w:proofErr w:type="gramStart"/>
      <w:r>
        <w:t>( s5p10</w:t>
      </w:r>
      <w:proofErr w:type="gramEnd"/>
      <w:r>
        <w:t xml:space="preserve"> preciously) with the range of -1 to 1</w:t>
      </w:r>
      <w:r w:rsidR="009E49DD">
        <w:t xml:space="preserve"> .</w:t>
      </w:r>
    </w:p>
    <w:p w:rsidR="00FE5605" w:rsidRDefault="00D80DF5" w:rsidP="00D80DF5">
      <w:pPr>
        <w:spacing w:after="120" w:line="240" w:lineRule="auto"/>
        <w:ind w:left="720"/>
      </w:pPr>
      <w:r>
        <w:rPr>
          <w:rFonts w:ascii="Consolas" w:hAnsi="Consolas" w:cs="Consolas"/>
          <w:color w:val="000000"/>
          <w:sz w:val="20"/>
          <w:szCs w:val="20"/>
        </w:rPr>
        <w:t xml:space="preserve"> </w:t>
      </w:r>
    </w:p>
    <w:p w:rsidR="00D80DF5" w:rsidRDefault="00D80DF5" w:rsidP="00D80DF5">
      <w:pPr>
        <w:spacing w:after="120" w:line="240" w:lineRule="auto"/>
        <w:ind w:left="720"/>
      </w:pPr>
    </w:p>
    <w:p w:rsidR="00FE5605" w:rsidRDefault="00FE5605" w:rsidP="00FE5605">
      <w:pPr>
        <w:ind w:left="720"/>
      </w:pPr>
    </w:p>
    <w:p w:rsidR="00442DBA" w:rsidRDefault="00442DBA">
      <w:pPr>
        <w:rPr>
          <w:rFonts w:ascii="Arial" w:eastAsia="Times New Roman" w:hAnsi="Arial" w:cs="Times New Roman"/>
          <w:b/>
          <w:kern w:val="28"/>
          <w:sz w:val="28"/>
          <w:szCs w:val="20"/>
        </w:rPr>
      </w:pPr>
      <w:r>
        <w:br w:type="page"/>
      </w:r>
    </w:p>
    <w:p w:rsidR="00FE5605" w:rsidRDefault="00FE5605" w:rsidP="00FE5605">
      <w:pPr>
        <w:pStyle w:val="Heading1"/>
      </w:pPr>
      <w:r>
        <w:lastRenderedPageBreak/>
        <w:t>Revision Control Log</w:t>
      </w: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2"/>
        <w:gridCol w:w="6210"/>
        <w:gridCol w:w="1080"/>
        <w:gridCol w:w="1105"/>
      </w:tblGrid>
      <w:tr w:rsidR="002D1117" w:rsidTr="00950C31">
        <w:tc>
          <w:tcPr>
            <w:tcW w:w="662" w:type="dxa"/>
          </w:tcPr>
          <w:p w:rsidR="002D1117" w:rsidRDefault="002D1117" w:rsidP="00B41868">
            <w:pPr>
              <w:spacing w:before="60"/>
              <w:rPr>
                <w:rFonts w:ascii="Arial" w:hAnsi="Arial" w:cs="Arial"/>
                <w:b/>
                <w:bCs/>
                <w:sz w:val="16"/>
              </w:rPr>
            </w:pPr>
            <w:r>
              <w:rPr>
                <w:rFonts w:ascii="Arial" w:hAnsi="Arial" w:cs="Arial"/>
                <w:b/>
                <w:bCs/>
                <w:sz w:val="16"/>
              </w:rPr>
              <w:t>Rev #</w:t>
            </w:r>
          </w:p>
        </w:tc>
        <w:tc>
          <w:tcPr>
            <w:tcW w:w="6210" w:type="dxa"/>
          </w:tcPr>
          <w:p w:rsidR="002D1117" w:rsidRDefault="002D1117" w:rsidP="00B41868">
            <w:pPr>
              <w:spacing w:before="60"/>
              <w:rPr>
                <w:rFonts w:ascii="Arial" w:hAnsi="Arial" w:cs="Arial"/>
                <w:b/>
                <w:bCs/>
                <w:sz w:val="16"/>
              </w:rPr>
            </w:pPr>
            <w:r>
              <w:rPr>
                <w:rFonts w:ascii="Arial" w:hAnsi="Arial" w:cs="Arial"/>
                <w:b/>
                <w:bCs/>
                <w:sz w:val="16"/>
              </w:rPr>
              <w:t>Change Description</w:t>
            </w:r>
          </w:p>
        </w:tc>
        <w:tc>
          <w:tcPr>
            <w:tcW w:w="1080" w:type="dxa"/>
          </w:tcPr>
          <w:p w:rsidR="002D1117" w:rsidRDefault="002D1117" w:rsidP="00B41868">
            <w:pPr>
              <w:spacing w:before="60"/>
              <w:rPr>
                <w:rFonts w:ascii="Arial" w:hAnsi="Arial" w:cs="Arial"/>
                <w:b/>
                <w:bCs/>
                <w:sz w:val="16"/>
              </w:rPr>
            </w:pPr>
            <w:r>
              <w:rPr>
                <w:rFonts w:ascii="Arial" w:hAnsi="Arial" w:cs="Arial"/>
                <w:b/>
                <w:bCs/>
                <w:sz w:val="16"/>
              </w:rPr>
              <w:t xml:space="preserve">Date </w:t>
            </w:r>
          </w:p>
        </w:tc>
        <w:tc>
          <w:tcPr>
            <w:tcW w:w="1105" w:type="dxa"/>
          </w:tcPr>
          <w:p w:rsidR="002D1117" w:rsidRDefault="002D1117" w:rsidP="00B41868">
            <w:pPr>
              <w:spacing w:before="60"/>
              <w:rPr>
                <w:rFonts w:ascii="Arial" w:hAnsi="Arial" w:cs="Arial"/>
                <w:b/>
                <w:bCs/>
                <w:sz w:val="16"/>
              </w:rPr>
            </w:pPr>
            <w:r>
              <w:rPr>
                <w:rFonts w:ascii="Arial" w:hAnsi="Arial" w:cs="Arial"/>
                <w:b/>
                <w:bCs/>
                <w:sz w:val="16"/>
              </w:rPr>
              <w:t>Author Initials</w:t>
            </w:r>
          </w:p>
        </w:tc>
      </w:tr>
      <w:tr w:rsidR="002D1117" w:rsidTr="00950C31">
        <w:tc>
          <w:tcPr>
            <w:tcW w:w="662" w:type="dxa"/>
          </w:tcPr>
          <w:p w:rsidR="002D1117" w:rsidRDefault="002D1117" w:rsidP="00B41868">
            <w:pPr>
              <w:spacing w:before="60"/>
              <w:rPr>
                <w:rFonts w:ascii="Arial" w:hAnsi="Arial" w:cs="Arial"/>
                <w:sz w:val="16"/>
              </w:rPr>
            </w:pPr>
            <w:r>
              <w:rPr>
                <w:rFonts w:ascii="Arial" w:hAnsi="Arial" w:cs="Arial"/>
                <w:sz w:val="16"/>
              </w:rPr>
              <w:t>1.0</w:t>
            </w:r>
          </w:p>
        </w:tc>
        <w:tc>
          <w:tcPr>
            <w:tcW w:w="6210" w:type="dxa"/>
          </w:tcPr>
          <w:p w:rsidR="002D1117" w:rsidRDefault="002D1117" w:rsidP="00B41868">
            <w:pPr>
              <w:spacing w:before="60"/>
              <w:rPr>
                <w:rFonts w:ascii="Arial" w:hAnsi="Arial" w:cs="Arial"/>
                <w:sz w:val="16"/>
              </w:rPr>
            </w:pPr>
            <w:r>
              <w:rPr>
                <w:rFonts w:ascii="Arial" w:hAnsi="Arial" w:cs="Arial"/>
                <w:sz w:val="16"/>
              </w:rPr>
              <w:t>Initial version</w:t>
            </w:r>
            <w:r w:rsidR="003C2DEA">
              <w:rPr>
                <w:rFonts w:ascii="Arial" w:hAnsi="Arial" w:cs="Arial"/>
                <w:sz w:val="16"/>
              </w:rPr>
              <w:t xml:space="preserve"> (v8 FDD SF99B)</w:t>
            </w:r>
          </w:p>
        </w:tc>
        <w:tc>
          <w:tcPr>
            <w:tcW w:w="1080" w:type="dxa"/>
          </w:tcPr>
          <w:p w:rsidR="002D1117" w:rsidRDefault="004D6E60" w:rsidP="004D6E60">
            <w:pPr>
              <w:spacing w:before="60"/>
              <w:rPr>
                <w:rFonts w:ascii="Arial" w:hAnsi="Arial" w:cs="Arial"/>
                <w:sz w:val="16"/>
              </w:rPr>
            </w:pPr>
            <w:r>
              <w:rPr>
                <w:rFonts w:ascii="Arial" w:hAnsi="Arial" w:cs="Arial"/>
                <w:sz w:val="16"/>
              </w:rPr>
              <w:t>23</w:t>
            </w:r>
            <w:r w:rsidR="002D1117">
              <w:rPr>
                <w:rFonts w:ascii="Arial" w:hAnsi="Arial" w:cs="Arial"/>
                <w:sz w:val="16"/>
              </w:rPr>
              <w:t>-</w:t>
            </w:r>
            <w:r>
              <w:rPr>
                <w:rFonts w:ascii="Arial" w:hAnsi="Arial" w:cs="Arial"/>
                <w:sz w:val="16"/>
              </w:rPr>
              <w:t>Mar</w:t>
            </w:r>
            <w:r w:rsidR="002D1117">
              <w:rPr>
                <w:rFonts w:ascii="Arial" w:hAnsi="Arial" w:cs="Arial"/>
                <w:sz w:val="16"/>
              </w:rPr>
              <w:t>-1</w:t>
            </w:r>
            <w:r>
              <w:rPr>
                <w:rFonts w:ascii="Arial" w:hAnsi="Arial" w:cs="Arial"/>
                <w:sz w:val="16"/>
              </w:rPr>
              <w:t>3</w:t>
            </w:r>
          </w:p>
        </w:tc>
        <w:tc>
          <w:tcPr>
            <w:tcW w:w="1105" w:type="dxa"/>
          </w:tcPr>
          <w:p w:rsidR="002D1117" w:rsidRDefault="004D6E60" w:rsidP="00B41868">
            <w:pPr>
              <w:spacing w:before="60"/>
              <w:rPr>
                <w:rFonts w:ascii="Arial" w:hAnsi="Arial" w:cs="Arial"/>
                <w:sz w:val="16"/>
              </w:rPr>
            </w:pPr>
            <w:r>
              <w:rPr>
                <w:rFonts w:ascii="Arial" w:hAnsi="Arial" w:cs="Arial"/>
                <w:sz w:val="16"/>
              </w:rPr>
              <w:t>Selva</w:t>
            </w:r>
          </w:p>
        </w:tc>
      </w:tr>
      <w:tr w:rsidR="003C2DEA" w:rsidTr="00950C31">
        <w:tc>
          <w:tcPr>
            <w:tcW w:w="662" w:type="dxa"/>
          </w:tcPr>
          <w:p w:rsidR="003C2DEA" w:rsidRDefault="003C2DEA" w:rsidP="00B41868">
            <w:pPr>
              <w:spacing w:before="60"/>
              <w:rPr>
                <w:rFonts w:ascii="Arial" w:hAnsi="Arial" w:cs="Arial"/>
                <w:sz w:val="16"/>
              </w:rPr>
            </w:pPr>
            <w:bookmarkStart w:id="71" w:name="_Hlk370123866"/>
            <w:r>
              <w:rPr>
                <w:rFonts w:ascii="Arial" w:hAnsi="Arial" w:cs="Arial"/>
                <w:sz w:val="16"/>
              </w:rPr>
              <w:t>2</w:t>
            </w:r>
          </w:p>
        </w:tc>
        <w:tc>
          <w:tcPr>
            <w:tcW w:w="6210" w:type="dxa"/>
          </w:tcPr>
          <w:p w:rsidR="003C2DEA" w:rsidRDefault="003C2DEA" w:rsidP="00B41868">
            <w:pPr>
              <w:spacing w:before="60"/>
              <w:rPr>
                <w:rFonts w:ascii="Arial" w:hAnsi="Arial" w:cs="Arial"/>
                <w:sz w:val="16"/>
              </w:rPr>
            </w:pPr>
            <w:r>
              <w:rPr>
                <w:rFonts w:ascii="Arial" w:hAnsi="Arial" w:cs="Arial"/>
                <w:sz w:val="16"/>
              </w:rPr>
              <w:t>Updated to version 9 FDD SF99B</w:t>
            </w:r>
          </w:p>
        </w:tc>
        <w:tc>
          <w:tcPr>
            <w:tcW w:w="1080" w:type="dxa"/>
          </w:tcPr>
          <w:p w:rsidR="003C2DEA" w:rsidRDefault="00AF03A2" w:rsidP="004D6E60">
            <w:pPr>
              <w:spacing w:before="60"/>
              <w:rPr>
                <w:rFonts w:ascii="Arial" w:hAnsi="Arial" w:cs="Arial"/>
                <w:sz w:val="16"/>
              </w:rPr>
            </w:pPr>
            <w:r>
              <w:rPr>
                <w:rFonts w:ascii="Arial" w:hAnsi="Arial" w:cs="Arial"/>
                <w:sz w:val="16"/>
              </w:rPr>
              <w:t>5-June-13</w:t>
            </w:r>
          </w:p>
        </w:tc>
        <w:tc>
          <w:tcPr>
            <w:tcW w:w="1105" w:type="dxa"/>
          </w:tcPr>
          <w:p w:rsidR="003C2DEA" w:rsidRDefault="00AF03A2" w:rsidP="00B41868">
            <w:pPr>
              <w:spacing w:before="60"/>
              <w:rPr>
                <w:rFonts w:ascii="Arial" w:hAnsi="Arial" w:cs="Arial"/>
                <w:sz w:val="16"/>
              </w:rPr>
            </w:pPr>
            <w:proofErr w:type="spellStart"/>
            <w:r>
              <w:rPr>
                <w:rFonts w:ascii="Arial" w:hAnsi="Arial" w:cs="Arial"/>
                <w:sz w:val="16"/>
              </w:rPr>
              <w:t>Selva</w:t>
            </w:r>
            <w:proofErr w:type="spellEnd"/>
          </w:p>
        </w:tc>
      </w:tr>
      <w:bookmarkEnd w:id="71"/>
      <w:tr w:rsidR="007434F1" w:rsidTr="00950C31">
        <w:tc>
          <w:tcPr>
            <w:tcW w:w="662" w:type="dxa"/>
          </w:tcPr>
          <w:p w:rsidR="007434F1" w:rsidRDefault="007434F1" w:rsidP="00B41868">
            <w:pPr>
              <w:spacing w:before="60"/>
              <w:rPr>
                <w:rFonts w:ascii="Arial" w:hAnsi="Arial" w:cs="Arial"/>
                <w:sz w:val="16"/>
              </w:rPr>
            </w:pPr>
            <w:r>
              <w:rPr>
                <w:rFonts w:ascii="Arial" w:hAnsi="Arial" w:cs="Arial"/>
                <w:sz w:val="16"/>
              </w:rPr>
              <w:t>3</w:t>
            </w:r>
          </w:p>
        </w:tc>
        <w:tc>
          <w:tcPr>
            <w:tcW w:w="6210" w:type="dxa"/>
          </w:tcPr>
          <w:p w:rsidR="007434F1" w:rsidRDefault="007434F1" w:rsidP="007434F1">
            <w:pPr>
              <w:spacing w:before="60"/>
              <w:rPr>
                <w:rFonts w:ascii="Arial" w:hAnsi="Arial" w:cs="Arial"/>
                <w:sz w:val="16"/>
              </w:rPr>
            </w:pPr>
            <w:r>
              <w:rPr>
                <w:rFonts w:ascii="Arial" w:hAnsi="Arial" w:cs="Arial"/>
                <w:sz w:val="16"/>
              </w:rPr>
              <w:t>Updated to version 10 FDD SF99B</w:t>
            </w:r>
          </w:p>
        </w:tc>
        <w:tc>
          <w:tcPr>
            <w:tcW w:w="1080" w:type="dxa"/>
          </w:tcPr>
          <w:p w:rsidR="007434F1" w:rsidRDefault="007434F1" w:rsidP="007434F1">
            <w:pPr>
              <w:spacing w:before="60"/>
              <w:rPr>
                <w:rFonts w:ascii="Arial" w:hAnsi="Arial" w:cs="Arial"/>
                <w:sz w:val="16"/>
              </w:rPr>
            </w:pPr>
            <w:r>
              <w:rPr>
                <w:rFonts w:ascii="Arial" w:hAnsi="Arial" w:cs="Arial"/>
                <w:sz w:val="16"/>
              </w:rPr>
              <w:t>21-Oct-13</w:t>
            </w:r>
          </w:p>
        </w:tc>
        <w:tc>
          <w:tcPr>
            <w:tcW w:w="1105" w:type="dxa"/>
          </w:tcPr>
          <w:p w:rsidR="007434F1" w:rsidRDefault="007434F1" w:rsidP="00B41868">
            <w:pPr>
              <w:spacing w:before="60"/>
              <w:rPr>
                <w:rFonts w:ascii="Arial" w:hAnsi="Arial" w:cs="Arial"/>
                <w:sz w:val="16"/>
              </w:rPr>
            </w:pPr>
            <w:proofErr w:type="spellStart"/>
            <w:r>
              <w:rPr>
                <w:rFonts w:ascii="Arial" w:hAnsi="Arial" w:cs="Arial"/>
                <w:sz w:val="16"/>
              </w:rPr>
              <w:t>Selva</w:t>
            </w:r>
            <w:proofErr w:type="spellEnd"/>
          </w:p>
        </w:tc>
      </w:tr>
      <w:tr w:rsidR="003E58C8" w:rsidTr="00950C31">
        <w:tc>
          <w:tcPr>
            <w:tcW w:w="662" w:type="dxa"/>
          </w:tcPr>
          <w:p w:rsidR="003E58C8" w:rsidRDefault="003E58C8" w:rsidP="00B41868">
            <w:pPr>
              <w:spacing w:before="60"/>
              <w:rPr>
                <w:rFonts w:ascii="Arial" w:hAnsi="Arial" w:cs="Arial"/>
                <w:sz w:val="16"/>
              </w:rPr>
            </w:pPr>
            <w:bookmarkStart w:id="72" w:name="_Hlk371582634"/>
            <w:r>
              <w:rPr>
                <w:rFonts w:ascii="Arial" w:hAnsi="Arial" w:cs="Arial"/>
                <w:sz w:val="16"/>
              </w:rPr>
              <w:t>4</w:t>
            </w:r>
          </w:p>
        </w:tc>
        <w:tc>
          <w:tcPr>
            <w:tcW w:w="6210" w:type="dxa"/>
          </w:tcPr>
          <w:p w:rsidR="003E58C8" w:rsidRDefault="003E58C8" w:rsidP="007434F1">
            <w:pPr>
              <w:spacing w:before="60"/>
              <w:rPr>
                <w:rFonts w:ascii="Arial" w:hAnsi="Arial" w:cs="Arial"/>
                <w:sz w:val="16"/>
              </w:rPr>
            </w:pPr>
            <w:r>
              <w:rPr>
                <w:rFonts w:ascii="Arial" w:hAnsi="Arial" w:cs="Arial"/>
                <w:sz w:val="16"/>
              </w:rPr>
              <w:t>Updated to version 10 FDD SF99B</w:t>
            </w:r>
          </w:p>
        </w:tc>
        <w:tc>
          <w:tcPr>
            <w:tcW w:w="1080" w:type="dxa"/>
          </w:tcPr>
          <w:p w:rsidR="003E58C8" w:rsidRDefault="003E58C8" w:rsidP="007434F1">
            <w:pPr>
              <w:spacing w:before="60"/>
              <w:rPr>
                <w:rFonts w:ascii="Arial" w:hAnsi="Arial" w:cs="Arial"/>
                <w:sz w:val="16"/>
              </w:rPr>
            </w:pPr>
            <w:r>
              <w:rPr>
                <w:rFonts w:ascii="Arial" w:hAnsi="Arial" w:cs="Arial"/>
                <w:sz w:val="16"/>
              </w:rPr>
              <w:t>23-Oct-13</w:t>
            </w:r>
          </w:p>
        </w:tc>
        <w:tc>
          <w:tcPr>
            <w:tcW w:w="1105" w:type="dxa"/>
          </w:tcPr>
          <w:p w:rsidR="003E58C8" w:rsidRDefault="003E58C8" w:rsidP="00B41868">
            <w:pPr>
              <w:spacing w:before="60"/>
              <w:rPr>
                <w:rFonts w:ascii="Arial" w:hAnsi="Arial" w:cs="Arial"/>
                <w:sz w:val="16"/>
              </w:rPr>
            </w:pPr>
            <w:proofErr w:type="spellStart"/>
            <w:r>
              <w:rPr>
                <w:rFonts w:ascii="Arial" w:hAnsi="Arial" w:cs="Arial"/>
                <w:sz w:val="16"/>
              </w:rPr>
              <w:t>Selva</w:t>
            </w:r>
            <w:proofErr w:type="spellEnd"/>
          </w:p>
        </w:tc>
      </w:tr>
      <w:bookmarkEnd w:id="72"/>
      <w:tr w:rsidR="00010EFA" w:rsidTr="00950C31">
        <w:trPr>
          <w:ins w:id="73" w:author="Sengottaiyan, Selva" w:date="2013-11-07T10:13:00Z"/>
        </w:trPr>
        <w:tc>
          <w:tcPr>
            <w:tcW w:w="662" w:type="dxa"/>
          </w:tcPr>
          <w:p w:rsidR="00010EFA" w:rsidRDefault="00010EFA" w:rsidP="00B41868">
            <w:pPr>
              <w:spacing w:before="60"/>
              <w:rPr>
                <w:ins w:id="74" w:author="Sengottaiyan, Selva" w:date="2013-11-07T10:13:00Z"/>
                <w:rFonts w:ascii="Arial" w:hAnsi="Arial" w:cs="Arial"/>
                <w:sz w:val="16"/>
              </w:rPr>
            </w:pPr>
            <w:ins w:id="75" w:author="Sengottaiyan, Selva" w:date="2013-11-07T10:14:00Z">
              <w:r>
                <w:rPr>
                  <w:rFonts w:ascii="Arial" w:hAnsi="Arial" w:cs="Arial"/>
                  <w:sz w:val="16"/>
                </w:rPr>
                <w:t>5</w:t>
              </w:r>
            </w:ins>
          </w:p>
        </w:tc>
        <w:tc>
          <w:tcPr>
            <w:tcW w:w="6210" w:type="dxa"/>
          </w:tcPr>
          <w:p w:rsidR="00010EFA" w:rsidRDefault="00010EFA" w:rsidP="007434F1">
            <w:pPr>
              <w:spacing w:before="60"/>
              <w:rPr>
                <w:ins w:id="76" w:author="Sengottaiyan, Selva" w:date="2013-11-07T10:13:00Z"/>
                <w:rFonts w:ascii="Arial" w:hAnsi="Arial" w:cs="Arial"/>
                <w:sz w:val="16"/>
              </w:rPr>
            </w:pPr>
            <w:ins w:id="77" w:author="Sengottaiyan, Selva" w:date="2013-11-07T10:15:00Z">
              <w:r>
                <w:rPr>
                  <w:rFonts w:ascii="Arial" w:hAnsi="Arial" w:cs="Arial"/>
                  <w:sz w:val="16"/>
                </w:rPr>
                <w:t>Updated to version 11 FDD SF99B</w:t>
              </w:r>
            </w:ins>
          </w:p>
        </w:tc>
        <w:tc>
          <w:tcPr>
            <w:tcW w:w="1080" w:type="dxa"/>
          </w:tcPr>
          <w:p w:rsidR="00010EFA" w:rsidRDefault="00010EFA" w:rsidP="007434F1">
            <w:pPr>
              <w:spacing w:before="60"/>
              <w:rPr>
                <w:ins w:id="78" w:author="Sengottaiyan, Selva" w:date="2013-11-07T10:13:00Z"/>
                <w:rFonts w:ascii="Arial" w:hAnsi="Arial" w:cs="Arial"/>
                <w:sz w:val="16"/>
              </w:rPr>
            </w:pPr>
            <w:ins w:id="79" w:author="Sengottaiyan, Selva" w:date="2013-11-07T10:15:00Z">
              <w:r>
                <w:rPr>
                  <w:rFonts w:ascii="Arial" w:hAnsi="Arial" w:cs="Arial"/>
                  <w:sz w:val="16"/>
                </w:rPr>
                <w:t>7-Nov-13</w:t>
              </w:r>
            </w:ins>
          </w:p>
        </w:tc>
        <w:tc>
          <w:tcPr>
            <w:tcW w:w="1105" w:type="dxa"/>
          </w:tcPr>
          <w:p w:rsidR="00010EFA" w:rsidRDefault="00010EFA" w:rsidP="00B41868">
            <w:pPr>
              <w:spacing w:before="60"/>
              <w:rPr>
                <w:ins w:id="80" w:author="Sengottaiyan, Selva" w:date="2013-11-07T10:13:00Z"/>
                <w:rFonts w:ascii="Arial" w:hAnsi="Arial" w:cs="Arial"/>
                <w:sz w:val="16"/>
              </w:rPr>
            </w:pPr>
            <w:proofErr w:type="spellStart"/>
            <w:ins w:id="81" w:author="Sengottaiyan, Selva" w:date="2013-11-07T10:15:00Z">
              <w:r>
                <w:rPr>
                  <w:rFonts w:ascii="Arial" w:hAnsi="Arial" w:cs="Arial"/>
                  <w:sz w:val="16"/>
                </w:rPr>
                <w:t>Selva</w:t>
              </w:r>
            </w:ins>
            <w:proofErr w:type="spellEnd"/>
          </w:p>
        </w:tc>
      </w:tr>
    </w:tbl>
    <w:p w:rsidR="00FE5605" w:rsidRDefault="00FE5605" w:rsidP="00FE5605"/>
    <w:p w:rsidR="004269A7" w:rsidRDefault="004269A7"/>
    <w:sectPr w:rsidR="004269A7" w:rsidSect="00B41868">
      <w:headerReference w:type="default" r:id="rId36"/>
      <w:footerReference w:type="default" r:id="rId3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0F27" w:rsidRDefault="000F0F27" w:rsidP="00FE5605">
      <w:pPr>
        <w:spacing w:after="0" w:line="240" w:lineRule="auto"/>
      </w:pPr>
      <w:r>
        <w:separator/>
      </w:r>
    </w:p>
  </w:endnote>
  <w:endnote w:type="continuationSeparator" w:id="0">
    <w:p w:rsidR="000F0F27" w:rsidRDefault="000F0F27" w:rsidP="00FE5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869" w:rsidRDefault="008C6869">
    <w:pPr>
      <w:pStyle w:val="Footer"/>
    </w:pPr>
    <w:r>
      <w:rPr>
        <w:snapToGrid w:val="0"/>
      </w:rPr>
      <w:tab/>
    </w:r>
    <w:r w:rsidR="000F0F27">
      <w:fldChar w:fldCharType="begin"/>
    </w:r>
    <w:r w:rsidR="000F0F27">
      <w:instrText xml:space="preserve"> DOCPROPERTY "Company"  \* MERGEFORMAT </w:instrText>
    </w:r>
    <w:r w:rsidR="000F0F27">
      <w:fldChar w:fldCharType="separate"/>
    </w:r>
    <w:r w:rsidRPr="002F0D03">
      <w:rPr>
        <w:rFonts w:ascii="Times" w:hAnsi="Times"/>
        <w:caps/>
        <w:snapToGrid w:val="0"/>
      </w:rPr>
      <w:t>Nexteer</w:t>
    </w:r>
    <w:r w:rsidR="000F0F27">
      <w:rPr>
        <w:rFonts w:ascii="Times" w:hAnsi="Times"/>
        <w:caps/>
        <w:snapToGrid w:val="0"/>
      </w:rPr>
      <w:fldChar w:fldCharType="end"/>
    </w:r>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0F27" w:rsidRDefault="000F0F27" w:rsidP="00FE5605">
      <w:pPr>
        <w:spacing w:after="0" w:line="240" w:lineRule="auto"/>
      </w:pPr>
      <w:r>
        <w:separator/>
      </w:r>
    </w:p>
  </w:footnote>
  <w:footnote w:type="continuationSeparator" w:id="0">
    <w:p w:rsidR="000F0F27" w:rsidRDefault="000F0F27" w:rsidP="00FE56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869" w:rsidRDefault="008C6869">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8C6869">
      <w:trPr>
        <w:cantSplit/>
      </w:trPr>
      <w:tc>
        <w:tcPr>
          <w:tcW w:w="990" w:type="dxa"/>
        </w:tcPr>
        <w:p w:rsidR="008C6869" w:rsidRDefault="008C6869">
          <w:pPr>
            <w:pStyle w:val="Header"/>
          </w:pPr>
          <w:r>
            <w:t>Title:</w:t>
          </w:r>
        </w:p>
      </w:tc>
      <w:tc>
        <w:tcPr>
          <w:tcW w:w="5400" w:type="dxa"/>
          <w:gridSpan w:val="3"/>
          <w:vMerge w:val="restart"/>
        </w:tcPr>
        <w:p w:rsidR="008C6869" w:rsidRDefault="008C6869">
          <w:pPr>
            <w:pStyle w:val="Header"/>
          </w:pPr>
          <w:proofErr w:type="spellStart"/>
          <w:r w:rsidRPr="00FE5605">
            <w:t>TrqCanc</w:t>
          </w:r>
          <w:proofErr w:type="spellEnd"/>
        </w:p>
        <w:p w:rsidR="008C6869" w:rsidRDefault="000F0F27" w:rsidP="00B41868">
          <w:pPr>
            <w:pStyle w:val="Header"/>
            <w:tabs>
              <w:tab w:val="clear" w:pos="4320"/>
              <w:tab w:val="clear" w:pos="8640"/>
              <w:tab w:val="center" w:pos="2592"/>
            </w:tabs>
          </w:pPr>
          <w:r>
            <w:fldChar w:fldCharType="begin"/>
          </w:r>
          <w:r>
            <w:instrText xml:space="preserve"> DOCPROPERTY "Product Line"  \* MERGEFORMAT </w:instrText>
          </w:r>
          <w:r>
            <w:fldChar w:fldCharType="separate"/>
          </w:r>
          <w:r w:rsidR="008C6869">
            <w:t>Gen II+ EPS EA3</w:t>
          </w:r>
          <w:r>
            <w:fldChar w:fldCharType="end"/>
          </w:r>
          <w:r w:rsidR="008C6869">
            <w:tab/>
          </w:r>
        </w:p>
      </w:tc>
      <w:tc>
        <w:tcPr>
          <w:tcW w:w="1170" w:type="dxa"/>
        </w:tcPr>
        <w:p w:rsidR="008C6869" w:rsidRDefault="008C6869">
          <w:pPr>
            <w:pStyle w:val="Header"/>
          </w:pPr>
          <w:r>
            <w:t>Revision:</w:t>
          </w:r>
        </w:p>
      </w:tc>
      <w:tc>
        <w:tcPr>
          <w:tcW w:w="1350" w:type="dxa"/>
        </w:tcPr>
        <w:p w:rsidR="008C6869" w:rsidRDefault="008C6869" w:rsidP="002D1117">
          <w:pPr>
            <w:pStyle w:val="Header"/>
          </w:pPr>
          <w:ins w:id="82" w:author="Sengottaiyan, Selva" w:date="2013-11-07T10:01:00Z">
            <w:r>
              <w:t>5</w:t>
            </w:r>
          </w:ins>
          <w:del w:id="83" w:author="Sengottaiyan, Selva" w:date="2013-11-07T10:01:00Z">
            <w:r w:rsidDel="008C6869">
              <w:delText>4</w:delText>
            </w:r>
          </w:del>
          <w:r>
            <w:t>.0</w:t>
          </w:r>
        </w:p>
      </w:tc>
    </w:tr>
    <w:tr w:rsidR="008C6869" w:rsidTr="00B41868">
      <w:trPr>
        <w:cantSplit/>
        <w:trHeight w:val="261"/>
      </w:trPr>
      <w:tc>
        <w:tcPr>
          <w:tcW w:w="990" w:type="dxa"/>
        </w:tcPr>
        <w:p w:rsidR="008C6869" w:rsidRDefault="008C6869">
          <w:pPr>
            <w:pStyle w:val="Header"/>
          </w:pPr>
          <w:r>
            <w:t xml:space="preserve">Product:     </w:t>
          </w:r>
        </w:p>
      </w:tc>
      <w:tc>
        <w:tcPr>
          <w:tcW w:w="5400" w:type="dxa"/>
          <w:gridSpan w:val="3"/>
          <w:vMerge/>
        </w:tcPr>
        <w:p w:rsidR="008C6869" w:rsidRDefault="008C6869">
          <w:pPr>
            <w:pStyle w:val="Header"/>
            <w:jc w:val="center"/>
          </w:pPr>
        </w:p>
      </w:tc>
      <w:tc>
        <w:tcPr>
          <w:tcW w:w="1170" w:type="dxa"/>
        </w:tcPr>
        <w:p w:rsidR="008C6869" w:rsidRDefault="008C6869">
          <w:pPr>
            <w:pStyle w:val="Header"/>
          </w:pPr>
          <w:r>
            <w:t>Rev. Date:</w:t>
          </w:r>
        </w:p>
      </w:tc>
      <w:tc>
        <w:tcPr>
          <w:tcW w:w="1350" w:type="dxa"/>
        </w:tcPr>
        <w:p w:rsidR="008C6869" w:rsidRDefault="008C6869" w:rsidP="00D5104E">
          <w:pPr>
            <w:pStyle w:val="Header"/>
          </w:pPr>
          <w:ins w:id="84" w:author="Sengottaiyan, Selva" w:date="2013-11-07T10:01:00Z">
            <w:r>
              <w:fldChar w:fldCharType="begin"/>
            </w:r>
            <w:r>
              <w:instrText xml:space="preserve"> DATE \@ "d-MMM-yy" </w:instrText>
            </w:r>
          </w:ins>
          <w:r>
            <w:fldChar w:fldCharType="separate"/>
          </w:r>
          <w:ins w:id="85" w:author="Sengottaiyan, Selva" w:date="2013-11-07T13:20:00Z">
            <w:r w:rsidR="004F0FA2">
              <w:rPr>
                <w:noProof/>
              </w:rPr>
              <w:t>7-Nov-13</w:t>
            </w:r>
          </w:ins>
          <w:ins w:id="86" w:author="Sengottaiyan, Selva" w:date="2013-11-07T10:01:00Z">
            <w:r>
              <w:fldChar w:fldCharType="end"/>
            </w:r>
          </w:ins>
          <w:del w:id="87" w:author="Sengottaiyan, Selva" w:date="2013-11-07T10:01:00Z">
            <w:r w:rsidDel="008C6869">
              <w:delText>23-Oct-13</w:delText>
            </w:r>
          </w:del>
        </w:p>
      </w:tc>
    </w:tr>
    <w:tr w:rsidR="008C6869">
      <w:trPr>
        <w:cantSplit/>
      </w:trPr>
      <w:tc>
        <w:tcPr>
          <w:tcW w:w="990" w:type="dxa"/>
        </w:tcPr>
        <w:p w:rsidR="008C6869" w:rsidRDefault="008C6869">
          <w:pPr>
            <w:pStyle w:val="Header"/>
          </w:pPr>
          <w:r>
            <w:t>Group:</w:t>
          </w:r>
        </w:p>
      </w:tc>
      <w:tc>
        <w:tcPr>
          <w:tcW w:w="1530" w:type="dxa"/>
        </w:tcPr>
        <w:p w:rsidR="008C6869" w:rsidRDefault="008C6869">
          <w:pPr>
            <w:pStyle w:val="Header"/>
          </w:pPr>
          <w:r>
            <w:t>ESG</w:t>
          </w:r>
        </w:p>
      </w:tc>
      <w:tc>
        <w:tcPr>
          <w:tcW w:w="1260" w:type="dxa"/>
        </w:tcPr>
        <w:p w:rsidR="008C6869" w:rsidRDefault="008C6869">
          <w:pPr>
            <w:pStyle w:val="Header"/>
          </w:pPr>
          <w:r>
            <w:t>Originator:</w:t>
          </w:r>
        </w:p>
      </w:tc>
      <w:tc>
        <w:tcPr>
          <w:tcW w:w="2610" w:type="dxa"/>
        </w:tcPr>
        <w:p w:rsidR="008C6869" w:rsidRDefault="008C6869" w:rsidP="00950C31">
          <w:pPr>
            <w:pStyle w:val="Header"/>
          </w:pPr>
          <w:proofErr w:type="spellStart"/>
          <w:r>
            <w:t>Selva</w:t>
          </w:r>
          <w:proofErr w:type="spellEnd"/>
          <w:r>
            <w:t xml:space="preserve"> </w:t>
          </w:r>
          <w:proofErr w:type="spellStart"/>
          <w:r>
            <w:t>Sengottaiyan</w:t>
          </w:r>
          <w:proofErr w:type="spellEnd"/>
        </w:p>
      </w:tc>
      <w:tc>
        <w:tcPr>
          <w:tcW w:w="1170" w:type="dxa"/>
        </w:tcPr>
        <w:p w:rsidR="008C6869" w:rsidRDefault="008C6869">
          <w:pPr>
            <w:pStyle w:val="Header"/>
          </w:pPr>
          <w:r>
            <w:t>Page:</w:t>
          </w:r>
        </w:p>
      </w:tc>
      <w:tc>
        <w:tcPr>
          <w:tcW w:w="1350" w:type="dxa"/>
        </w:tcPr>
        <w:p w:rsidR="008C6869" w:rsidRDefault="008C6869">
          <w:pPr>
            <w:pStyle w:val="Header"/>
          </w:pPr>
          <w:r>
            <w:rPr>
              <w:rStyle w:val="PageNumber"/>
            </w:rPr>
            <w:fldChar w:fldCharType="begin"/>
          </w:r>
          <w:r>
            <w:rPr>
              <w:rStyle w:val="PageNumber"/>
            </w:rPr>
            <w:instrText xml:space="preserve"> PAGE </w:instrText>
          </w:r>
          <w:r>
            <w:rPr>
              <w:rStyle w:val="PageNumber"/>
            </w:rPr>
            <w:fldChar w:fldCharType="separate"/>
          </w:r>
          <w:r w:rsidR="004F0FA2">
            <w:rPr>
              <w:rStyle w:val="PageNumber"/>
              <w:noProof/>
            </w:rPr>
            <w:t>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4F0FA2">
            <w:rPr>
              <w:rStyle w:val="PageNumber"/>
              <w:noProof/>
            </w:rPr>
            <w:t>34</w:t>
          </w:r>
          <w:r>
            <w:rPr>
              <w:rStyle w:val="PageNumber"/>
            </w:rPr>
            <w:fldChar w:fldCharType="end"/>
          </w:r>
        </w:p>
      </w:tc>
    </w:tr>
  </w:tbl>
  <w:p w:rsidR="008C6869" w:rsidRDefault="008C6869">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61164893"/>
    <w:multiLevelType w:val="hybridMultilevel"/>
    <w:tmpl w:val="F3A6A704"/>
    <w:lvl w:ilvl="0" w:tplc="F238E16E">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
    <w:nsid w:val="75EC4379"/>
    <w:multiLevelType w:val="hybridMultilevel"/>
    <w:tmpl w:val="BCEAD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975107"/>
    <w:multiLevelType w:val="multilevel"/>
    <w:tmpl w:val="570E395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
  </w:num>
  <w:num w:numId="2">
    <w:abstractNumId w:val="0"/>
  </w:num>
  <w:num w:numId="3">
    <w:abstractNumId w:val="1"/>
  </w:num>
  <w:num w:numId="4">
    <w:abstractNumId w:val="2"/>
  </w:num>
  <w:num w:numId="5">
    <w:abstractNumId w:val="3"/>
  </w:num>
  <w:num w:numId="6">
    <w:abstractNumId w:val="4"/>
  </w:num>
  <w:num w:numId="7">
    <w:abstractNumId w:val="4"/>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Formatting/>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E5605"/>
    <w:rsid w:val="00006DB6"/>
    <w:rsid w:val="00010EFA"/>
    <w:rsid w:val="00014E50"/>
    <w:rsid w:val="00022266"/>
    <w:rsid w:val="00023FA6"/>
    <w:rsid w:val="0002788A"/>
    <w:rsid w:val="00030840"/>
    <w:rsid w:val="00046C78"/>
    <w:rsid w:val="000608FB"/>
    <w:rsid w:val="000630C3"/>
    <w:rsid w:val="00074530"/>
    <w:rsid w:val="00085296"/>
    <w:rsid w:val="00097E28"/>
    <w:rsid w:val="000A4DB2"/>
    <w:rsid w:val="000B35A0"/>
    <w:rsid w:val="000C4CBC"/>
    <w:rsid w:val="000D71B6"/>
    <w:rsid w:val="000F0F27"/>
    <w:rsid w:val="0010088B"/>
    <w:rsid w:val="0011236F"/>
    <w:rsid w:val="0011656D"/>
    <w:rsid w:val="0013287E"/>
    <w:rsid w:val="00170802"/>
    <w:rsid w:val="00185241"/>
    <w:rsid w:val="00197592"/>
    <w:rsid w:val="001A54C5"/>
    <w:rsid w:val="001C2CCF"/>
    <w:rsid w:val="001C3E3E"/>
    <w:rsid w:val="001D6FDB"/>
    <w:rsid w:val="001E1E82"/>
    <w:rsid w:val="00201A8E"/>
    <w:rsid w:val="00241B76"/>
    <w:rsid w:val="002440AC"/>
    <w:rsid w:val="00287596"/>
    <w:rsid w:val="002A4922"/>
    <w:rsid w:val="002D1117"/>
    <w:rsid w:val="002D2630"/>
    <w:rsid w:val="002D2E97"/>
    <w:rsid w:val="002F7137"/>
    <w:rsid w:val="002F7881"/>
    <w:rsid w:val="003945DD"/>
    <w:rsid w:val="003A1B2E"/>
    <w:rsid w:val="003A2709"/>
    <w:rsid w:val="003B7232"/>
    <w:rsid w:val="003C2DEA"/>
    <w:rsid w:val="003E58C8"/>
    <w:rsid w:val="003F5C33"/>
    <w:rsid w:val="004139E7"/>
    <w:rsid w:val="004269A7"/>
    <w:rsid w:val="004302D5"/>
    <w:rsid w:val="00442DBA"/>
    <w:rsid w:val="00454710"/>
    <w:rsid w:val="0045651D"/>
    <w:rsid w:val="00461507"/>
    <w:rsid w:val="00476E64"/>
    <w:rsid w:val="004A280A"/>
    <w:rsid w:val="004D6E60"/>
    <w:rsid w:val="004E7EFB"/>
    <w:rsid w:val="004F0FA2"/>
    <w:rsid w:val="00525055"/>
    <w:rsid w:val="00532272"/>
    <w:rsid w:val="0054369C"/>
    <w:rsid w:val="00551147"/>
    <w:rsid w:val="00552E03"/>
    <w:rsid w:val="00553A78"/>
    <w:rsid w:val="00566A2D"/>
    <w:rsid w:val="005726DE"/>
    <w:rsid w:val="005A1EB1"/>
    <w:rsid w:val="005A30F1"/>
    <w:rsid w:val="005C3AC9"/>
    <w:rsid w:val="005C6DC8"/>
    <w:rsid w:val="005D5836"/>
    <w:rsid w:val="005F1D33"/>
    <w:rsid w:val="005F3773"/>
    <w:rsid w:val="0060211F"/>
    <w:rsid w:val="0065658B"/>
    <w:rsid w:val="00667184"/>
    <w:rsid w:val="00680E5B"/>
    <w:rsid w:val="00683039"/>
    <w:rsid w:val="006C30C2"/>
    <w:rsid w:val="006D1E14"/>
    <w:rsid w:val="006F221D"/>
    <w:rsid w:val="00704523"/>
    <w:rsid w:val="00725943"/>
    <w:rsid w:val="007434F1"/>
    <w:rsid w:val="00785666"/>
    <w:rsid w:val="007A6B94"/>
    <w:rsid w:val="007B68CF"/>
    <w:rsid w:val="007C24D1"/>
    <w:rsid w:val="007E1C07"/>
    <w:rsid w:val="007F0A23"/>
    <w:rsid w:val="008037C4"/>
    <w:rsid w:val="00806F90"/>
    <w:rsid w:val="008555F1"/>
    <w:rsid w:val="00855BEC"/>
    <w:rsid w:val="00863165"/>
    <w:rsid w:val="0088206C"/>
    <w:rsid w:val="008B16E2"/>
    <w:rsid w:val="008C6869"/>
    <w:rsid w:val="008C6DBA"/>
    <w:rsid w:val="008D3D2D"/>
    <w:rsid w:val="008D73B9"/>
    <w:rsid w:val="008E32A5"/>
    <w:rsid w:val="008F762F"/>
    <w:rsid w:val="00900730"/>
    <w:rsid w:val="00900BB9"/>
    <w:rsid w:val="00947111"/>
    <w:rsid w:val="00950C31"/>
    <w:rsid w:val="00955555"/>
    <w:rsid w:val="00967324"/>
    <w:rsid w:val="009A5653"/>
    <w:rsid w:val="009A6737"/>
    <w:rsid w:val="009D5158"/>
    <w:rsid w:val="009E49DD"/>
    <w:rsid w:val="00A125C4"/>
    <w:rsid w:val="00A15236"/>
    <w:rsid w:val="00A3105C"/>
    <w:rsid w:val="00A409C3"/>
    <w:rsid w:val="00A42596"/>
    <w:rsid w:val="00A46B57"/>
    <w:rsid w:val="00A72EF9"/>
    <w:rsid w:val="00A94AF6"/>
    <w:rsid w:val="00AB0064"/>
    <w:rsid w:val="00AD1094"/>
    <w:rsid w:val="00AE6317"/>
    <w:rsid w:val="00AF03A2"/>
    <w:rsid w:val="00B26E7C"/>
    <w:rsid w:val="00B26FD3"/>
    <w:rsid w:val="00B41868"/>
    <w:rsid w:val="00BC3E2C"/>
    <w:rsid w:val="00BC5C41"/>
    <w:rsid w:val="00BF3CFF"/>
    <w:rsid w:val="00BF681F"/>
    <w:rsid w:val="00C05129"/>
    <w:rsid w:val="00C07813"/>
    <w:rsid w:val="00C17722"/>
    <w:rsid w:val="00C947FC"/>
    <w:rsid w:val="00CA0841"/>
    <w:rsid w:val="00CA150D"/>
    <w:rsid w:val="00CC64E2"/>
    <w:rsid w:val="00CD315D"/>
    <w:rsid w:val="00CE078C"/>
    <w:rsid w:val="00CE60ED"/>
    <w:rsid w:val="00CF16E9"/>
    <w:rsid w:val="00D01CB2"/>
    <w:rsid w:val="00D5055C"/>
    <w:rsid w:val="00D5104E"/>
    <w:rsid w:val="00D77A7E"/>
    <w:rsid w:val="00D80DF5"/>
    <w:rsid w:val="00D9659E"/>
    <w:rsid w:val="00DB14A0"/>
    <w:rsid w:val="00DC35A2"/>
    <w:rsid w:val="00DC5884"/>
    <w:rsid w:val="00DD24F8"/>
    <w:rsid w:val="00DF59EC"/>
    <w:rsid w:val="00E242B9"/>
    <w:rsid w:val="00E36D9C"/>
    <w:rsid w:val="00E7416B"/>
    <w:rsid w:val="00E856BD"/>
    <w:rsid w:val="00E86D0A"/>
    <w:rsid w:val="00E96658"/>
    <w:rsid w:val="00EC255D"/>
    <w:rsid w:val="00EF4187"/>
    <w:rsid w:val="00F10010"/>
    <w:rsid w:val="00F32F80"/>
    <w:rsid w:val="00F375B3"/>
    <w:rsid w:val="00F652BB"/>
    <w:rsid w:val="00F66AFF"/>
    <w:rsid w:val="00F805D5"/>
    <w:rsid w:val="00F9426B"/>
    <w:rsid w:val="00F95E00"/>
    <w:rsid w:val="00FA5C3C"/>
    <w:rsid w:val="00FD212B"/>
    <w:rsid w:val="00FD5400"/>
    <w:rsid w:val="00FE5605"/>
    <w:rsid w:val="00FE5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F5"/>
  </w:style>
  <w:style w:type="paragraph" w:styleId="Heading1">
    <w:name w:val="heading 1"/>
    <w:basedOn w:val="Normal"/>
    <w:next w:val="Normal"/>
    <w:link w:val="Heading1Char"/>
    <w:qFormat/>
    <w:rsid w:val="00FE5605"/>
    <w:pPr>
      <w:keepNext/>
      <w:numPr>
        <w:numId w:val="1"/>
      </w:numPr>
      <w:spacing w:before="240" w:after="120" w:line="240" w:lineRule="auto"/>
      <w:outlineLvl w:val="0"/>
    </w:pPr>
    <w:rPr>
      <w:rFonts w:ascii="Arial" w:eastAsia="Times New Roman" w:hAnsi="Arial" w:cs="Times New Roman"/>
      <w:b/>
      <w:kern w:val="28"/>
      <w:sz w:val="28"/>
      <w:szCs w:val="20"/>
    </w:rPr>
  </w:style>
  <w:style w:type="paragraph" w:styleId="Heading2">
    <w:name w:val="heading 2"/>
    <w:basedOn w:val="Normal"/>
    <w:next w:val="Normal"/>
    <w:link w:val="Heading2Char"/>
    <w:qFormat/>
    <w:rsid w:val="00FE5605"/>
    <w:pPr>
      <w:keepNext/>
      <w:numPr>
        <w:ilvl w:val="1"/>
        <w:numId w:val="1"/>
      </w:numPr>
      <w:spacing w:before="120" w:after="0" w:line="240" w:lineRule="auto"/>
      <w:outlineLvl w:val="1"/>
    </w:pPr>
    <w:rPr>
      <w:rFonts w:ascii="Arial" w:eastAsia="Times New Roman" w:hAnsi="Arial" w:cs="Times New Roman"/>
      <w:b/>
      <w:sz w:val="24"/>
      <w:szCs w:val="20"/>
    </w:rPr>
  </w:style>
  <w:style w:type="paragraph" w:styleId="Heading3">
    <w:name w:val="heading 3"/>
    <w:basedOn w:val="Normal"/>
    <w:next w:val="Normal"/>
    <w:link w:val="Heading3Char"/>
    <w:qFormat/>
    <w:rsid w:val="00FE5605"/>
    <w:pPr>
      <w:keepNext/>
      <w:numPr>
        <w:ilvl w:val="2"/>
        <w:numId w:val="1"/>
      </w:numPr>
      <w:spacing w:before="120" w:after="0" w:line="240" w:lineRule="auto"/>
      <w:outlineLvl w:val="2"/>
    </w:pPr>
    <w:rPr>
      <w:rFonts w:ascii="Arial" w:eastAsia="Times New Roman" w:hAnsi="Arial" w:cs="Times New Roman"/>
      <w:b/>
      <w:sz w:val="24"/>
      <w:szCs w:val="20"/>
    </w:rPr>
  </w:style>
  <w:style w:type="paragraph" w:styleId="Heading4">
    <w:name w:val="heading 4"/>
    <w:basedOn w:val="Normal"/>
    <w:next w:val="Normal"/>
    <w:link w:val="Heading4Char"/>
    <w:qFormat/>
    <w:rsid w:val="00FE5605"/>
    <w:pPr>
      <w:keepNext/>
      <w:numPr>
        <w:ilvl w:val="3"/>
        <w:numId w:val="1"/>
      </w:numPr>
      <w:spacing w:before="240" w:after="60" w:line="240" w:lineRule="auto"/>
      <w:outlineLvl w:val="3"/>
    </w:pPr>
    <w:rPr>
      <w:rFonts w:ascii="Arial" w:eastAsia="Times New Roman" w:hAnsi="Arial" w:cs="Times New Roman"/>
      <w:b/>
      <w:sz w:val="24"/>
      <w:szCs w:val="20"/>
    </w:rPr>
  </w:style>
  <w:style w:type="paragraph" w:styleId="Heading5">
    <w:name w:val="heading 5"/>
    <w:basedOn w:val="Normal"/>
    <w:next w:val="Normal"/>
    <w:link w:val="Heading5Char"/>
    <w:qFormat/>
    <w:rsid w:val="00FE5605"/>
    <w:pPr>
      <w:numPr>
        <w:ilvl w:val="4"/>
        <w:numId w:val="1"/>
      </w:numPr>
      <w:spacing w:before="240" w:after="60" w:line="240" w:lineRule="auto"/>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FE5605"/>
    <w:pPr>
      <w:numPr>
        <w:ilvl w:val="5"/>
        <w:numId w:val="1"/>
      </w:numPr>
      <w:spacing w:before="240" w:after="60" w:line="240" w:lineRule="auto"/>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FE5605"/>
    <w:pPr>
      <w:numPr>
        <w:ilvl w:val="6"/>
        <w:numId w:val="1"/>
      </w:numPr>
      <w:spacing w:before="240" w:after="60" w:line="240" w:lineRule="auto"/>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FE5605"/>
    <w:pPr>
      <w:numPr>
        <w:ilvl w:val="7"/>
        <w:numId w:val="1"/>
      </w:numPr>
      <w:spacing w:before="240" w:after="60" w:line="240" w:lineRule="auto"/>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FE5605"/>
    <w:pPr>
      <w:numPr>
        <w:ilvl w:val="8"/>
        <w:numId w:val="1"/>
      </w:numPr>
      <w:spacing w:before="240" w:after="60" w:line="240" w:lineRule="auto"/>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5605"/>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FE5605"/>
    <w:rPr>
      <w:rFonts w:ascii="Arial" w:eastAsia="Times New Roman" w:hAnsi="Arial" w:cs="Times New Roman"/>
      <w:b/>
      <w:sz w:val="24"/>
      <w:szCs w:val="20"/>
    </w:rPr>
  </w:style>
  <w:style w:type="character" w:customStyle="1" w:styleId="Heading3Char">
    <w:name w:val="Heading 3 Char"/>
    <w:basedOn w:val="DefaultParagraphFont"/>
    <w:link w:val="Heading3"/>
    <w:rsid w:val="00FE5605"/>
    <w:rPr>
      <w:rFonts w:ascii="Arial" w:eastAsia="Times New Roman" w:hAnsi="Arial" w:cs="Times New Roman"/>
      <w:b/>
      <w:sz w:val="24"/>
      <w:szCs w:val="20"/>
    </w:rPr>
  </w:style>
  <w:style w:type="character" w:customStyle="1" w:styleId="Heading4Char">
    <w:name w:val="Heading 4 Char"/>
    <w:basedOn w:val="DefaultParagraphFont"/>
    <w:link w:val="Heading4"/>
    <w:rsid w:val="00FE5605"/>
    <w:rPr>
      <w:rFonts w:ascii="Arial" w:eastAsia="Times New Roman" w:hAnsi="Arial" w:cs="Times New Roman"/>
      <w:b/>
      <w:sz w:val="24"/>
      <w:szCs w:val="20"/>
    </w:rPr>
  </w:style>
  <w:style w:type="character" w:customStyle="1" w:styleId="Heading5Char">
    <w:name w:val="Heading 5 Char"/>
    <w:basedOn w:val="DefaultParagraphFont"/>
    <w:link w:val="Heading5"/>
    <w:rsid w:val="00FE5605"/>
    <w:rPr>
      <w:rFonts w:ascii="Times New Roman" w:eastAsia="Times New Roman" w:hAnsi="Times New Roman" w:cs="Times New Roman"/>
      <w:szCs w:val="20"/>
    </w:rPr>
  </w:style>
  <w:style w:type="character" w:customStyle="1" w:styleId="Heading6Char">
    <w:name w:val="Heading 6 Char"/>
    <w:basedOn w:val="DefaultParagraphFont"/>
    <w:link w:val="Heading6"/>
    <w:rsid w:val="00FE5605"/>
    <w:rPr>
      <w:rFonts w:ascii="Times New Roman" w:eastAsia="Times New Roman" w:hAnsi="Times New Roman" w:cs="Times New Roman"/>
      <w:i/>
      <w:szCs w:val="20"/>
    </w:rPr>
  </w:style>
  <w:style w:type="character" w:customStyle="1" w:styleId="Heading7Char">
    <w:name w:val="Heading 7 Char"/>
    <w:basedOn w:val="DefaultParagraphFont"/>
    <w:link w:val="Heading7"/>
    <w:rsid w:val="00FE5605"/>
    <w:rPr>
      <w:rFonts w:ascii="Arial" w:eastAsia="Times New Roman" w:hAnsi="Arial" w:cs="Times New Roman"/>
      <w:sz w:val="20"/>
      <w:szCs w:val="20"/>
    </w:rPr>
  </w:style>
  <w:style w:type="character" w:customStyle="1" w:styleId="Heading8Char">
    <w:name w:val="Heading 8 Char"/>
    <w:basedOn w:val="DefaultParagraphFont"/>
    <w:link w:val="Heading8"/>
    <w:rsid w:val="00FE5605"/>
    <w:rPr>
      <w:rFonts w:ascii="Arial" w:eastAsia="Times New Roman" w:hAnsi="Arial" w:cs="Times New Roman"/>
      <w:i/>
      <w:sz w:val="20"/>
      <w:szCs w:val="20"/>
    </w:rPr>
  </w:style>
  <w:style w:type="character" w:customStyle="1" w:styleId="Heading9Char">
    <w:name w:val="Heading 9 Char"/>
    <w:basedOn w:val="DefaultParagraphFont"/>
    <w:link w:val="Heading9"/>
    <w:rsid w:val="00FE5605"/>
    <w:rPr>
      <w:rFonts w:ascii="Arial" w:eastAsia="Times New Roman" w:hAnsi="Arial" w:cs="Times New Roman"/>
      <w:b/>
      <w:i/>
      <w:sz w:val="18"/>
      <w:szCs w:val="20"/>
    </w:rPr>
  </w:style>
  <w:style w:type="paragraph" w:styleId="Header">
    <w:name w:val="header"/>
    <w:basedOn w:val="Normal"/>
    <w:link w:val="HeaderChar"/>
    <w:semiHidden/>
    <w:rsid w:val="00FE5605"/>
    <w:pPr>
      <w:tabs>
        <w:tab w:val="center" w:pos="4320"/>
        <w:tab w:val="right" w:pos="8640"/>
      </w:tabs>
      <w:spacing w:after="120" w:line="240" w:lineRule="auto"/>
    </w:pPr>
    <w:rPr>
      <w:rFonts w:ascii="Arial" w:eastAsia="Times New Roman" w:hAnsi="Arial" w:cs="Times New Roman"/>
      <w:sz w:val="20"/>
      <w:szCs w:val="20"/>
    </w:rPr>
  </w:style>
  <w:style w:type="character" w:customStyle="1" w:styleId="HeaderChar">
    <w:name w:val="Header Char"/>
    <w:basedOn w:val="DefaultParagraphFont"/>
    <w:link w:val="Header"/>
    <w:semiHidden/>
    <w:rsid w:val="00FE5605"/>
    <w:rPr>
      <w:rFonts w:ascii="Arial" w:eastAsia="Times New Roman" w:hAnsi="Arial" w:cs="Times New Roman"/>
      <w:sz w:val="20"/>
      <w:szCs w:val="20"/>
    </w:rPr>
  </w:style>
  <w:style w:type="paragraph" w:styleId="Footer">
    <w:name w:val="footer"/>
    <w:basedOn w:val="Normal"/>
    <w:link w:val="FooterChar"/>
    <w:semiHidden/>
    <w:rsid w:val="00FE5605"/>
    <w:pPr>
      <w:tabs>
        <w:tab w:val="center" w:pos="4320"/>
        <w:tab w:val="right" w:pos="8640"/>
      </w:tabs>
      <w:spacing w:after="12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semiHidden/>
    <w:rsid w:val="00FE5605"/>
    <w:rPr>
      <w:rFonts w:ascii="Times New Roman" w:eastAsia="Times New Roman" w:hAnsi="Times New Roman" w:cs="Times New Roman"/>
      <w:sz w:val="20"/>
      <w:szCs w:val="20"/>
    </w:rPr>
  </w:style>
  <w:style w:type="character" w:styleId="PageNumber">
    <w:name w:val="page number"/>
    <w:basedOn w:val="DefaultParagraphFont"/>
    <w:semiHidden/>
    <w:rsid w:val="00FE5605"/>
  </w:style>
  <w:style w:type="paragraph" w:styleId="ListParagraph">
    <w:name w:val="List Paragraph"/>
    <w:basedOn w:val="Normal"/>
    <w:uiPriority w:val="34"/>
    <w:qFormat/>
    <w:rsid w:val="000D71B6"/>
    <w:pPr>
      <w:ind w:left="720"/>
      <w:contextualSpacing/>
    </w:pPr>
  </w:style>
  <w:style w:type="paragraph" w:styleId="BalloonText">
    <w:name w:val="Balloon Text"/>
    <w:basedOn w:val="Normal"/>
    <w:link w:val="BalloonTextChar"/>
    <w:uiPriority w:val="99"/>
    <w:semiHidden/>
    <w:unhideWhenUsed/>
    <w:rsid w:val="00030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84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576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4.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614824-FD31-400D-BC1F-C8EFA11A5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2863</TotalTime>
  <Pages>34</Pages>
  <Words>1973</Words>
  <Characters>11249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KPIT</Company>
  <LinksUpToDate>false</LinksUpToDate>
  <CharactersWithSpaces>13196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KPIT</dc:creator>
  <cp:keywords/>
  <dc:description/>
  <cp:lastModifiedBy>Sengottaiyan, Selva</cp:lastModifiedBy>
  <cp:revision>9</cp:revision>
  <dcterms:created xsi:type="dcterms:W3CDTF">2013-03-25T22:06:00Z</dcterms:created>
  <dcterms:modified xsi:type="dcterms:W3CDTF">2013-11-07T18:21:00Z</dcterms:modified>
</cp:coreProperties>
</file>