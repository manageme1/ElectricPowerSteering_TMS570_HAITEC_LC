
<file path=[Content_Types].xml><?xml version="1.0" encoding="utf-8"?>
<Types xmlns="http://schemas.openxmlformats.org/package/2006/content-types">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771908">
      <w:pPr>
        <w:pStyle w:val="Heading1"/>
        <w:numPr>
          <w:ilvl w:val="0"/>
          <w:numId w:val="0"/>
        </w:numPr>
      </w:pPr>
      <w:r>
        <w:t xml:space="preserve">Module </w:t>
      </w:r>
      <w:r w:rsidR="004A781C">
        <w:t xml:space="preserve">-- </w:t>
      </w:r>
      <w:r w:rsidR="00D85213">
        <w:fldChar w:fldCharType="begin"/>
      </w:r>
      <w:r w:rsidR="00D85213">
        <w:instrText xml:space="preserve"> DOCPROPERTY "Document Title"  \* MERGEFORMAT </w:instrText>
      </w:r>
      <w:r w:rsidR="00D85213">
        <w:fldChar w:fldCharType="separate"/>
      </w:r>
      <w:r>
        <w:t>Active Pull Compensation</w:t>
      </w:r>
      <w:r w:rsidR="00D85213">
        <w:fldChar w:fldCharType="end"/>
      </w:r>
    </w:p>
    <w:p w:rsidR="004A781C" w:rsidRDefault="004A781C">
      <w:pPr>
        <w:pStyle w:val="Heading1"/>
      </w:pPr>
      <w:r>
        <w:t>High-Level Description</w:t>
      </w:r>
    </w:p>
    <w:p w:rsidR="004A781C" w:rsidRDefault="00771908">
      <w:r>
        <w:t>This module corrects for vehicle pull issues by compensation for both long and short term torque offsets.</w:t>
      </w:r>
    </w:p>
    <w:p w:rsidR="00C33BEF" w:rsidRPr="00C33BEF" w:rsidRDefault="004A781C" w:rsidP="00C33BEF">
      <w:pPr>
        <w:pStyle w:val="Heading1"/>
      </w:pPr>
      <w:r>
        <w:t>Figures</w:t>
      </w:r>
    </w:p>
    <w:p w:rsidR="004A781C" w:rsidRDefault="00C33BEF">
      <w:pPr>
        <w:pStyle w:val="Heading2"/>
      </w:pPr>
      <w:r>
        <w:t>Component Diagram</w:t>
      </w:r>
    </w:p>
    <w:p w:rsidR="00C33BEF" w:rsidRPr="00C33BEF" w:rsidRDefault="000457A2" w:rsidP="00771908">
      <w:pPr>
        <w:jc w:val="center"/>
      </w:pPr>
      <w:r>
        <w:rPr>
          <w:noProof/>
        </w:rPr>
        <w:drawing>
          <wp:inline distT="0" distB="0" distL="0" distR="0">
            <wp:extent cx="3238500" cy="3238500"/>
            <wp:effectExtent l="19050" t="0" r="0" b="0"/>
            <wp:docPr id="2" name="Picture 1" descr="1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tif"/>
                    <pic:cNvPicPr/>
                  </pic:nvPicPr>
                  <pic:blipFill>
                    <a:blip r:embed="rId9" cstate="print"/>
                    <a:stretch>
                      <a:fillRect/>
                    </a:stretch>
                  </pic:blipFill>
                  <pic:spPr>
                    <a:xfrm>
                      <a:off x="0" y="0"/>
                      <a:ext cx="3238500" cy="3238500"/>
                    </a:xfrm>
                    <a:prstGeom prst="rect">
                      <a:avLst/>
                    </a:prstGeom>
                  </pic:spPr>
                </pic:pic>
              </a:graphicData>
            </a:graphic>
          </wp:inline>
        </w:drawing>
      </w:r>
    </w:p>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HwTorque_HwNm_f32</w:t>
            </w:r>
          </w:p>
        </w:tc>
        <w:tc>
          <w:tcPr>
            <w:tcW w:w="4455" w:type="dxa"/>
            <w:vAlign w:val="center"/>
          </w:tcPr>
          <w:p w:rsidR="006D33CC" w:rsidRPr="004B5BE2"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PullCompCmd_MtrNm_f32</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HandwheelPosition_HwDeg_f32</w:t>
            </w:r>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HandwheelAuthority_Uls_f32</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VehicleSpeed_Kph_f32</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VehicleSpeedValid_Cnt_lgc</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HandwheelVelocity_HwRadpS_f32</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SrlComYawRate_DegpS_f32</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DisableLearning_Cnt_lgc</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DisableOutput_Cnt_lgc</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bl>
    <w:p w:rsidR="00C02331" w:rsidRDefault="00C02331">
      <w:pPr>
        <w:spacing w:after="0"/>
      </w:pPr>
    </w:p>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2898"/>
        <w:gridCol w:w="1350"/>
        <w:gridCol w:w="1215"/>
        <w:gridCol w:w="1125"/>
        <w:gridCol w:w="2340"/>
      </w:tblGrid>
      <w:tr w:rsidR="00BD008B" w:rsidTr="009030B7">
        <w:trPr>
          <w:cantSplit/>
        </w:trPr>
        <w:tc>
          <w:tcPr>
            <w:tcW w:w="289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3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2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3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DecGain_Uls_M_f32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0.0000135</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0.00054</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IncGain_Uls_M_f32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0.0000135</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0.00054</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LTIntGain_Uls_M_f32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0.00001875</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0.00045</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LTWindUpLimit_HwNm_M_f32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4</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8E68D9">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STStepSize_HwNm_M_f32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 </w:t>
            </w:r>
            <w:r w:rsidR="008E68D9">
              <w:rPr>
                <w:rFonts w:ascii="Arial" w:hAnsi="Arial" w:cs="Arial"/>
                <w:sz w:val="16"/>
                <w:szCs w:val="16"/>
              </w:rPr>
              <w:t>20000</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PullCompStepSize_HwNm_M_f32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0.2</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ResetPer1_Cnt_M_lgc</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ResetPer2_Cnt_M_lgc</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ResetPer3_Cnt_M_lgc</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B7C8C">
            <w:pPr>
              <w:spacing w:before="100" w:beforeAutospacing="1" w:after="100" w:afterAutospacing="1"/>
              <w:rPr>
                <w:rFonts w:ascii="Arial" w:hAnsi="Arial" w:cs="Arial"/>
                <w:sz w:val="16"/>
                <w:szCs w:val="16"/>
              </w:rPr>
            </w:pPr>
            <w:bookmarkStart w:id="0" w:name="_Hlk321128997"/>
            <w:r w:rsidRPr="00771908">
              <w:rPr>
                <w:rFonts w:ascii="Arial" w:hAnsi="Arial" w:cs="Arial"/>
                <w:sz w:val="16"/>
                <w:szCs w:val="16"/>
              </w:rPr>
              <w:t>HwTorqueSV_HwNm_M_</w:t>
            </w:r>
            <w:r>
              <w:rPr>
                <w:rFonts w:ascii="Arial" w:hAnsi="Arial" w:cs="Arial"/>
                <w:sz w:val="16"/>
                <w:szCs w:val="16"/>
              </w:rPr>
              <w:t>Str</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BE1815">
            <w:pPr>
              <w:spacing w:before="100" w:beforeAutospacing="1" w:after="100" w:afterAutospacing="1"/>
              <w:rPr>
                <w:rFonts w:ascii="Arial" w:hAnsi="Arial" w:cs="Arial"/>
                <w:sz w:val="16"/>
                <w:szCs w:val="16"/>
              </w:rPr>
            </w:pPr>
            <w:r>
              <w:rPr>
                <w:rFonts w:ascii="Arial" w:hAnsi="Arial" w:cs="Arial"/>
                <w:sz w:val="16"/>
                <w:szCs w:val="16"/>
              </w:rPr>
              <w:t>N/A</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D70D20" w:rsidP="00D70D20">
            <w:pPr>
              <w:spacing w:before="100" w:beforeAutospacing="1" w:after="100" w:afterAutospacing="1"/>
              <w:rPr>
                <w:rFonts w:ascii="Arial" w:hAnsi="Arial" w:cs="Arial"/>
                <w:sz w:val="16"/>
                <w:szCs w:val="16"/>
              </w:rPr>
            </w:pPr>
            <w:r w:rsidRPr="00D70D20">
              <w:rPr>
                <w:rFonts w:ascii="Arial" w:hAnsi="Arial" w:cs="Arial"/>
                <w:sz w:val="16"/>
              </w:rPr>
              <w:t>ACTIVEPULL_START_SEC_VAR_CLEARED_UNSPECIFIED</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lastRenderedPageBreak/>
              <w:t>HwTorqueSV_HwNm_M_</w:t>
            </w:r>
            <w:r>
              <w:rPr>
                <w:rFonts w:ascii="Arial" w:hAnsi="Arial" w:cs="Arial"/>
                <w:sz w:val="16"/>
                <w:szCs w:val="16"/>
              </w:rPr>
              <w:t>Str.K_Uls_f32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0.001255848</w:t>
            </w:r>
          </w:p>
          <w:p w:rsidR="007B7C8C" w:rsidRPr="00C02331" w:rsidRDefault="007B7C8C" w:rsidP="00BE1815">
            <w:pPr>
              <w:spacing w:before="100" w:beforeAutospacing="1" w:after="100" w:afterAutospacing="1"/>
              <w:rPr>
                <w:rFonts w:ascii="Arial" w:hAnsi="Arial" w:cs="Arial"/>
                <w:sz w:val="16"/>
                <w:szCs w:val="16"/>
              </w:rPr>
            </w:pP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0.715390457</w:t>
            </w:r>
          </w:p>
          <w:p w:rsidR="007B7C8C" w:rsidRDefault="007B7C8C" w:rsidP="00C02331">
            <w:pPr>
              <w:spacing w:before="100" w:beforeAutospacing="1" w:after="100" w:afterAutospacing="1"/>
              <w:rPr>
                <w:rFonts w:ascii="Arial" w:hAnsi="Arial" w:cs="Arial"/>
                <w:sz w:val="16"/>
                <w:szCs w:val="16"/>
              </w:rPr>
            </w:pP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HwTorqueSV_HwNm_M_</w:t>
            </w:r>
            <w:r>
              <w:rPr>
                <w:rFonts w:ascii="Arial" w:hAnsi="Arial" w:cs="Arial"/>
                <w:sz w:val="16"/>
                <w:szCs w:val="16"/>
              </w:rPr>
              <w:t>Str.SV_Uls_f32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BE1815">
            <w:pPr>
              <w:spacing w:before="100" w:beforeAutospacing="1" w:after="100" w:afterAutospacing="1"/>
              <w:rPr>
                <w:rFonts w:ascii="Arial" w:hAnsi="Arial" w:cs="Arial"/>
                <w:sz w:val="16"/>
                <w:szCs w:val="16"/>
              </w:rPr>
            </w:pPr>
            <w:r>
              <w:rPr>
                <w:rFonts w:ascii="Arial" w:hAnsi="Arial" w:cs="Arial"/>
                <w:sz w:val="16"/>
                <w:szCs w:val="16"/>
              </w:rPr>
              <w:t>-10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bookmarkEnd w:id="0"/>
      <w:tr w:rsidR="007B7C8C" w:rsidTr="00BA2971">
        <w:trPr>
          <w:cantSplit/>
          <w:trHeight w:val="65"/>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B7C8C">
            <w:pPr>
              <w:spacing w:before="100" w:beforeAutospacing="1" w:after="100" w:afterAutospacing="1"/>
              <w:rPr>
                <w:rFonts w:ascii="Arial" w:hAnsi="Arial" w:cs="Arial"/>
                <w:sz w:val="16"/>
                <w:szCs w:val="16"/>
              </w:rPr>
            </w:pPr>
            <w:r w:rsidRPr="00771908">
              <w:rPr>
                <w:rFonts w:ascii="Arial" w:hAnsi="Arial" w:cs="Arial"/>
                <w:sz w:val="16"/>
                <w:szCs w:val="16"/>
              </w:rPr>
              <w:t>SrlComYawRateSV_DegpS_M</w:t>
            </w:r>
            <w:r>
              <w:rPr>
                <w:rFonts w:ascii="Arial" w:hAnsi="Arial" w:cs="Arial"/>
                <w:sz w:val="16"/>
                <w:szCs w:val="16"/>
              </w:rPr>
              <w:t>_Str</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D70D20" w:rsidP="00C02331">
            <w:pPr>
              <w:spacing w:before="100" w:beforeAutospacing="1" w:after="100" w:afterAutospacing="1"/>
              <w:rPr>
                <w:rFonts w:ascii="Arial" w:hAnsi="Arial" w:cs="Arial"/>
                <w:sz w:val="16"/>
                <w:szCs w:val="16"/>
              </w:rPr>
            </w:pPr>
            <w:r w:rsidRPr="00D70D20">
              <w:rPr>
                <w:rFonts w:ascii="Arial" w:hAnsi="Arial" w:cs="Arial"/>
                <w:sz w:val="16"/>
              </w:rPr>
              <w:t>ACTIVEPULL_START_SEC_VAR_CLEARED_UNSPECIFIED</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SrlComYawRateSV_DegpS_M</w:t>
            </w:r>
            <w:r>
              <w:rPr>
                <w:rFonts w:ascii="Arial" w:hAnsi="Arial" w:cs="Arial"/>
                <w:sz w:val="16"/>
                <w:szCs w:val="16"/>
              </w:rPr>
              <w:t>_Str.K_Uls_f32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0.001255848</w:t>
            </w:r>
          </w:p>
          <w:p w:rsidR="007B7C8C" w:rsidRPr="00C02331" w:rsidRDefault="007B7C8C" w:rsidP="00C02331">
            <w:pPr>
              <w:spacing w:before="100" w:beforeAutospacing="1" w:after="100" w:afterAutospacing="1"/>
              <w:rPr>
                <w:rFonts w:ascii="Arial" w:hAnsi="Arial" w:cs="Arial"/>
                <w:sz w:val="16"/>
                <w:szCs w:val="16"/>
              </w:rPr>
            </w:pP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0.715390457</w:t>
            </w:r>
          </w:p>
          <w:p w:rsidR="007B7C8C" w:rsidRPr="00C02331" w:rsidRDefault="007B7C8C" w:rsidP="00C02331">
            <w:pPr>
              <w:spacing w:before="100" w:beforeAutospacing="1" w:after="100" w:afterAutospacing="1"/>
              <w:rPr>
                <w:rFonts w:ascii="Arial" w:hAnsi="Arial" w:cs="Arial"/>
                <w:sz w:val="16"/>
                <w:szCs w:val="16"/>
              </w:rPr>
            </w:pP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SrlComYawRateSV_DegpS_M</w:t>
            </w:r>
            <w:r>
              <w:rPr>
                <w:rFonts w:ascii="Arial" w:hAnsi="Arial" w:cs="Arial"/>
                <w:sz w:val="16"/>
                <w:szCs w:val="16"/>
              </w:rPr>
              <w:t>_Str.SV_Uls_f32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-128</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127.9375</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EnableTime_mS_M_u32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1</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4294967295</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D45B33">
            <w:pPr>
              <w:spacing w:before="100" w:beforeAutospacing="1" w:after="100" w:afterAutospacing="1"/>
              <w:rPr>
                <w:rFonts w:ascii="Arial" w:hAnsi="Arial" w:cs="Arial"/>
                <w:sz w:val="16"/>
                <w:szCs w:val="16"/>
              </w:rPr>
            </w:pPr>
            <w:bookmarkStart w:id="1" w:name="_Hlk320792937"/>
            <w:r w:rsidRPr="00771908">
              <w:rPr>
                <w:rFonts w:ascii="Arial" w:hAnsi="Arial" w:cs="Arial"/>
                <w:sz w:val="16"/>
                <w:szCs w:val="16"/>
              </w:rPr>
              <w:t>EnableLearn_Cnt_M_lgc</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bookmarkEnd w:id="1"/>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B7C8C">
            <w:pPr>
              <w:spacing w:before="100" w:beforeAutospacing="1" w:after="100" w:afterAutospacing="1"/>
              <w:rPr>
                <w:rFonts w:ascii="Arial" w:hAnsi="Arial" w:cs="Arial"/>
                <w:sz w:val="16"/>
                <w:szCs w:val="16"/>
              </w:rPr>
            </w:pPr>
            <w:r w:rsidRPr="00771908">
              <w:rPr>
                <w:rFonts w:ascii="Arial" w:hAnsi="Arial" w:cs="Arial"/>
                <w:sz w:val="16"/>
                <w:szCs w:val="16"/>
              </w:rPr>
              <w:t>HwTorqueSTSV_HwNm_M_</w:t>
            </w:r>
            <w:r>
              <w:rPr>
                <w:rFonts w:ascii="Arial" w:hAnsi="Arial" w:cs="Arial"/>
                <w:sz w:val="16"/>
                <w:szCs w:val="16"/>
              </w:rPr>
              <w:t>Str</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D70D20" w:rsidP="00C02331">
            <w:pPr>
              <w:spacing w:before="100" w:beforeAutospacing="1" w:after="100" w:afterAutospacing="1"/>
              <w:rPr>
                <w:rFonts w:ascii="Arial" w:hAnsi="Arial" w:cs="Arial"/>
                <w:sz w:val="16"/>
                <w:szCs w:val="16"/>
              </w:rPr>
            </w:pPr>
            <w:r w:rsidRPr="00D70D20">
              <w:rPr>
                <w:rFonts w:ascii="Arial" w:hAnsi="Arial" w:cs="Arial"/>
                <w:sz w:val="16"/>
              </w:rPr>
              <w:t>ACTIVEPULL_START_SEC_VAR_CLEARED_UNSPECIFIED</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HwTorqueSTSV_HwNm_M_</w:t>
            </w:r>
            <w:r>
              <w:rPr>
                <w:rFonts w:ascii="Arial" w:hAnsi="Arial" w:cs="Arial"/>
                <w:sz w:val="16"/>
                <w:szCs w:val="16"/>
              </w:rPr>
              <w:t>Str.K_Uls_f32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0.001255848</w:t>
            </w:r>
          </w:p>
          <w:p w:rsidR="007B7C8C" w:rsidRPr="00C02331" w:rsidRDefault="007B7C8C" w:rsidP="00C02331">
            <w:pPr>
              <w:spacing w:before="100" w:beforeAutospacing="1" w:after="100" w:afterAutospacing="1"/>
              <w:rPr>
                <w:rFonts w:ascii="Arial" w:hAnsi="Arial" w:cs="Arial"/>
                <w:sz w:val="16"/>
                <w:szCs w:val="16"/>
              </w:rPr>
            </w:pP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0.715390457</w:t>
            </w:r>
          </w:p>
          <w:p w:rsidR="007B7C8C" w:rsidRDefault="007B7C8C" w:rsidP="00C02331">
            <w:pPr>
              <w:spacing w:before="100" w:beforeAutospacing="1" w:after="100" w:afterAutospacing="1"/>
              <w:rPr>
                <w:rFonts w:ascii="Arial" w:hAnsi="Arial" w:cs="Arial"/>
                <w:sz w:val="16"/>
                <w:szCs w:val="16"/>
              </w:rPr>
            </w:pP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HwTorqueSTSV_HwNm_M_</w:t>
            </w:r>
            <w:r>
              <w:rPr>
                <w:rFonts w:ascii="Arial" w:hAnsi="Arial" w:cs="Arial"/>
                <w:sz w:val="16"/>
                <w:szCs w:val="16"/>
              </w:rPr>
              <w:t>Str.SV_Uls_f32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STComp_HwNm_M_f32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DB226D" w:rsidP="00C02331">
            <w:pPr>
              <w:spacing w:before="100" w:beforeAutospacing="1" w:after="100" w:afterAutospacing="1"/>
              <w:rPr>
                <w:rFonts w:ascii="Arial" w:hAnsi="Arial" w:cs="Arial"/>
                <w:sz w:val="16"/>
                <w:szCs w:val="16"/>
              </w:rPr>
            </w:pPr>
            <w:ins w:id="2" w:author="Kaur, Lovepreet" w:date="2014-04-16T15:50:00Z">
              <w:r w:rsidRPr="00DB226D">
                <w:rPr>
                  <w:rFonts w:ascii="Arial" w:hAnsi="Arial" w:cs="Arial"/>
                  <w:sz w:val="16"/>
                  <w:szCs w:val="16"/>
                </w:rPr>
                <w:t>ACTIVEPULL_START_SEC_VAR_CLEARED_32</w:t>
              </w:r>
            </w:ins>
            <w:del w:id="3" w:author="Kaur, Lovepreet" w:date="2014-04-16T15:50:00Z">
              <w:r w:rsidR="00BD188C" w:rsidRPr="00716440" w:rsidDel="00DB226D">
                <w:rPr>
                  <w:rFonts w:ascii="Arial" w:hAnsi="Arial" w:cs="Arial"/>
                  <w:sz w:val="16"/>
                  <w:szCs w:val="16"/>
                </w:rPr>
                <w:delText>ACTIVEPULL_START_SEC_VAR_SAVED_ZONEH_32</w:delText>
              </w:r>
            </w:del>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STOppSignTime_mS_M_u32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1</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4294967295</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PullCompCmd_HwNm_M_f32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-8.8</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8.8</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bookmarkStart w:id="4" w:name="_Hlk320792931"/>
            <w:r w:rsidRPr="00771908">
              <w:rPr>
                <w:rFonts w:ascii="Arial" w:hAnsi="Arial" w:cs="Arial"/>
                <w:sz w:val="16"/>
                <w:szCs w:val="16"/>
              </w:rPr>
              <w:t>LTComp_HwNm_M_f32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716440">
            <w:pPr>
              <w:spacing w:before="100" w:beforeAutospacing="1" w:after="100" w:afterAutospacing="1"/>
              <w:rPr>
                <w:rFonts w:ascii="Arial" w:hAnsi="Arial" w:cs="Arial"/>
                <w:sz w:val="16"/>
                <w:szCs w:val="16"/>
              </w:rPr>
            </w:pPr>
            <w:r w:rsidRPr="00716440">
              <w:rPr>
                <w:rFonts w:ascii="Arial" w:hAnsi="Arial" w:cs="Arial"/>
                <w:sz w:val="16"/>
                <w:szCs w:val="16"/>
              </w:rPr>
              <w:t>ACTIVEPULL_START_SEC_VAR_SAVED_ZONEH_32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bookmarkStart w:id="5" w:name="_Hlk320792883"/>
            <w:bookmarkEnd w:id="4"/>
            <w:r w:rsidRPr="00771908">
              <w:rPr>
                <w:rFonts w:ascii="Arial" w:hAnsi="Arial" w:cs="Arial"/>
                <w:sz w:val="16"/>
                <w:szCs w:val="16"/>
              </w:rPr>
              <w:t>HwTorqueLTSV_HwNm_M_</w:t>
            </w:r>
            <w:r>
              <w:rPr>
                <w:rFonts w:ascii="Arial" w:hAnsi="Arial" w:cs="Arial"/>
                <w:sz w:val="16"/>
                <w:szCs w:val="16"/>
              </w:rPr>
              <w:t>Str</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406581">
            <w:pPr>
              <w:spacing w:before="100" w:beforeAutospacing="1" w:after="100" w:afterAutospacing="1"/>
              <w:rPr>
                <w:rFonts w:ascii="Arial" w:hAnsi="Arial" w:cs="Arial"/>
                <w:sz w:val="16"/>
                <w:szCs w:val="16"/>
              </w:rPr>
            </w:pPr>
            <w:r>
              <w:rPr>
                <w:rFonts w:ascii="Arial" w:hAnsi="Arial" w:cs="Arial"/>
                <w:sz w:val="16"/>
                <w:szCs w:val="16"/>
              </w:rPr>
              <w:t>N/A</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D70D20" w:rsidP="00C02331">
            <w:pPr>
              <w:spacing w:before="100" w:beforeAutospacing="1" w:after="100" w:afterAutospacing="1"/>
              <w:rPr>
                <w:rFonts w:ascii="Arial" w:hAnsi="Arial" w:cs="Arial"/>
                <w:sz w:val="16"/>
                <w:szCs w:val="16"/>
              </w:rPr>
            </w:pPr>
            <w:r w:rsidRPr="00D70D20">
              <w:rPr>
                <w:rFonts w:ascii="Arial" w:hAnsi="Arial" w:cs="Arial"/>
                <w:sz w:val="16"/>
              </w:rPr>
              <w:t>ACTIVEPULL_START_SEC_VAR_CLEARED_UNSPECIFIED</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HwTorqueLTSV_HwNm_M_</w:t>
            </w:r>
            <w:r>
              <w:rPr>
                <w:rFonts w:ascii="Arial" w:hAnsi="Arial" w:cs="Arial"/>
                <w:sz w:val="16"/>
                <w:szCs w:val="16"/>
              </w:rPr>
              <w:t>Str.K_Uls_f32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0.006263487</w:t>
            </w:r>
          </w:p>
          <w:p w:rsidR="007B7C8C" w:rsidRDefault="007B7C8C" w:rsidP="00406581">
            <w:pPr>
              <w:spacing w:before="100" w:beforeAutospacing="1" w:after="100" w:afterAutospacing="1"/>
              <w:rPr>
                <w:rFonts w:ascii="Arial" w:hAnsi="Arial" w:cs="Arial"/>
                <w:sz w:val="16"/>
                <w:szCs w:val="16"/>
              </w:rPr>
            </w:pP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C02331">
            <w:pPr>
              <w:spacing w:before="100" w:beforeAutospacing="1" w:after="100" w:afterAutospacing="1"/>
              <w:rPr>
                <w:rFonts w:ascii="Arial" w:hAnsi="Arial" w:cs="Arial"/>
                <w:sz w:val="16"/>
                <w:szCs w:val="16"/>
              </w:rPr>
            </w:pPr>
            <w:r>
              <w:rPr>
                <w:rFonts w:ascii="Arial" w:hAnsi="Arial" w:cs="Arial"/>
                <w:sz w:val="16"/>
                <w:szCs w:val="16"/>
              </w:rPr>
              <w:t>1</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HwTorqueLTSV_HwNm_M_</w:t>
            </w:r>
            <w:r>
              <w:rPr>
                <w:rFonts w:ascii="Arial" w:hAnsi="Arial" w:cs="Arial"/>
                <w:sz w:val="16"/>
                <w:szCs w:val="16"/>
              </w:rPr>
              <w:t>Str.SV_Uls_f32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406581">
            <w:pPr>
              <w:spacing w:before="100" w:beforeAutospacing="1" w:after="100" w:afterAutospacing="1"/>
              <w:rPr>
                <w:rFonts w:ascii="Arial" w:hAnsi="Arial" w:cs="Arial"/>
                <w:sz w:val="16"/>
                <w:szCs w:val="16"/>
              </w:rPr>
            </w:pPr>
            <w:r>
              <w:rPr>
                <w:rFonts w:ascii="Arial" w:hAnsi="Arial" w:cs="Arial"/>
                <w:sz w:val="16"/>
                <w:szCs w:val="16"/>
              </w:rPr>
              <w:t>-14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C02331">
            <w:pPr>
              <w:spacing w:before="100" w:beforeAutospacing="1" w:after="100" w:afterAutospacing="1"/>
              <w:rPr>
                <w:rFonts w:ascii="Arial" w:hAnsi="Arial" w:cs="Arial"/>
                <w:sz w:val="16"/>
                <w:szCs w:val="16"/>
              </w:rPr>
            </w:pPr>
            <w:r>
              <w:rPr>
                <w:rFonts w:ascii="Arial" w:hAnsi="Arial" w:cs="Arial"/>
                <w:sz w:val="16"/>
                <w:szCs w:val="16"/>
              </w:rPr>
              <w:t>14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bookmarkStart w:id="6" w:name="_Hlk320792940"/>
            <w:bookmarkEnd w:id="5"/>
            <w:r w:rsidRPr="009030B7">
              <w:rPr>
                <w:rFonts w:ascii="Arial" w:hAnsi="Arial" w:cs="Arial"/>
                <w:sz w:val="16"/>
                <w:szCs w:val="16"/>
              </w:rPr>
              <w:t>SComLTComp_HwNm_M_f32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9030B7">
              <w:rPr>
                <w:rFonts w:ascii="Arial" w:hAnsi="Arial" w:cs="Arial"/>
                <w:sz w:val="16"/>
                <w:szCs w:val="16"/>
              </w:rPr>
              <w:t>SComLTCompSet_Cnt_M_lgc</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bookmarkEnd w:id="6"/>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9030B7">
            <w:pPr>
              <w:spacing w:before="100" w:beforeAutospacing="1" w:after="100" w:afterAutospacing="1"/>
              <w:rPr>
                <w:rFonts w:ascii="Arial" w:hAnsi="Arial" w:cs="Arial"/>
                <w:sz w:val="16"/>
                <w:szCs w:val="16"/>
              </w:rPr>
            </w:pPr>
            <w:r w:rsidRPr="009030B7">
              <w:rPr>
                <w:rFonts w:ascii="Arial" w:hAnsi="Arial" w:cs="Arial"/>
                <w:sz w:val="16"/>
                <w:szCs w:val="16"/>
              </w:rPr>
              <w:t>SCom</w:t>
            </w:r>
            <w:r>
              <w:rPr>
                <w:rFonts w:ascii="Arial" w:hAnsi="Arial" w:cs="Arial"/>
                <w:sz w:val="16"/>
                <w:szCs w:val="16"/>
              </w:rPr>
              <w:t>S</w:t>
            </w:r>
            <w:r w:rsidRPr="009030B7">
              <w:rPr>
                <w:rFonts w:ascii="Arial" w:hAnsi="Arial" w:cs="Arial"/>
                <w:sz w:val="16"/>
                <w:szCs w:val="16"/>
              </w:rPr>
              <w:t>TComp_HwNm_M_f32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9030B7">
            <w:pPr>
              <w:spacing w:before="100" w:beforeAutospacing="1" w:after="100" w:afterAutospacing="1"/>
              <w:rPr>
                <w:rFonts w:ascii="Arial" w:hAnsi="Arial" w:cs="Arial"/>
                <w:sz w:val="16"/>
                <w:szCs w:val="16"/>
              </w:rPr>
            </w:pPr>
            <w:r w:rsidRPr="009030B7">
              <w:rPr>
                <w:rFonts w:ascii="Arial" w:hAnsi="Arial" w:cs="Arial"/>
                <w:sz w:val="16"/>
                <w:szCs w:val="16"/>
              </w:rPr>
              <w:t>SCom</w:t>
            </w:r>
            <w:r>
              <w:rPr>
                <w:rFonts w:ascii="Arial" w:hAnsi="Arial" w:cs="Arial"/>
                <w:sz w:val="16"/>
                <w:szCs w:val="16"/>
              </w:rPr>
              <w:t>S</w:t>
            </w:r>
            <w:r w:rsidRPr="009030B7">
              <w:rPr>
                <w:rFonts w:ascii="Arial" w:hAnsi="Arial" w:cs="Arial"/>
                <w:sz w:val="16"/>
                <w:szCs w:val="16"/>
              </w:rPr>
              <w:t>TCompSet_Cnt_M_lgc</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9030B7" w:rsidRDefault="007B7C8C" w:rsidP="00A549F1">
            <w:pPr>
              <w:spacing w:before="100" w:beforeAutospacing="1" w:after="100" w:afterAutospacing="1"/>
              <w:rPr>
                <w:rFonts w:ascii="Arial" w:hAnsi="Arial" w:cs="Arial"/>
                <w:sz w:val="16"/>
                <w:szCs w:val="16"/>
              </w:rPr>
            </w:pPr>
            <w:r w:rsidRPr="00443F4C">
              <w:rPr>
                <w:rFonts w:ascii="Arial" w:hAnsi="Arial" w:cs="Arial"/>
                <w:sz w:val="16"/>
                <w:szCs w:val="16"/>
              </w:rPr>
              <w:t>PrevLTLearnTime_Min_M_</w:t>
            </w:r>
            <w:r>
              <w:rPr>
                <w:rFonts w:ascii="Arial" w:hAnsi="Arial" w:cs="Arial"/>
                <w:sz w:val="16"/>
                <w:szCs w:val="16"/>
              </w:rPr>
              <w:t>u16</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1</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120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w:t>
            </w:r>
            <w:r>
              <w:rPr>
                <w:rFonts w:ascii="Arial" w:hAnsi="Arial" w:cs="Arial"/>
                <w:sz w:val="16"/>
                <w:szCs w:val="16"/>
              </w:rPr>
              <w:t>16</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9030B7" w:rsidRDefault="007B7C8C" w:rsidP="009030B7">
            <w:pPr>
              <w:spacing w:before="100" w:beforeAutospacing="1" w:after="100" w:afterAutospacing="1"/>
              <w:rPr>
                <w:rFonts w:ascii="Arial" w:hAnsi="Arial" w:cs="Arial"/>
                <w:sz w:val="16"/>
                <w:szCs w:val="16"/>
              </w:rPr>
            </w:pPr>
            <w:r w:rsidRPr="00A549F1">
              <w:rPr>
                <w:rFonts w:ascii="Arial" w:hAnsi="Arial" w:cs="Arial"/>
                <w:sz w:val="16"/>
                <w:szCs w:val="16"/>
              </w:rPr>
              <w:lastRenderedPageBreak/>
              <w:t>PrevSTLearnTimeInc_Sec_M_u12p4</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0.0625</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200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w:t>
            </w:r>
            <w:r>
              <w:rPr>
                <w:rFonts w:ascii="Arial" w:hAnsi="Arial" w:cs="Arial"/>
                <w:sz w:val="16"/>
                <w:szCs w:val="16"/>
              </w:rPr>
              <w:t>16</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9030B7" w:rsidRDefault="007B7C8C" w:rsidP="009030B7">
            <w:pPr>
              <w:spacing w:before="100" w:beforeAutospacing="1" w:after="100" w:afterAutospacing="1"/>
              <w:rPr>
                <w:rFonts w:ascii="Arial" w:hAnsi="Arial" w:cs="Arial"/>
                <w:sz w:val="16"/>
                <w:szCs w:val="16"/>
              </w:rPr>
            </w:pPr>
            <w:r w:rsidRPr="00443F4C">
              <w:rPr>
                <w:rFonts w:ascii="Arial" w:hAnsi="Arial" w:cs="Arial"/>
                <w:sz w:val="16"/>
                <w:szCs w:val="16"/>
              </w:rPr>
              <w:t>PrevSTLearnTimeDec_Sec_M_</w:t>
            </w:r>
            <w:r>
              <w:rPr>
                <w:rFonts w:ascii="Arial" w:hAnsi="Arial" w:cs="Arial"/>
                <w:sz w:val="16"/>
                <w:szCs w:val="16"/>
              </w:rPr>
              <w:t>u12p4</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0.0625</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200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w:t>
            </w:r>
            <w:r>
              <w:rPr>
                <w:rFonts w:ascii="Arial" w:hAnsi="Arial" w:cs="Arial"/>
                <w:sz w:val="16"/>
                <w:szCs w:val="16"/>
              </w:rPr>
              <w:t>16</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HwTrqFilt_HwNm_D_f32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w:t>
            </w:r>
            <w:r>
              <w:rPr>
                <w:rFonts w:ascii="Arial" w:hAnsi="Arial" w:cs="Arial"/>
                <w:sz w:val="16"/>
                <w:szCs w:val="16"/>
              </w:rPr>
              <w:t>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YawRateFilt_DegpS_D_f32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-128</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127.9375</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STError_HwNm_D_f32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w:t>
            </w:r>
            <w:r>
              <w:rPr>
                <w:rFonts w:ascii="Arial" w:hAnsi="Arial" w:cs="Arial"/>
                <w:sz w:val="16"/>
                <w:szCs w:val="16"/>
              </w:rPr>
              <w:t>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STIntGain_Uls_D_f32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0.0000135</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0.00054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STReset_Cnt_D_lgc</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bookmarkStart w:id="7" w:name="OLE_LINK33"/>
            <w:bookmarkStart w:id="8" w:name="OLE_LINK34"/>
            <w:r w:rsidRPr="00C02331">
              <w:rPr>
                <w:rFonts w:ascii="Arial" w:hAnsi="Arial" w:cs="Arial"/>
                <w:sz w:val="16"/>
                <w:szCs w:val="16"/>
              </w:rPr>
              <w:t>ACTIVEPULL_START_SEC_VAR_CLEARED_BOOLEAN</w:t>
            </w:r>
            <w:bookmarkEnd w:id="7"/>
            <w:bookmarkEnd w:id="8"/>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LTError_HwNm_D_f32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-14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14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0457A2">
              <w:rPr>
                <w:rFonts w:ascii="Arial" w:hAnsi="Arial" w:cs="Arial"/>
                <w:sz w:val="16"/>
                <w:szCs w:val="16"/>
              </w:rPr>
              <w:t>PrevVehSpd_Kph_M_f32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800BF5">
            <w:pPr>
              <w:spacing w:before="100" w:beforeAutospacing="1" w:after="100" w:afterAutospacing="1"/>
              <w:rPr>
                <w:rFonts w:ascii="Arial" w:hAnsi="Arial" w:cs="Arial"/>
                <w:sz w:val="16"/>
                <w:szCs w:val="16"/>
              </w:rPr>
            </w:pPr>
            <w:r>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D70D20" w:rsidP="00800BF5">
            <w:pPr>
              <w:spacing w:before="100" w:beforeAutospacing="1" w:after="100" w:afterAutospacing="1"/>
              <w:rPr>
                <w:rFonts w:ascii="Arial" w:hAnsi="Arial" w:cs="Arial"/>
                <w:sz w:val="16"/>
                <w:szCs w:val="16"/>
              </w:rPr>
            </w:pPr>
            <w:r>
              <w:rPr>
                <w:rFonts w:ascii="Arial" w:hAnsi="Arial" w:cs="Arial"/>
                <w:sz w:val="16"/>
                <w:szCs w:val="16"/>
              </w:rPr>
              <w:t>511</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0457A2" w:rsidRDefault="007B7C8C" w:rsidP="00771908">
            <w:pPr>
              <w:spacing w:before="100" w:beforeAutospacing="1" w:after="100" w:afterAutospacing="1"/>
              <w:rPr>
                <w:rFonts w:ascii="Arial" w:hAnsi="Arial" w:cs="Arial"/>
                <w:sz w:val="16"/>
                <w:szCs w:val="16"/>
              </w:rPr>
            </w:pPr>
            <w:r w:rsidRPr="000457A2">
              <w:rPr>
                <w:rFonts w:ascii="Arial" w:hAnsi="Arial" w:cs="Arial"/>
                <w:sz w:val="16"/>
                <w:szCs w:val="16"/>
              </w:rPr>
              <w:t>VehSpdRate_KphpS_M_f32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800BF5">
            <w:pPr>
              <w:spacing w:before="100" w:beforeAutospacing="1" w:after="100" w:afterAutospacing="1"/>
              <w:rPr>
                <w:rFonts w:ascii="Arial" w:hAnsi="Arial" w:cs="Arial"/>
                <w:sz w:val="16"/>
                <w:szCs w:val="16"/>
              </w:rPr>
            </w:pPr>
            <w:r>
              <w:rPr>
                <w:rFonts w:ascii="Arial" w:hAnsi="Arial" w:cs="Arial"/>
                <w:sz w:val="16"/>
                <w:szCs w:val="16"/>
              </w:rPr>
              <w:t>-</w:t>
            </w:r>
            <w:r w:rsidR="00D70D20">
              <w:rPr>
                <w:rFonts w:ascii="Arial" w:hAnsi="Arial" w:cs="Arial"/>
                <w:sz w:val="16"/>
                <w:szCs w:val="16"/>
              </w:rPr>
              <w:t>5110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D70D20" w:rsidP="00800BF5">
            <w:pPr>
              <w:spacing w:before="100" w:beforeAutospacing="1" w:after="100" w:afterAutospacing="1"/>
              <w:rPr>
                <w:rFonts w:ascii="Arial" w:hAnsi="Arial" w:cs="Arial"/>
                <w:sz w:val="16"/>
                <w:szCs w:val="16"/>
              </w:rPr>
            </w:pPr>
            <w:r>
              <w:rPr>
                <w:rFonts w:ascii="Arial" w:hAnsi="Arial" w:cs="Arial"/>
                <w:sz w:val="16"/>
                <w:szCs w:val="16"/>
              </w:rPr>
              <w:t>511</w:t>
            </w:r>
            <w:r w:rsidR="007B7C8C">
              <w:rPr>
                <w:rFonts w:ascii="Arial" w:hAnsi="Arial" w:cs="Arial"/>
                <w:sz w:val="16"/>
                <w:szCs w:val="16"/>
              </w:rPr>
              <w:t>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bl>
    <w:p w:rsidR="00BD008B" w:rsidRDefault="00BD008B"/>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p w:rsidR="000457A2" w:rsidRDefault="000457A2" w:rsidP="00F957FA">
            <w:pPr>
              <w:spacing w:before="60"/>
              <w:jc w:val="center"/>
              <w:rPr>
                <w:rFonts w:ascii="Arial" w:hAnsi="Arial" w:cs="Arial"/>
                <w:sz w:val="16"/>
              </w:rPr>
            </w:pP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F957FA">
        <w:tc>
          <w:tcPr>
            <w:tcW w:w="3348" w:type="dxa"/>
          </w:tcPr>
          <w:p w:rsidR="003C4D3F" w:rsidRDefault="00C02331" w:rsidP="00F957FA">
            <w:pPr>
              <w:spacing w:before="60"/>
              <w:rPr>
                <w:rFonts w:ascii="Arial" w:hAnsi="Arial" w:cs="Arial"/>
                <w:sz w:val="16"/>
              </w:rPr>
            </w:pPr>
            <w:r>
              <w:rPr>
                <w:rFonts w:ascii="Arial" w:hAnsi="Arial" w:cs="Arial"/>
                <w:sz w:val="16"/>
              </w:rPr>
              <w:t>None</w:t>
            </w:r>
          </w:p>
        </w:tc>
        <w:tc>
          <w:tcPr>
            <w:tcW w:w="2160" w:type="dxa"/>
          </w:tcPr>
          <w:p w:rsidR="003C4D3F" w:rsidRDefault="003C4D3F" w:rsidP="00F957FA">
            <w:pPr>
              <w:spacing w:before="60"/>
              <w:rPr>
                <w:rFonts w:ascii="Arial" w:hAnsi="Arial" w:cs="Arial"/>
                <w:sz w:val="16"/>
              </w:rPr>
            </w:pPr>
          </w:p>
        </w:tc>
        <w:tc>
          <w:tcPr>
            <w:tcW w:w="1440" w:type="dxa"/>
          </w:tcPr>
          <w:p w:rsidR="003C4D3F" w:rsidRDefault="003C4D3F" w:rsidP="00F957FA">
            <w:pPr>
              <w:spacing w:before="60"/>
              <w:rPr>
                <w:rFonts w:ascii="Arial" w:hAnsi="Arial" w:cs="Arial"/>
                <w:sz w:val="16"/>
              </w:rPr>
            </w:pPr>
          </w:p>
        </w:tc>
        <w:tc>
          <w:tcPr>
            <w:tcW w:w="992" w:type="dxa"/>
          </w:tcPr>
          <w:p w:rsidR="003C4D3F" w:rsidRDefault="003C4D3F" w:rsidP="00F957FA">
            <w:pPr>
              <w:spacing w:before="60"/>
              <w:rPr>
                <w:rFonts w:ascii="Arial" w:hAnsi="Arial" w:cs="Arial"/>
                <w:sz w:val="16"/>
              </w:rPr>
            </w:pPr>
          </w:p>
        </w:tc>
        <w:tc>
          <w:tcPr>
            <w:tcW w:w="993" w:type="dxa"/>
          </w:tcPr>
          <w:p w:rsidR="003C4D3F" w:rsidRDefault="003C4D3F" w:rsidP="00F957FA">
            <w:pPr>
              <w:spacing w:before="60"/>
              <w:rPr>
                <w:rFonts w:ascii="Arial" w:hAnsi="Arial" w:cs="Arial"/>
                <w:sz w:val="16"/>
              </w:rPr>
            </w:pP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CellMar>
          <w:top w:w="58" w:type="dxa"/>
          <w:left w:w="115" w:type="dxa"/>
          <w:bottom w:w="58" w:type="dxa"/>
          <w:right w:w="115" w:type="dxa"/>
        </w:tblCellMar>
        <w:tblLook w:val="00AF" w:firstRow="1" w:lastRow="0" w:firstColumn="1" w:lastColumn="0" w:noHBand="0" w:noVBand="0"/>
      </w:tblPr>
      <w:tblGrid>
        <w:gridCol w:w="4608"/>
      </w:tblGrid>
      <w:tr w:rsidR="004A781C" w:rsidTr="00C02331">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k_YawRateFilt_</w:t>
            </w:r>
            <w:r w:rsidR="001D138E">
              <w:rPr>
                <w:rFonts w:ascii="Arial" w:hAnsi="Arial" w:cs="Arial"/>
                <w:sz w:val="16"/>
                <w:szCs w:val="16"/>
              </w:rPr>
              <w:t>Hz_f32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k_HwTrqFilt_</w:t>
            </w:r>
            <w:r w:rsidR="001D138E">
              <w:rPr>
                <w:rFonts w:ascii="Arial" w:hAnsi="Arial" w:cs="Arial"/>
                <w:sz w:val="16"/>
                <w:szCs w:val="16"/>
              </w:rPr>
              <w:t>Hz_f32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k_STResetHwTrq_HwNm_f32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k_STResetHwPos_HwDeg_f32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k_STResetYawRate_DegpS_f32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k_EnableHwTrqMax_HwNm_f32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k_EnableHwPosMax_HwDeg_f32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k_EnableHwAuthMin_Uls_f32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k_EnableHwVelMax_DegpS_f32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k_EnableVehSpdRateMax_KphpS_f32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k_EnableVehSpdMin_Kph_f32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k_EnableVehSpdMax_Kph_f32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k_EnableYawRateMax_DegpS_f32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k_EnableTime_mS_u32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k_STLearnTimeInc_Sec_f32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k_STLearnTimeDec_Sec_f32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k_STOppSignTime_mS_u32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k_STRampTime_Sec_f32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k_STIntInputLimit_HwNm_f32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k_STFilt_</w:t>
            </w:r>
            <w:r w:rsidR="001D138E">
              <w:rPr>
                <w:rFonts w:ascii="Arial" w:hAnsi="Arial" w:cs="Arial"/>
                <w:sz w:val="16"/>
                <w:szCs w:val="16"/>
              </w:rPr>
              <w:t>Hz_f32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k_FiltDeadband_HwNm_f32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k_LTLimit_HwNm_f32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k_LTLearnTime_Min_f32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k_LTFilt_</w:t>
            </w:r>
            <w:r w:rsidR="001D138E">
              <w:rPr>
                <w:rFonts w:ascii="Arial" w:hAnsi="Arial" w:cs="Arial"/>
                <w:sz w:val="16"/>
                <w:szCs w:val="16"/>
              </w:rPr>
              <w:t>Hz_f32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k_LTIntInputLimit_HwNm_f32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k_TotalLimit_HwNm_f32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k_HwNmToMtrNm_Uls_f32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t_VehSpdScaleTblX_Kph_u9p7[4]</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245493">
            <w:pPr>
              <w:spacing w:before="100" w:beforeAutospacing="1" w:after="100" w:afterAutospacing="1"/>
              <w:rPr>
                <w:rFonts w:ascii="Arial" w:hAnsi="Arial" w:cs="Arial"/>
                <w:sz w:val="16"/>
                <w:szCs w:val="16"/>
              </w:rPr>
            </w:pPr>
            <w:r w:rsidRPr="00C02331">
              <w:rPr>
                <w:rFonts w:ascii="Arial" w:hAnsi="Arial" w:cs="Arial"/>
                <w:sz w:val="16"/>
                <w:szCs w:val="16"/>
              </w:rPr>
              <w:t>t_VehSpdScaleTblY_Uls_</w:t>
            </w:r>
            <w:r w:rsidR="00245493" w:rsidRPr="00C02331">
              <w:rPr>
                <w:rFonts w:ascii="Arial" w:hAnsi="Arial" w:cs="Arial"/>
                <w:sz w:val="16"/>
                <w:szCs w:val="16"/>
              </w:rPr>
              <w:t>u</w:t>
            </w:r>
            <w:r w:rsidR="00245493">
              <w:rPr>
                <w:rFonts w:ascii="Arial" w:hAnsi="Arial" w:cs="Arial"/>
                <w:sz w:val="16"/>
                <w:szCs w:val="16"/>
              </w:rPr>
              <w:t>2</w:t>
            </w:r>
            <w:r w:rsidR="00245493" w:rsidRPr="00C02331">
              <w:rPr>
                <w:rFonts w:ascii="Arial" w:hAnsi="Arial" w:cs="Arial"/>
                <w:sz w:val="16"/>
                <w:szCs w:val="16"/>
              </w:rPr>
              <w:t>p1</w:t>
            </w:r>
            <w:r w:rsidR="00245493">
              <w:rPr>
                <w:rFonts w:ascii="Arial" w:hAnsi="Arial" w:cs="Arial"/>
                <w:sz w:val="16"/>
                <w:szCs w:val="16"/>
              </w:rPr>
              <w:t>4</w:t>
            </w:r>
            <w:r w:rsidRPr="00C02331">
              <w:rPr>
                <w:rFonts w:ascii="Arial" w:hAnsi="Arial" w:cs="Arial"/>
                <w:sz w:val="16"/>
                <w:szCs w:val="16"/>
              </w:rPr>
              <w:t>[4]</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k_OutputMaxRate_HwNmpS_f32</w:t>
            </w:r>
          </w:p>
        </w:tc>
      </w:tr>
    </w:tbl>
    <w:p w:rsidR="0002054B" w:rsidRDefault="0002054B" w:rsidP="0002054B">
      <w:r>
        <w:lastRenderedPageBreak/>
        <w:t xml:space="preserve">The filter constants were derived from the requirements </w:t>
      </w:r>
      <w:r w:rsidR="00656AFA">
        <w:t xml:space="preserve">in SF-09 </w:t>
      </w:r>
      <w:r>
        <w:t>in conjunction with the following filter a</w:t>
      </w:r>
      <w:r w:rsidR="00656AFA">
        <w:t>nalyses.  Note that the upper frequency limits defined in the requirements for some values were not achievable.  The data dictionary reflects the limits of both the requirements and the software limitations.</w:t>
      </w:r>
    </w:p>
    <w:p w:rsidR="00656AFA" w:rsidRDefault="00656AFA" w:rsidP="00656AFA">
      <w:pPr>
        <w:jc w:val="center"/>
      </w:pPr>
      <w:r>
        <w:object w:dxaOrig="1536"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50.5pt" o:ole="">
            <v:imagedata r:id="rId10" o:title=""/>
          </v:shape>
          <o:OLEObject Type="Embed" ProgID="Excel.Sheet.8" ShapeID="_x0000_i1025" DrawAspect="Icon" ObjectID="_1459168932" r:id="rId11"/>
        </w:object>
      </w:r>
      <w:r>
        <w:t xml:space="preserve">          </w:t>
      </w:r>
      <w:r>
        <w:object w:dxaOrig="1536" w:dyaOrig="999">
          <v:shape id="_x0000_i1026" type="#_x0000_t75" style="width:76.3pt;height:50.5pt" o:ole="">
            <v:imagedata r:id="rId12" o:title=""/>
          </v:shape>
          <o:OLEObject Type="Embed" ProgID="Excel.Sheet.8" ShapeID="_x0000_i1026" DrawAspect="Icon" ObjectID="_1459168933" r:id="rId13"/>
        </w:object>
      </w:r>
      <w:r>
        <w:t xml:space="preserve">          </w:t>
      </w:r>
      <w:r>
        <w:object w:dxaOrig="1536" w:dyaOrig="999">
          <v:shape id="_x0000_i1027" type="#_x0000_t75" style="width:76.3pt;height:50.5pt" o:ole="">
            <v:imagedata r:id="rId14" o:title=""/>
          </v:shape>
          <o:OLEObject Type="Embed" ProgID="Excel.Sheet.8" ShapeID="_x0000_i1027" DrawAspect="Icon" ObjectID="_1459168934" r:id="rId15"/>
        </w:object>
      </w:r>
    </w:p>
    <w:p w:rsidR="0002054B" w:rsidRDefault="0002054B" w:rsidP="0002054B"/>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3528"/>
        <w:gridCol w:w="2040"/>
        <w:gridCol w:w="1680"/>
        <w:gridCol w:w="1680"/>
      </w:tblGrid>
      <w:tr w:rsidR="00DE4889" w:rsidTr="00C02331">
        <w:tc>
          <w:tcPr>
            <w:tcW w:w="352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204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C02331">
        <w:tc>
          <w:tcPr>
            <w:tcW w:w="3528"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sidRPr="00C02331">
              <w:rPr>
                <w:rFonts w:ascii="Arial" w:hAnsi="Arial" w:cs="Arial"/>
                <w:sz w:val="16"/>
              </w:rPr>
              <w:t>D_MINTOSEC_SECPMIN_F32</w:t>
            </w:r>
          </w:p>
        </w:tc>
        <w:tc>
          <w:tcPr>
            <w:tcW w:w="204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bookmarkStart w:id="9" w:name="OLE_LINK17"/>
            <w:bookmarkStart w:id="10" w:name="OLE_LINK18"/>
            <w:r>
              <w:rPr>
                <w:rFonts w:ascii="Arial" w:hAnsi="Arial" w:cs="Arial"/>
                <w:sz w:val="16"/>
              </w:rPr>
              <w:t>Single Precision Float</w:t>
            </w:r>
            <w:bookmarkEnd w:id="9"/>
            <w:bookmarkEnd w:id="10"/>
          </w:p>
        </w:tc>
        <w:tc>
          <w:tcPr>
            <w:tcW w:w="168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Pr>
                <w:rFonts w:ascii="Arial" w:hAnsi="Arial" w:cs="Arial"/>
                <w:sz w:val="16"/>
              </w:rPr>
              <w:t>SecPerMin</w:t>
            </w:r>
          </w:p>
        </w:tc>
        <w:tc>
          <w:tcPr>
            <w:tcW w:w="168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Pr>
                <w:rFonts w:ascii="Arial" w:hAnsi="Arial" w:cs="Arial"/>
                <w:sz w:val="16"/>
              </w:rPr>
              <w:t>60</w:t>
            </w:r>
          </w:p>
        </w:tc>
      </w:tr>
      <w:tr w:rsidR="00DE4889" w:rsidTr="00C02331">
        <w:tc>
          <w:tcPr>
            <w:tcW w:w="3528"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sidRPr="00C02331">
              <w:rPr>
                <w:rFonts w:ascii="Arial" w:hAnsi="Arial" w:cs="Arial"/>
                <w:sz w:val="16"/>
              </w:rPr>
              <w:t>D_STINTSCALER_ULS_F32</w:t>
            </w:r>
          </w:p>
        </w:tc>
        <w:tc>
          <w:tcPr>
            <w:tcW w:w="204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Pr>
                <w:rFonts w:ascii="Arial" w:hAnsi="Arial" w:cs="Arial"/>
                <w:sz w:val="16"/>
              </w:rPr>
              <w:t>1.35</w:t>
            </w:r>
          </w:p>
        </w:tc>
      </w:tr>
      <w:tr w:rsidR="00C02331" w:rsidTr="00C02331">
        <w:tc>
          <w:tcPr>
            <w:tcW w:w="3528"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sidRPr="00C02331">
              <w:rPr>
                <w:rFonts w:ascii="Arial" w:hAnsi="Arial" w:cs="Arial"/>
                <w:sz w:val="16"/>
              </w:rPr>
              <w:t>D_STSAMPLETIME_SEC_F32</w:t>
            </w:r>
          </w:p>
        </w:tc>
        <w:tc>
          <w:tcPr>
            <w:tcW w:w="204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Seconds</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0.002</w:t>
            </w:r>
          </w:p>
        </w:tc>
      </w:tr>
      <w:tr w:rsidR="00C02331" w:rsidTr="00C02331">
        <w:tc>
          <w:tcPr>
            <w:tcW w:w="3528"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sidRPr="00C02331">
              <w:rPr>
                <w:rFonts w:ascii="Arial" w:hAnsi="Arial" w:cs="Arial"/>
                <w:sz w:val="16"/>
              </w:rPr>
              <w:t>D_LTINTSCALER_ULS_F32</w:t>
            </w:r>
          </w:p>
        </w:tc>
        <w:tc>
          <w:tcPr>
            <w:tcW w:w="204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1.35</w:t>
            </w:r>
          </w:p>
        </w:tc>
      </w:tr>
      <w:tr w:rsidR="00C02331" w:rsidTr="00C02331">
        <w:tc>
          <w:tcPr>
            <w:tcW w:w="3528"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sidRPr="00C02331">
              <w:rPr>
                <w:rFonts w:ascii="Arial" w:hAnsi="Arial" w:cs="Arial"/>
                <w:sz w:val="16"/>
              </w:rPr>
              <w:t>D_LTSAMPLETIME_SEC_F32</w:t>
            </w:r>
          </w:p>
        </w:tc>
        <w:tc>
          <w:tcPr>
            <w:tcW w:w="204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Seconds</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0.1</w:t>
            </w:r>
          </w:p>
        </w:tc>
      </w:tr>
      <w:tr w:rsidR="00C02331" w:rsidTr="00C02331">
        <w:tc>
          <w:tcPr>
            <w:tcW w:w="3528"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sidRPr="00C02331">
              <w:rPr>
                <w:rFonts w:ascii="Arial" w:hAnsi="Arial" w:cs="Arial"/>
                <w:sz w:val="16"/>
              </w:rPr>
              <w:t>D_PULLCOMPSAMPLETIME_SEC_F32</w:t>
            </w:r>
          </w:p>
        </w:tc>
        <w:tc>
          <w:tcPr>
            <w:tcW w:w="204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Seconds</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0.002</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7B5E48">
        <w:trPr>
          <w:jc w:val="center"/>
        </w:trPr>
        <w:tc>
          <w:tcPr>
            <w:tcW w:w="4608" w:type="dxa"/>
            <w:tcBorders>
              <w:top w:val="nil"/>
              <w:left w:val="single" w:sz="6" w:space="0" w:color="auto"/>
              <w:bottom w:val="single" w:sz="6" w:space="0" w:color="auto"/>
              <w:right w:val="single" w:sz="6" w:space="0" w:color="auto"/>
            </w:tcBorders>
          </w:tcPr>
          <w:p w:rsidR="007B5E48" w:rsidRPr="00BE1815" w:rsidRDefault="007B5E48">
            <w:pPr>
              <w:spacing w:before="60"/>
              <w:rPr>
                <w:rFonts w:ascii="Arial" w:hAnsi="Arial" w:cs="Arial"/>
                <w:sz w:val="16"/>
              </w:rPr>
            </w:pPr>
            <w:r w:rsidRPr="007B5E48">
              <w:rPr>
                <w:rFonts w:ascii="Arial" w:hAnsi="Arial" w:cs="Arial"/>
                <w:sz w:val="16"/>
              </w:rPr>
              <w:t>D_FALSE_CNT_LGC</w:t>
            </w:r>
          </w:p>
        </w:tc>
      </w:tr>
      <w:tr w:rsidR="007B5E48">
        <w:trPr>
          <w:jc w:val="center"/>
        </w:trPr>
        <w:tc>
          <w:tcPr>
            <w:tcW w:w="4608" w:type="dxa"/>
            <w:tcBorders>
              <w:top w:val="nil"/>
              <w:left w:val="single" w:sz="6" w:space="0" w:color="auto"/>
              <w:bottom w:val="single" w:sz="6" w:space="0" w:color="auto"/>
              <w:right w:val="single" w:sz="6" w:space="0" w:color="auto"/>
            </w:tcBorders>
          </w:tcPr>
          <w:p w:rsidR="007B5E48" w:rsidRPr="00BE1815" w:rsidRDefault="007B5E48">
            <w:pPr>
              <w:spacing w:before="60"/>
              <w:rPr>
                <w:rFonts w:ascii="Arial" w:hAnsi="Arial" w:cs="Arial"/>
                <w:sz w:val="16"/>
              </w:rPr>
            </w:pPr>
            <w:r w:rsidRPr="007B5E48">
              <w:rPr>
                <w:rFonts w:ascii="Arial" w:hAnsi="Arial" w:cs="Arial"/>
                <w:sz w:val="16"/>
              </w:rPr>
              <w:t>D_180OVRPI_ULS_F32</w:t>
            </w:r>
          </w:p>
        </w:tc>
      </w:tr>
      <w:tr w:rsidR="007B5E48">
        <w:trPr>
          <w:jc w:val="center"/>
        </w:trPr>
        <w:tc>
          <w:tcPr>
            <w:tcW w:w="4608" w:type="dxa"/>
            <w:tcBorders>
              <w:top w:val="nil"/>
              <w:left w:val="single" w:sz="6" w:space="0" w:color="auto"/>
              <w:bottom w:val="single" w:sz="6" w:space="0" w:color="auto"/>
              <w:right w:val="single" w:sz="6" w:space="0" w:color="auto"/>
            </w:tcBorders>
          </w:tcPr>
          <w:p w:rsidR="007B5E48" w:rsidRPr="00BE1815" w:rsidRDefault="007B5E48">
            <w:pPr>
              <w:spacing w:before="60"/>
              <w:rPr>
                <w:rFonts w:ascii="Arial" w:hAnsi="Arial" w:cs="Arial"/>
                <w:sz w:val="16"/>
              </w:rPr>
            </w:pPr>
            <w:r w:rsidRPr="007B5E48">
              <w:rPr>
                <w:rFonts w:ascii="Arial" w:hAnsi="Arial" w:cs="Arial"/>
                <w:sz w:val="16"/>
              </w:rPr>
              <w:t>D_2MS_SEC_F32</w:t>
            </w:r>
          </w:p>
        </w:tc>
      </w:tr>
      <w:tr w:rsidR="007B5E48">
        <w:trPr>
          <w:jc w:val="center"/>
        </w:trPr>
        <w:tc>
          <w:tcPr>
            <w:tcW w:w="4608" w:type="dxa"/>
            <w:tcBorders>
              <w:top w:val="nil"/>
              <w:left w:val="single" w:sz="6" w:space="0" w:color="auto"/>
              <w:bottom w:val="single" w:sz="6" w:space="0" w:color="auto"/>
              <w:right w:val="single" w:sz="6" w:space="0" w:color="auto"/>
            </w:tcBorders>
          </w:tcPr>
          <w:p w:rsidR="007B5E48" w:rsidRPr="007B5E48" w:rsidRDefault="007B5E48">
            <w:pPr>
              <w:spacing w:before="60"/>
              <w:rPr>
                <w:rFonts w:ascii="Arial" w:hAnsi="Arial" w:cs="Arial"/>
                <w:sz w:val="16"/>
              </w:rPr>
            </w:pPr>
            <w:r w:rsidRPr="007B5E48">
              <w:rPr>
                <w:rFonts w:ascii="Arial" w:hAnsi="Arial" w:cs="Arial"/>
                <w:sz w:val="16"/>
              </w:rPr>
              <w:t>D_ZERO_ULS_F32</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E1815">
            <w:pPr>
              <w:spacing w:before="60"/>
              <w:rPr>
                <w:rFonts w:ascii="Arial" w:hAnsi="Arial" w:cs="Arial"/>
                <w:sz w:val="16"/>
              </w:rPr>
            </w:pPr>
            <w:bookmarkStart w:id="11" w:name="OLE_LINK29"/>
            <w:bookmarkStart w:id="12" w:name="OLE_LINK30"/>
            <w:r w:rsidRPr="00BE1815">
              <w:rPr>
                <w:rFonts w:ascii="Arial" w:hAnsi="Arial" w:cs="Arial"/>
                <w:sz w:val="16"/>
              </w:rPr>
              <w:t>D_MTRTRQCMDLOLMT_MTRNM_F32</w:t>
            </w:r>
            <w:bookmarkEnd w:id="11"/>
            <w:bookmarkEnd w:id="12"/>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E1815">
            <w:pPr>
              <w:spacing w:before="60"/>
              <w:rPr>
                <w:rFonts w:ascii="Arial" w:hAnsi="Arial" w:cs="Arial"/>
                <w:sz w:val="16"/>
              </w:rPr>
            </w:pPr>
            <w:r w:rsidRPr="00BE1815">
              <w:rPr>
                <w:rFonts w:ascii="Arial" w:hAnsi="Arial" w:cs="Arial"/>
                <w:sz w:val="16"/>
              </w:rPr>
              <w:t>D_MTRTRQCMDHILMT_MTRNM_F32</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C02331" w:rsidP="008B3E94">
      <w:pPr>
        <w:numPr>
          <w:ilvl w:val="0"/>
          <w:numId w:val="5"/>
        </w:numPr>
        <w:spacing w:after="0"/>
      </w:pPr>
      <w:r w:rsidRPr="00C02331">
        <w:t>FPM_FloatToFixed_m</w:t>
      </w:r>
    </w:p>
    <w:p w:rsidR="00C02331" w:rsidRDefault="00C02331" w:rsidP="008B3E94">
      <w:pPr>
        <w:numPr>
          <w:ilvl w:val="0"/>
          <w:numId w:val="5"/>
        </w:numPr>
        <w:spacing w:after="0"/>
      </w:pPr>
      <w:r w:rsidRPr="00C02331">
        <w:t>FPM_FixedToFloat_m</w:t>
      </w:r>
    </w:p>
    <w:p w:rsidR="00C02331" w:rsidRDefault="00C02331" w:rsidP="008B3E94">
      <w:pPr>
        <w:numPr>
          <w:ilvl w:val="0"/>
          <w:numId w:val="5"/>
        </w:numPr>
        <w:spacing w:after="0"/>
      </w:pPr>
      <w:r w:rsidRPr="00C02331">
        <w:t>LPF_SvUpdate_s16InFixKTrunc_m</w:t>
      </w:r>
    </w:p>
    <w:p w:rsidR="00C02331" w:rsidRDefault="00C02331" w:rsidP="008B3E94">
      <w:pPr>
        <w:numPr>
          <w:ilvl w:val="0"/>
          <w:numId w:val="5"/>
        </w:numPr>
        <w:spacing w:after="0"/>
      </w:pPr>
      <w:r w:rsidRPr="00C02331">
        <w:t>Abs_f32_m</w:t>
      </w:r>
    </w:p>
    <w:p w:rsidR="00C02331" w:rsidRDefault="00C02331" w:rsidP="008B3E94">
      <w:pPr>
        <w:numPr>
          <w:ilvl w:val="0"/>
          <w:numId w:val="5"/>
        </w:numPr>
        <w:spacing w:after="0"/>
      </w:pPr>
      <w:r w:rsidRPr="00C02331">
        <w:t>Min_m</w:t>
      </w:r>
    </w:p>
    <w:p w:rsidR="00AB68AC" w:rsidRDefault="00AB68AC" w:rsidP="008B3E94">
      <w:pPr>
        <w:numPr>
          <w:ilvl w:val="0"/>
          <w:numId w:val="5"/>
        </w:numPr>
        <w:spacing w:after="0"/>
      </w:pPr>
      <w:r>
        <w:t>Max_m</w:t>
      </w:r>
    </w:p>
    <w:p w:rsidR="007D0B97" w:rsidRDefault="007D0B97" w:rsidP="008B3E94">
      <w:pPr>
        <w:numPr>
          <w:ilvl w:val="0"/>
          <w:numId w:val="5"/>
        </w:numPr>
        <w:spacing w:after="0"/>
      </w:pPr>
      <w:r w:rsidRPr="007D0B97">
        <w:t>Sign_f32_m</w:t>
      </w:r>
    </w:p>
    <w:p w:rsidR="007D0B97" w:rsidRDefault="007D0B97" w:rsidP="008B3E94">
      <w:pPr>
        <w:numPr>
          <w:ilvl w:val="0"/>
          <w:numId w:val="5"/>
        </w:numPr>
        <w:spacing w:after="0"/>
      </w:pPr>
      <w:r w:rsidRPr="007D0B97">
        <w:t>Limit_m</w:t>
      </w:r>
    </w:p>
    <w:p w:rsidR="007D0B97" w:rsidRDefault="007D0B97" w:rsidP="008B3E94">
      <w:pPr>
        <w:numPr>
          <w:ilvl w:val="0"/>
          <w:numId w:val="5"/>
        </w:numPr>
        <w:spacing w:after="0"/>
      </w:pPr>
      <w:r w:rsidRPr="007D0B97">
        <w:t>IntplVarXY_u16_u16Xu16Y_Cnt</w:t>
      </w: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7D0B97" w:rsidRDefault="007D0B97" w:rsidP="008B3E94">
      <w:pPr>
        <w:spacing w:after="0"/>
      </w:pPr>
    </w:p>
    <w:p w:rsidR="001B60DF" w:rsidRDefault="007D0B97" w:rsidP="008B3E94">
      <w:pPr>
        <w:spacing w:after="0"/>
      </w:pPr>
      <w:r>
        <w:t>None</w:t>
      </w:r>
    </w:p>
    <w:p w:rsidR="008F6DBB" w:rsidRDefault="008F6DBB" w:rsidP="008B3E94">
      <w:pPr>
        <w:spacing w:after="0"/>
      </w:pPr>
    </w:p>
    <w:p w:rsidR="007D0B97" w:rsidRDefault="007D0B97" w:rsidP="008B3E94">
      <w:pPr>
        <w:spacing w:after="0"/>
      </w:pPr>
    </w:p>
    <w:p w:rsidR="008B3E94" w:rsidRDefault="008B3E94" w:rsidP="008B3E94">
      <w:pPr>
        <w:pStyle w:val="Heading2"/>
      </w:pPr>
      <w:r>
        <w:t>Local Functions/Macros Used by this MDD only</w:t>
      </w:r>
    </w:p>
    <w:p w:rsidR="007D0B97" w:rsidRDefault="007D0B97">
      <w:pPr>
        <w:spacing w:after="0"/>
      </w:pPr>
    </w:p>
    <w:p w:rsidR="008B3E94" w:rsidRDefault="007D0B97">
      <w:pPr>
        <w:spacing w:after="0"/>
        <w:rPr>
          <w:rFonts w:ascii="Arial" w:hAnsi="Arial"/>
          <w:b/>
          <w:kern w:val="28"/>
          <w:sz w:val="28"/>
        </w:rPr>
      </w:pPr>
      <w:r>
        <w:t>None</w:t>
      </w:r>
      <w:r w:rsidR="008B3E94">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Rte_InitValue_DisableLearning_Cnt_lgc</w:t>
            </w:r>
          </w:p>
        </w:tc>
        <w:tc>
          <w:tcPr>
            <w:tcW w:w="4455" w:type="dxa"/>
            <w:vAlign w:val="center"/>
          </w:tcPr>
          <w:p w:rsidR="002C03D8"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Rte_InitValue_DisableOutput_Cnt_lgc</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Rte_InitValue_HandwheelAuthority_Uls_f32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Rte_InitValue_HandwheelPosition_HwDeg_f32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Rte_InitValue_HandwheelVelocity_HwRadpS_f32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Pr="00716440" w:rsidRDefault="007D0B97" w:rsidP="00F957FA">
            <w:pPr>
              <w:spacing w:before="100" w:beforeAutospacing="1" w:after="100" w:afterAutospacing="1"/>
              <w:rPr>
                <w:rFonts w:ascii="Arial" w:hAnsi="Arial" w:cs="Arial"/>
                <w:sz w:val="16"/>
                <w:szCs w:val="16"/>
                <w:lang w:val="es-ES"/>
              </w:rPr>
            </w:pPr>
            <w:r w:rsidRPr="00716440">
              <w:rPr>
                <w:rFonts w:ascii="Arial" w:hAnsi="Arial" w:cs="Arial"/>
                <w:sz w:val="16"/>
                <w:szCs w:val="16"/>
                <w:lang w:val="es-ES"/>
              </w:rPr>
              <w:t>Rte_InitValue_HwTorque_HwNm_f32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Rte_InitValue_PullCompCmd_MtrNm_f32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Rte_InitValue_SrlComYawRate_DegpS_f32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Rte_InitValue_VehicleSpeed_Kph_f32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Rte_InitValue_VehicleSpeedRate_KphpS_f32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Rte_InitValue_VehicleSpeedValid_Cnt_lgc</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pPr>
        <w:pStyle w:val="Heading2"/>
      </w:pPr>
      <w:r>
        <w:t>Initialization Functions</w:t>
      </w:r>
    </w:p>
    <w:p w:rsidR="004A781C" w:rsidRDefault="004A781C">
      <w:pPr>
        <w:pStyle w:val="Heading3"/>
      </w:pPr>
      <w:r>
        <w:t xml:space="preserve">Init: </w:t>
      </w:r>
      <w:r w:rsidR="00D85213">
        <w:fldChar w:fldCharType="begin"/>
      </w:r>
      <w:r w:rsidR="00D85213">
        <w:instrText xml:space="preserve"> DOCPROPERTY "Module Name"  \* MERGEFORMAT </w:instrText>
      </w:r>
      <w:r w:rsidR="00D85213">
        <w:fldChar w:fldCharType="separate"/>
      </w:r>
      <w:r w:rsidR="007D0B97">
        <w:t>ActivePull</w:t>
      </w:r>
      <w:r w:rsidR="00D85213">
        <w:fldChar w:fldCharType="end"/>
      </w:r>
      <w:r>
        <w:t>_</w:t>
      </w:r>
      <w:r w:rsidR="007D0B97">
        <w:t>Init1</w:t>
      </w:r>
    </w:p>
    <w:p w:rsidR="004A781C" w:rsidRDefault="004A781C">
      <w:pPr>
        <w:pStyle w:val="Heading4"/>
      </w:pPr>
      <w:r>
        <w:t>Design Rationale</w:t>
      </w:r>
    </w:p>
    <w:p w:rsidR="007D0B97" w:rsidRPr="007D0B97" w:rsidRDefault="007D0B97" w:rsidP="007D0B97">
      <w:r>
        <w:t xml:space="preserve">This initialization function is used to set values that are based solely on calibrations and constants (values which will not change over the course of an ignition cycle).  This includes preliminary gain calculations, limits, and step sizes.  It also initializes the LTComp_HwNm_M_f32 </w:t>
      </w:r>
      <w:r w:rsidR="001D5FFA">
        <w:t xml:space="preserve">module-internal </w:t>
      </w:r>
      <w:r>
        <w:t>variable with the appropriate value from NvM.</w:t>
      </w:r>
    </w:p>
    <w:p w:rsidR="004A781C" w:rsidRDefault="004A781C">
      <w:pPr>
        <w:pStyle w:val="Heading4"/>
      </w:pPr>
      <w:r>
        <w:t xml:space="preserve">Module Internal  </w:t>
      </w:r>
    </w:p>
    <w:p w:rsidR="007D0B97" w:rsidRPr="007D0B97" w:rsidRDefault="007D0B97" w:rsidP="007D0B97">
      <w:pPr>
        <w:ind w:left="720" w:hanging="720"/>
        <w:rPr>
          <w:sz w:val="18"/>
          <w:szCs w:val="18"/>
        </w:rPr>
      </w:pPr>
      <w:r w:rsidRPr="007D0B97">
        <w:rPr>
          <w:sz w:val="18"/>
          <w:szCs w:val="18"/>
        </w:rPr>
        <w:t>LTWindUpLimit_HwNm_M_f32 = Min_m(k_TotalLimit_HwNm_f32, k_LTLimit_HwNm_f32)</w:t>
      </w:r>
    </w:p>
    <w:p w:rsidR="008D3323" w:rsidRPr="007D0B97" w:rsidRDefault="008D67E0" w:rsidP="007D0B97">
      <w:pPr>
        <w:ind w:left="720" w:hanging="720"/>
        <w:rPr>
          <w:sz w:val="18"/>
          <w:szCs w:val="18"/>
        </w:rPr>
      </w:pPr>
      <w:r w:rsidRPr="008D67E0">
        <w:t xml:space="preserve"> </w:t>
      </w:r>
      <w:r w:rsidRPr="008D67E0">
        <w:rPr>
          <w:sz w:val="18"/>
          <w:szCs w:val="18"/>
        </w:rPr>
        <w:t>STStepSize_HwNm_M_f32 = (D_STSAMPLETIME_SEC_F32 * k_STLimit_HwNm_f32) / k_STRampTime_Sec_f32</w:t>
      </w:r>
    </w:p>
    <w:p w:rsidR="007D0B97" w:rsidRDefault="007D0B97" w:rsidP="007D0B97">
      <w:pPr>
        <w:ind w:left="720" w:hanging="720"/>
        <w:rPr>
          <w:sz w:val="18"/>
          <w:szCs w:val="18"/>
        </w:rPr>
      </w:pPr>
      <w:r w:rsidRPr="007D0B97">
        <w:rPr>
          <w:sz w:val="18"/>
          <w:szCs w:val="18"/>
        </w:rPr>
        <w:t>PullCompStepSize_HwNm_M_f32 = k_OutputMaxRate_HwNmpS_f32 * D_PULLCOMPSAMPLETIME_SEC_F32</w:t>
      </w:r>
    </w:p>
    <w:p w:rsidR="007B7C8C" w:rsidRDefault="007B7C8C" w:rsidP="007D0B97">
      <w:pPr>
        <w:ind w:left="720" w:hanging="720"/>
        <w:rPr>
          <w:sz w:val="18"/>
          <w:szCs w:val="18"/>
        </w:rPr>
      </w:pPr>
    </w:p>
    <w:p w:rsidR="007B7C8C" w:rsidRPr="007D0B97" w:rsidRDefault="00D17556" w:rsidP="007D0B97">
      <w:pPr>
        <w:ind w:left="720" w:hanging="720"/>
        <w:rPr>
          <w:sz w:val="18"/>
          <w:szCs w:val="18"/>
        </w:rPr>
      </w:pPr>
      <w:r>
        <w:object w:dxaOrig="5094" w:dyaOrig="4332">
          <v:shape id="_x0000_i1028" type="#_x0000_t75" style="width:254.7pt;height:217.05pt" o:ole="">
            <v:imagedata r:id="rId16" o:title=""/>
          </v:shape>
          <o:OLEObject Type="Embed" ProgID="Visio.Drawing.11" ShapeID="_x0000_i1028" DrawAspect="Content" ObjectID="_1459168935" r:id="rId17"/>
        </w:object>
      </w:r>
    </w:p>
    <w:p w:rsidR="004A781C" w:rsidRDefault="004A781C">
      <w:pPr>
        <w:pStyle w:val="Heading2"/>
      </w:pPr>
      <w:r>
        <w:br w:type="page"/>
      </w:r>
      <w:r>
        <w:lastRenderedPageBreak/>
        <w:t>Periodic Functions</w:t>
      </w:r>
    </w:p>
    <w:p w:rsidR="004A781C" w:rsidRDefault="004A781C">
      <w:pPr>
        <w:pStyle w:val="Heading3"/>
      </w:pPr>
      <w:bookmarkStart w:id="13" w:name="OLE_LINK19"/>
      <w:bookmarkStart w:id="14" w:name="OLE_LINK20"/>
      <w:r>
        <w:t xml:space="preserve">Per: </w:t>
      </w:r>
      <w:r w:rsidR="00D85213">
        <w:fldChar w:fldCharType="begin"/>
      </w:r>
      <w:r w:rsidR="00D85213">
        <w:instrText xml:space="preserve"> DOCPROPERTY "Module Name"  \* MERGEFORMAT </w:instrText>
      </w:r>
      <w:r w:rsidR="00D85213">
        <w:fldChar w:fldCharType="separate"/>
      </w:r>
      <w:r w:rsidR="007D0B97">
        <w:t>ActivePull</w:t>
      </w:r>
      <w:r w:rsidR="00D85213">
        <w:fldChar w:fldCharType="end"/>
      </w:r>
      <w:r>
        <w:t>_Per</w:t>
      </w:r>
      <w:r w:rsidR="007D0B97">
        <w:t>1</w:t>
      </w:r>
    </w:p>
    <w:p w:rsidR="004A781C" w:rsidRDefault="004A781C">
      <w:pPr>
        <w:pStyle w:val="Heading4"/>
      </w:pPr>
      <w:bookmarkStart w:id="15" w:name="_Ref320795469"/>
      <w:r>
        <w:t>Design Rationale</w:t>
      </w:r>
      <w:bookmarkEnd w:id="15"/>
    </w:p>
    <w:p w:rsidR="004A781C" w:rsidRDefault="001D5FFA">
      <w:r>
        <w:t>The requirements in SF-13 show a signal called Reset_Svc.  This is shown as an input flag to the function.  However, the reset service has been implemented as a service call.  In order to avoid any thread-based issues, the service sets a separate variable for each periodic (</w:t>
      </w:r>
      <w:r w:rsidRPr="001D5FFA">
        <w:t>ResetPer1_Cnt_M_lgc</w:t>
      </w:r>
      <w:r>
        <w:t>, in this case) to TRUE.  Then, near the beginning of the execution of the periodic, this value is read.  If it has been set to true, it is immediately set to FALSE, and a local copy (ResetSvc_Cnt_T_lgc) is set to TRUE.  In this way, each periodic uses its own local copy just as the design dictates using the input signal.  The local copy will be set to true for one execution of each periodic function.</w:t>
      </w:r>
    </w:p>
    <w:p w:rsidR="001D5FFA" w:rsidRDefault="001D5FFA">
      <w:r>
        <w:t>The SCom function to set the STComp is done in a similar fashion.  The S</w:t>
      </w:r>
      <w:r w:rsidR="005C1400">
        <w:t>c</w:t>
      </w:r>
      <w:r>
        <w:t xml:space="preserve">om function sets </w:t>
      </w:r>
      <w:r w:rsidRPr="001D5FFA">
        <w:t>SComSTCompSet_Cnt_M_lgc</w:t>
      </w:r>
      <w:r>
        <w:t xml:space="preserve"> to TRUE and when ActivePull_Per1 finds this value set to TRUE, it sets it back to FALSE and uses </w:t>
      </w:r>
      <w:r w:rsidRPr="001D5FFA">
        <w:t>SComSTComp_HwNm_M_f32</w:t>
      </w:r>
      <w:r>
        <w:t xml:space="preserve"> as the state variable (instead of </w:t>
      </w:r>
      <w:r w:rsidRPr="001D5FFA">
        <w:t>STComp_HwNm_M_f32</w:t>
      </w:r>
      <w:r>
        <w:t>, as it normally would).  The state variable itself is never changed</w:t>
      </w:r>
      <w:r w:rsidR="0002054B">
        <w:t>, but the output of the next execution of ActivePull_Per1 will reflect the new value.</w:t>
      </w:r>
    </w:p>
    <w:p w:rsidR="004A781C" w:rsidRDefault="004A781C">
      <w:pPr>
        <w:pStyle w:val="Heading4"/>
      </w:pPr>
      <w:r>
        <w:t>Program Flow Start</w:t>
      </w:r>
    </w:p>
    <w:p w:rsidR="004A781C" w:rsidRDefault="00D32252">
      <w:r w:rsidRPr="00D32252">
        <w:t>Rte_Call_ActivePull_Per1_CP0_CheckpointReached()</w:t>
      </w:r>
    </w:p>
    <w:p w:rsidR="004A781C" w:rsidRDefault="004A781C">
      <w:pPr>
        <w:pStyle w:val="Heading4"/>
      </w:pPr>
      <w:r>
        <w:t>Store Module Inputs to Local copies</w:t>
      </w:r>
    </w:p>
    <w:p w:rsidR="007D0B97" w:rsidRPr="007D0B97" w:rsidRDefault="007D0B97" w:rsidP="007D0B97">
      <w:pPr>
        <w:rPr>
          <w:sz w:val="18"/>
          <w:szCs w:val="18"/>
        </w:rPr>
      </w:pPr>
      <w:r w:rsidRPr="007D0B97">
        <w:rPr>
          <w:sz w:val="18"/>
          <w:szCs w:val="18"/>
        </w:rPr>
        <w:t>DisableLearning_Cnt_T_lgc = Rte_I</w:t>
      </w:r>
      <w:r w:rsidR="005C1400" w:rsidRPr="007D0B97">
        <w:rPr>
          <w:sz w:val="18"/>
          <w:szCs w:val="18"/>
        </w:rPr>
        <w:t>r</w:t>
      </w:r>
      <w:r w:rsidRPr="007D0B97">
        <w:rPr>
          <w:sz w:val="18"/>
          <w:szCs w:val="18"/>
        </w:rPr>
        <w:t>ead_ActivePull_Per1_DisableLearning_Cnt_lgc()</w:t>
      </w:r>
    </w:p>
    <w:p w:rsidR="007D0B97" w:rsidRPr="007D0B97" w:rsidRDefault="007D0B97" w:rsidP="007D0B97">
      <w:pPr>
        <w:rPr>
          <w:sz w:val="18"/>
          <w:szCs w:val="18"/>
        </w:rPr>
      </w:pPr>
      <w:r w:rsidRPr="007D0B97">
        <w:rPr>
          <w:sz w:val="18"/>
          <w:szCs w:val="18"/>
        </w:rPr>
        <w:t>DisableOutput_Cnt_T_lgc = Rte_I</w:t>
      </w:r>
      <w:r w:rsidR="005C1400" w:rsidRPr="007D0B97">
        <w:rPr>
          <w:sz w:val="18"/>
          <w:szCs w:val="18"/>
        </w:rPr>
        <w:t>r</w:t>
      </w:r>
      <w:r w:rsidRPr="007D0B97">
        <w:rPr>
          <w:sz w:val="18"/>
          <w:szCs w:val="18"/>
        </w:rPr>
        <w:t>ead_ActivePull_Per1_DisableOutput_Cnt_lgc()</w:t>
      </w:r>
    </w:p>
    <w:p w:rsidR="007D0B97" w:rsidRPr="007D0B97" w:rsidRDefault="007D0B97" w:rsidP="007D0B97">
      <w:pPr>
        <w:rPr>
          <w:sz w:val="18"/>
          <w:szCs w:val="18"/>
        </w:rPr>
      </w:pPr>
      <w:r w:rsidRPr="007D0B97">
        <w:rPr>
          <w:sz w:val="18"/>
          <w:szCs w:val="18"/>
        </w:rPr>
        <w:t>HandwheelAuthority_Uls_T_f32 = Rte_I</w:t>
      </w:r>
      <w:r w:rsidR="005C1400" w:rsidRPr="007D0B97">
        <w:rPr>
          <w:sz w:val="18"/>
          <w:szCs w:val="18"/>
        </w:rPr>
        <w:t>r</w:t>
      </w:r>
      <w:r w:rsidRPr="007D0B97">
        <w:rPr>
          <w:sz w:val="18"/>
          <w:szCs w:val="18"/>
        </w:rPr>
        <w:t>ead_ActivePull_Per1_HandwheelAuthority_Uls_f32()</w:t>
      </w:r>
    </w:p>
    <w:p w:rsidR="007D0B97" w:rsidRPr="007D0B97" w:rsidRDefault="007D0B97" w:rsidP="007D0B97">
      <w:pPr>
        <w:rPr>
          <w:sz w:val="18"/>
          <w:szCs w:val="18"/>
        </w:rPr>
      </w:pPr>
      <w:r w:rsidRPr="007D0B97">
        <w:rPr>
          <w:sz w:val="18"/>
          <w:szCs w:val="18"/>
        </w:rPr>
        <w:t>HandwheelPosition_HwDeg_T_f32 = Rte_I</w:t>
      </w:r>
      <w:r w:rsidR="005C1400" w:rsidRPr="007D0B97">
        <w:rPr>
          <w:sz w:val="18"/>
          <w:szCs w:val="18"/>
        </w:rPr>
        <w:t>r</w:t>
      </w:r>
      <w:r w:rsidRPr="007D0B97">
        <w:rPr>
          <w:sz w:val="18"/>
          <w:szCs w:val="18"/>
        </w:rPr>
        <w:t>ead_ActivePull_Per1_HandwheelPosition_HwDeg_f32()</w:t>
      </w:r>
    </w:p>
    <w:p w:rsidR="007D0B97" w:rsidRPr="007D0B97" w:rsidRDefault="007D0B97" w:rsidP="007D0B97">
      <w:pPr>
        <w:rPr>
          <w:sz w:val="18"/>
          <w:szCs w:val="18"/>
        </w:rPr>
      </w:pPr>
      <w:r w:rsidRPr="007D0B97">
        <w:rPr>
          <w:sz w:val="18"/>
          <w:szCs w:val="18"/>
        </w:rPr>
        <w:t>HandwheelVelocity_HwRadpS_T_f32 = Rte_I</w:t>
      </w:r>
      <w:r w:rsidR="005C1400" w:rsidRPr="007D0B97">
        <w:rPr>
          <w:sz w:val="18"/>
          <w:szCs w:val="18"/>
        </w:rPr>
        <w:t>r</w:t>
      </w:r>
      <w:r w:rsidRPr="007D0B97">
        <w:rPr>
          <w:sz w:val="18"/>
          <w:szCs w:val="18"/>
        </w:rPr>
        <w:t>ead_ActivePull_Per1_HandwheelVelocity_HwRadpS_f32()</w:t>
      </w:r>
    </w:p>
    <w:p w:rsidR="007D0B97" w:rsidRPr="007D0B97" w:rsidRDefault="007D0B97" w:rsidP="007D0B97">
      <w:pPr>
        <w:rPr>
          <w:sz w:val="18"/>
          <w:szCs w:val="18"/>
        </w:rPr>
      </w:pPr>
      <w:r w:rsidRPr="007D0B97">
        <w:rPr>
          <w:sz w:val="18"/>
          <w:szCs w:val="18"/>
        </w:rPr>
        <w:t>HwTorque_HwNm_T_f32 = Rte_I</w:t>
      </w:r>
      <w:r w:rsidR="005C1400" w:rsidRPr="007D0B97">
        <w:rPr>
          <w:sz w:val="18"/>
          <w:szCs w:val="18"/>
        </w:rPr>
        <w:t>r</w:t>
      </w:r>
      <w:r w:rsidRPr="007D0B97">
        <w:rPr>
          <w:sz w:val="18"/>
          <w:szCs w:val="18"/>
        </w:rPr>
        <w:t>ead_ActivePull_Per1_HwTorque_HwNm_f32()</w:t>
      </w:r>
    </w:p>
    <w:p w:rsidR="007D0B97" w:rsidRPr="007D0B97" w:rsidRDefault="007D0B97" w:rsidP="007D0B97">
      <w:pPr>
        <w:rPr>
          <w:sz w:val="18"/>
          <w:szCs w:val="18"/>
        </w:rPr>
      </w:pPr>
      <w:r w:rsidRPr="007D0B97">
        <w:rPr>
          <w:sz w:val="18"/>
          <w:szCs w:val="18"/>
        </w:rPr>
        <w:t>SrlComYawRate_DegpS_T_f32 = Rte_I</w:t>
      </w:r>
      <w:r w:rsidR="005C1400" w:rsidRPr="007D0B97">
        <w:rPr>
          <w:sz w:val="18"/>
          <w:szCs w:val="18"/>
        </w:rPr>
        <w:t>r</w:t>
      </w:r>
      <w:r w:rsidRPr="007D0B97">
        <w:rPr>
          <w:sz w:val="18"/>
          <w:szCs w:val="18"/>
        </w:rPr>
        <w:t>ead_ActivePull_Per1_SrlComYawRate_DegpS_f32()</w:t>
      </w:r>
    </w:p>
    <w:p w:rsidR="007D0B97" w:rsidRPr="007D0B97" w:rsidRDefault="007D0B97" w:rsidP="007D0B97">
      <w:pPr>
        <w:rPr>
          <w:sz w:val="18"/>
          <w:szCs w:val="18"/>
        </w:rPr>
      </w:pPr>
      <w:r w:rsidRPr="007D0B97">
        <w:rPr>
          <w:sz w:val="18"/>
          <w:szCs w:val="18"/>
        </w:rPr>
        <w:t>VehicleSpeedValid_Cnt_T_lgc = Rte_I</w:t>
      </w:r>
      <w:r w:rsidR="005C1400" w:rsidRPr="007D0B97">
        <w:rPr>
          <w:sz w:val="18"/>
          <w:szCs w:val="18"/>
        </w:rPr>
        <w:t>r</w:t>
      </w:r>
      <w:r w:rsidRPr="007D0B97">
        <w:rPr>
          <w:sz w:val="18"/>
          <w:szCs w:val="18"/>
        </w:rPr>
        <w:t>ead_ActivePull_Per1_VehicleSpeedValid_Cnt_lgc()</w:t>
      </w:r>
    </w:p>
    <w:p w:rsidR="007D0B97" w:rsidRPr="007D0B97" w:rsidRDefault="007D0B97" w:rsidP="007D0B97">
      <w:pPr>
        <w:rPr>
          <w:sz w:val="18"/>
          <w:szCs w:val="18"/>
        </w:rPr>
      </w:pPr>
      <w:r w:rsidRPr="007D0B97">
        <w:rPr>
          <w:sz w:val="18"/>
          <w:szCs w:val="18"/>
        </w:rPr>
        <w:t>VehicleSpeed_Kph_T_f32 = Rte_I</w:t>
      </w:r>
      <w:r w:rsidR="005C1400" w:rsidRPr="007D0B97">
        <w:rPr>
          <w:sz w:val="18"/>
          <w:szCs w:val="18"/>
        </w:rPr>
        <w:t>r</w:t>
      </w:r>
      <w:r w:rsidRPr="007D0B97">
        <w:rPr>
          <w:sz w:val="18"/>
          <w:szCs w:val="18"/>
        </w:rPr>
        <w:t>ead_ActivePull_Per1_VehicleSpeed_Kph_f32()</w:t>
      </w:r>
    </w:p>
    <w:p w:rsidR="007D0B97" w:rsidRPr="007D0B97" w:rsidRDefault="007D0B97" w:rsidP="007D0B97">
      <w:pPr>
        <w:rPr>
          <w:sz w:val="18"/>
          <w:szCs w:val="18"/>
        </w:rPr>
      </w:pPr>
      <w:r w:rsidRPr="007D0B97">
        <w:rPr>
          <w:sz w:val="18"/>
          <w:szCs w:val="18"/>
        </w:rPr>
        <w:t>LTComp_HwNm_T_f32 = LTComp_HwNm_M_f32</w:t>
      </w:r>
    </w:p>
    <w:p w:rsidR="00A0589D" w:rsidRPr="007D0B97" w:rsidRDefault="007D0B97" w:rsidP="007D0B97">
      <w:pPr>
        <w:rPr>
          <w:sz w:val="18"/>
          <w:szCs w:val="18"/>
        </w:rPr>
      </w:pPr>
      <w:r w:rsidRPr="007D0B97">
        <w:rPr>
          <w:sz w:val="18"/>
          <w:szCs w:val="18"/>
        </w:rPr>
        <w:t>PrevSTComp_HwNm_T_f32 = STComp_HwNm_M_f32</w:t>
      </w:r>
    </w:p>
    <w:p w:rsidR="004A781C" w:rsidRDefault="007D0B97">
      <w:pPr>
        <w:pStyle w:val="Heading4"/>
      </w:pPr>
      <w:r>
        <w:lastRenderedPageBreak/>
        <w:t xml:space="preserve"> </w:t>
      </w:r>
      <w:r w:rsidR="0053457A">
        <w:t xml:space="preserve">Check for </w:t>
      </w:r>
      <w:r w:rsidR="00981CA5">
        <w:t>S</w:t>
      </w:r>
      <w:r w:rsidR="005C1400">
        <w:t>c</w:t>
      </w:r>
      <w:r w:rsidR="00981CA5">
        <w:t>om Functions</w:t>
      </w:r>
    </w:p>
    <w:p w:rsidR="004A781C" w:rsidRDefault="008B20C0" w:rsidP="00A0589D">
      <w:pPr>
        <w:jc w:val="center"/>
      </w:pPr>
      <w:r>
        <w:object w:dxaOrig="5095" w:dyaOrig="7616">
          <v:shape id="_x0000_i1029" type="#_x0000_t75" style="width:255.2pt;height:380.95pt" o:ole="">
            <v:imagedata r:id="rId18" o:title=""/>
          </v:shape>
          <o:OLEObject Type="Embed" ProgID="Visio.Drawing.11" ShapeID="_x0000_i1029" DrawAspect="Content" ObjectID="_1459168936" r:id="rId19"/>
        </w:object>
      </w:r>
    </w:p>
    <w:p w:rsidR="00981CA5" w:rsidRDefault="008B20C0" w:rsidP="008B20C0">
      <w:pPr>
        <w:pStyle w:val="Heading4"/>
      </w:pPr>
      <w:r>
        <w:lastRenderedPageBreak/>
        <w:t>Filter Inputs</w:t>
      </w:r>
    </w:p>
    <w:p w:rsidR="00981CA5" w:rsidRDefault="00D17556" w:rsidP="00A0589D">
      <w:pPr>
        <w:jc w:val="center"/>
      </w:pPr>
      <w:r>
        <w:object w:dxaOrig="2935" w:dyaOrig="4569">
          <v:shape id="_x0000_i1030" type="#_x0000_t75" style="width:146.15pt;height:228.9pt" o:ole="">
            <v:imagedata r:id="rId20" o:title=""/>
          </v:shape>
          <o:OLEObject Type="Embed" ProgID="Visio.Drawing.11" ShapeID="_x0000_i1030" DrawAspect="Content" ObjectID="_1459168937" r:id="rId21"/>
        </w:object>
      </w:r>
    </w:p>
    <w:p w:rsidR="0053457A" w:rsidRPr="0053457A" w:rsidRDefault="0053457A" w:rsidP="0053457A">
      <w:pPr>
        <w:pStyle w:val="Heading4"/>
      </w:pPr>
      <w:r>
        <w:lastRenderedPageBreak/>
        <w:t>Active Compensation Enable</w:t>
      </w:r>
    </w:p>
    <w:p w:rsidR="0053457A" w:rsidRDefault="0053457A" w:rsidP="00A0589D">
      <w:pPr>
        <w:jc w:val="center"/>
      </w:pPr>
      <w:r>
        <w:object w:dxaOrig="5816" w:dyaOrig="7075">
          <v:shape id="_x0000_i1031" type="#_x0000_t75" style="width:290.15pt;height:354.65pt" o:ole="">
            <v:imagedata r:id="rId22" o:title=""/>
          </v:shape>
          <o:OLEObject Type="Embed" ProgID="Visio.Drawing.11" ShapeID="_x0000_i1031" DrawAspect="Content" ObjectID="_1459168938" r:id="rId23"/>
        </w:object>
      </w:r>
    </w:p>
    <w:p w:rsidR="0053457A" w:rsidRDefault="0053457A" w:rsidP="0053457A">
      <w:pPr>
        <w:pStyle w:val="Heading4"/>
      </w:pPr>
      <w:r>
        <w:lastRenderedPageBreak/>
        <w:t>Determine Enable Learning</w:t>
      </w:r>
    </w:p>
    <w:p w:rsidR="0053457A" w:rsidRDefault="00D17556" w:rsidP="00A0589D">
      <w:pPr>
        <w:jc w:val="center"/>
      </w:pPr>
      <w:r>
        <w:object w:dxaOrig="7730" w:dyaOrig="11035">
          <v:shape id="_x0000_i1032" type="#_x0000_t75" style="width:385.25pt;height:551.8pt" o:ole="">
            <v:imagedata r:id="rId24" o:title=""/>
          </v:shape>
          <o:OLEObject Type="Embed" ProgID="Visio.Drawing.11" ShapeID="_x0000_i1032" DrawAspect="Content" ObjectID="_1459168939" r:id="rId25"/>
        </w:object>
      </w:r>
    </w:p>
    <w:p w:rsidR="0053457A" w:rsidRDefault="0053457A" w:rsidP="0053457A">
      <w:pPr>
        <w:pStyle w:val="Heading4"/>
      </w:pPr>
      <w:r>
        <w:lastRenderedPageBreak/>
        <w:t>Short Term Compensation Filter</w:t>
      </w:r>
    </w:p>
    <w:p w:rsidR="0053457A" w:rsidRDefault="00D17556" w:rsidP="00A0589D">
      <w:pPr>
        <w:jc w:val="center"/>
      </w:pPr>
      <w:r>
        <w:object w:dxaOrig="4130" w:dyaOrig="7075">
          <v:shape id="_x0000_i1033" type="#_x0000_t75" style="width:206.35pt;height:354.65pt" o:ole="">
            <v:imagedata r:id="rId26" o:title=""/>
          </v:shape>
          <o:OLEObject Type="Embed" ProgID="Visio.Drawing.11" ShapeID="_x0000_i1033" DrawAspect="Content" ObjectID="_1459168940" r:id="rId27"/>
        </w:object>
      </w:r>
    </w:p>
    <w:p w:rsidR="0053457A" w:rsidRDefault="0053457A" w:rsidP="0053457A">
      <w:pPr>
        <w:pStyle w:val="Heading4"/>
      </w:pPr>
      <w:r>
        <w:lastRenderedPageBreak/>
        <w:t>Calculate Integrator Gains</w:t>
      </w:r>
    </w:p>
    <w:p w:rsidR="00F16DAD" w:rsidRPr="00F16DAD" w:rsidRDefault="00705E76" w:rsidP="00F16DAD">
      <w:pPr>
        <w:jc w:val="center"/>
      </w:pPr>
      <w:r>
        <w:object w:dxaOrig="7250" w:dyaOrig="13550">
          <v:shape id="_x0000_i1034" type="#_x0000_t75" style="width:328.3pt;height:572.25pt" o:ole="">
            <v:imagedata r:id="rId28" o:title=""/>
          </v:shape>
          <o:OLEObject Type="Embed" ProgID="Visio.Drawing.11" ShapeID="_x0000_i1034" DrawAspect="Content" ObjectID="_1459168941" r:id="rId29"/>
        </w:object>
      </w:r>
    </w:p>
    <w:p w:rsidR="0053457A" w:rsidRDefault="0053457A" w:rsidP="00A0589D">
      <w:pPr>
        <w:jc w:val="center"/>
      </w:pPr>
    </w:p>
    <w:p w:rsidR="0053457A" w:rsidRDefault="0053457A" w:rsidP="0053457A">
      <w:pPr>
        <w:pStyle w:val="Heading4"/>
      </w:pPr>
      <w:r>
        <w:t>Error Integrator &amp; Active Limit</w:t>
      </w:r>
    </w:p>
    <w:p w:rsidR="00F16DAD" w:rsidRPr="00F16DAD" w:rsidRDefault="00705E76" w:rsidP="00F16DAD">
      <w:pPr>
        <w:jc w:val="center"/>
      </w:pPr>
      <w:r>
        <w:object w:dxaOrig="8515" w:dyaOrig="9595">
          <v:shape id="_x0000_i1035" type="#_x0000_t75" style="width:426.1pt;height:480.35pt" o:ole="">
            <v:imagedata r:id="rId30" o:title=""/>
          </v:shape>
          <o:OLEObject Type="Embed" ProgID="Visio.Drawing.11" ShapeID="_x0000_i1035" DrawAspect="Content" ObjectID="_1459168942" r:id="rId31"/>
        </w:object>
      </w:r>
    </w:p>
    <w:p w:rsidR="0053457A" w:rsidRDefault="0053457A" w:rsidP="00A0589D">
      <w:pPr>
        <w:jc w:val="center"/>
      </w:pPr>
    </w:p>
    <w:p w:rsidR="0053457A" w:rsidRDefault="0053457A">
      <w:pPr>
        <w:spacing w:after="0"/>
      </w:pPr>
      <w:r>
        <w:br w:type="page"/>
      </w:r>
    </w:p>
    <w:p w:rsidR="004A781C" w:rsidRDefault="004A781C">
      <w:pPr>
        <w:pStyle w:val="Heading4"/>
      </w:pPr>
      <w:r>
        <w:lastRenderedPageBreak/>
        <w:t>Store Local copy of outputs into Module Outputs</w:t>
      </w:r>
    </w:p>
    <w:p w:rsidR="00A0589D" w:rsidRPr="00A0589D" w:rsidRDefault="00A0589D" w:rsidP="00A0589D">
      <w:pPr>
        <w:rPr>
          <w:sz w:val="18"/>
          <w:szCs w:val="18"/>
        </w:rPr>
      </w:pPr>
      <w:r w:rsidRPr="00A0589D">
        <w:rPr>
          <w:sz w:val="18"/>
          <w:szCs w:val="18"/>
        </w:rPr>
        <w:t>HwTrqFilt_HwNm_D_f32 = HwTrqFilt_HwNm_T_f32</w:t>
      </w:r>
    </w:p>
    <w:p w:rsidR="00A0589D" w:rsidRPr="00A0589D" w:rsidRDefault="00A0589D" w:rsidP="00A0589D">
      <w:pPr>
        <w:rPr>
          <w:sz w:val="18"/>
          <w:szCs w:val="18"/>
        </w:rPr>
      </w:pPr>
      <w:r w:rsidRPr="00A0589D">
        <w:rPr>
          <w:sz w:val="18"/>
          <w:szCs w:val="18"/>
        </w:rPr>
        <w:t>YawRateFilt_DegpS_D_f32 = YawRateFilt_DegpS_T_f32</w:t>
      </w:r>
    </w:p>
    <w:p w:rsidR="00A0589D" w:rsidRPr="00A0589D" w:rsidRDefault="00A0589D" w:rsidP="00A0589D">
      <w:pPr>
        <w:rPr>
          <w:sz w:val="18"/>
          <w:szCs w:val="18"/>
        </w:rPr>
      </w:pPr>
      <w:r w:rsidRPr="00A0589D">
        <w:rPr>
          <w:sz w:val="18"/>
          <w:szCs w:val="18"/>
        </w:rPr>
        <w:t>STError_HwNm_D_f32 = STError_HwNm_T_f32</w:t>
      </w:r>
    </w:p>
    <w:p w:rsidR="00A0589D" w:rsidRPr="00A0589D" w:rsidRDefault="00A0589D" w:rsidP="00A0589D">
      <w:pPr>
        <w:rPr>
          <w:sz w:val="18"/>
          <w:szCs w:val="18"/>
        </w:rPr>
      </w:pPr>
      <w:r w:rsidRPr="00A0589D">
        <w:rPr>
          <w:sz w:val="18"/>
          <w:szCs w:val="18"/>
        </w:rPr>
        <w:t>STIntGain_Uls_D_f32 = STIntGain_Uls_T_f32</w:t>
      </w:r>
    </w:p>
    <w:p w:rsidR="00A0589D" w:rsidRPr="00A0589D" w:rsidRDefault="00A0589D" w:rsidP="00A0589D">
      <w:pPr>
        <w:rPr>
          <w:sz w:val="18"/>
          <w:szCs w:val="18"/>
        </w:rPr>
      </w:pPr>
      <w:r w:rsidRPr="00A0589D">
        <w:rPr>
          <w:sz w:val="18"/>
          <w:szCs w:val="18"/>
        </w:rPr>
        <w:t>STReset_Cnt_D_lgc = STReset_Cnt_T_lgc</w:t>
      </w:r>
    </w:p>
    <w:p w:rsidR="00A0589D" w:rsidRPr="00A0589D" w:rsidRDefault="00A0589D" w:rsidP="00A0589D">
      <w:pPr>
        <w:rPr>
          <w:sz w:val="18"/>
          <w:szCs w:val="18"/>
        </w:rPr>
      </w:pPr>
      <w:r w:rsidRPr="00A0589D">
        <w:rPr>
          <w:sz w:val="18"/>
          <w:szCs w:val="18"/>
        </w:rPr>
        <w:t>STComp_HwNm_M_f32 = STComp_HwNm_T_f32</w:t>
      </w:r>
    </w:p>
    <w:p w:rsidR="00A0589D" w:rsidRPr="00A0589D" w:rsidRDefault="00A0589D" w:rsidP="00A0589D">
      <w:pPr>
        <w:rPr>
          <w:sz w:val="18"/>
          <w:szCs w:val="18"/>
        </w:rPr>
      </w:pPr>
      <w:r w:rsidRPr="00A0589D">
        <w:rPr>
          <w:sz w:val="18"/>
          <w:szCs w:val="18"/>
        </w:rPr>
        <w:t>EnableLearn_Cnt_M_lgc = EnableLearning_Cnt_T_lgc</w:t>
      </w:r>
    </w:p>
    <w:p w:rsidR="00A0589D" w:rsidRPr="00A0589D" w:rsidRDefault="00A0589D" w:rsidP="00A0589D">
      <w:pPr>
        <w:rPr>
          <w:sz w:val="18"/>
          <w:szCs w:val="18"/>
        </w:rPr>
      </w:pPr>
    </w:p>
    <w:p w:rsidR="004A781C" w:rsidRDefault="004A781C">
      <w:pPr>
        <w:pStyle w:val="Heading4"/>
      </w:pPr>
      <w:r>
        <w:t>Program Flow End</w:t>
      </w:r>
    </w:p>
    <w:p w:rsidR="004A781C" w:rsidRDefault="00D32252">
      <w:r w:rsidRPr="00D32252">
        <w:t>Rte_Call_ActivePull_Per1_CP</w:t>
      </w:r>
      <w:r>
        <w:t>1</w:t>
      </w:r>
      <w:r w:rsidRPr="00D32252">
        <w:t>_CheckpointReached()</w:t>
      </w:r>
    </w:p>
    <w:p w:rsidR="00A0589D" w:rsidRDefault="00A0589D"/>
    <w:p w:rsidR="00424C28" w:rsidRDefault="00424C28">
      <w:pPr>
        <w:spacing w:after="0"/>
      </w:pPr>
      <w:r>
        <w:br w:type="page"/>
      </w:r>
    </w:p>
    <w:bookmarkEnd w:id="13"/>
    <w:bookmarkEnd w:id="14"/>
    <w:p w:rsidR="00A0589D" w:rsidRDefault="00A0589D" w:rsidP="00A0589D">
      <w:pPr>
        <w:pStyle w:val="Heading3"/>
      </w:pPr>
      <w:r>
        <w:lastRenderedPageBreak/>
        <w:t xml:space="preserve">Per: </w:t>
      </w:r>
      <w:r w:rsidR="00D85213">
        <w:fldChar w:fldCharType="begin"/>
      </w:r>
      <w:r w:rsidR="00D85213">
        <w:instrText xml:space="preserve"> DOCPROPERTY "Module Name"  \* MERGEFORMAT </w:instrText>
      </w:r>
      <w:r w:rsidR="00D85213">
        <w:fldChar w:fldCharType="separate"/>
      </w:r>
      <w:r>
        <w:t>ActivePull</w:t>
      </w:r>
      <w:r w:rsidR="00D85213">
        <w:fldChar w:fldCharType="end"/>
      </w:r>
      <w:r>
        <w:t>_Per2</w:t>
      </w:r>
    </w:p>
    <w:p w:rsidR="00A0589D" w:rsidRDefault="00A0589D" w:rsidP="00A0589D">
      <w:pPr>
        <w:pStyle w:val="Heading4"/>
      </w:pPr>
      <w:r>
        <w:t>Design Rationale</w:t>
      </w:r>
    </w:p>
    <w:p w:rsidR="00A0589D" w:rsidRDefault="0002054B" w:rsidP="00A0589D">
      <w:bookmarkStart w:id="16" w:name="OLE_LINK47"/>
      <w:bookmarkStart w:id="17" w:name="OLE_LINK48"/>
      <w:r>
        <w:t xml:space="preserve">The Reset_Svc functionality is defined in section </w:t>
      </w:r>
      <w:r w:rsidR="00574CC3">
        <w:fldChar w:fldCharType="begin"/>
      </w:r>
      <w:r>
        <w:instrText xml:space="preserve"> REF _Ref320795469 \r \h </w:instrText>
      </w:r>
      <w:r w:rsidR="00574CC3">
        <w:fldChar w:fldCharType="separate"/>
      </w:r>
      <w:r>
        <w:t>6.3.1.1</w:t>
      </w:r>
      <w:r w:rsidR="00574CC3">
        <w:fldChar w:fldCharType="end"/>
      </w:r>
      <w:r>
        <w:t>.</w:t>
      </w:r>
    </w:p>
    <w:bookmarkEnd w:id="16"/>
    <w:bookmarkEnd w:id="17"/>
    <w:p w:rsidR="00A0589D" w:rsidRDefault="00A0589D" w:rsidP="00A0589D">
      <w:pPr>
        <w:pStyle w:val="Heading4"/>
      </w:pPr>
      <w:r>
        <w:t>Program Flow Start</w:t>
      </w:r>
    </w:p>
    <w:p w:rsidR="00A0589D" w:rsidRDefault="00D32252" w:rsidP="00A0589D">
      <w:pPr>
        <w:pStyle w:val="Heading4"/>
      </w:pPr>
      <w:r w:rsidRPr="00D32252">
        <w:t>Rte_Call_ActivePu</w:t>
      </w:r>
      <w:r>
        <w:t>ll_Per2_CP0_CheckpointReached()</w:t>
      </w:r>
      <w:r w:rsidR="00A0589D">
        <w:t>Store Module Inputs to Local copies</w:t>
      </w:r>
    </w:p>
    <w:p w:rsidR="00A0589D" w:rsidRPr="00A0589D" w:rsidRDefault="00A0589D" w:rsidP="00A0589D">
      <w:pPr>
        <w:rPr>
          <w:sz w:val="18"/>
          <w:szCs w:val="18"/>
        </w:rPr>
      </w:pPr>
      <w:r w:rsidRPr="00A0589D">
        <w:rPr>
          <w:sz w:val="18"/>
          <w:szCs w:val="18"/>
        </w:rPr>
        <w:t>VehicleSpeed_Kph_T_f32 = Rte_I</w:t>
      </w:r>
      <w:r w:rsidR="005C1400" w:rsidRPr="00A0589D">
        <w:rPr>
          <w:sz w:val="18"/>
          <w:szCs w:val="18"/>
        </w:rPr>
        <w:t>r</w:t>
      </w:r>
      <w:r w:rsidRPr="00A0589D">
        <w:rPr>
          <w:sz w:val="18"/>
          <w:szCs w:val="18"/>
        </w:rPr>
        <w:t>ead_ActivePull_Per2_VehicleSpeed_Kph_f32()</w:t>
      </w:r>
    </w:p>
    <w:p w:rsidR="00A0589D" w:rsidRPr="00A0589D" w:rsidRDefault="00A0589D" w:rsidP="00A0589D">
      <w:pPr>
        <w:rPr>
          <w:sz w:val="18"/>
          <w:szCs w:val="18"/>
        </w:rPr>
      </w:pPr>
      <w:r w:rsidRPr="00A0589D">
        <w:rPr>
          <w:sz w:val="18"/>
          <w:szCs w:val="18"/>
        </w:rPr>
        <w:t>DisableOutput_Cnt_T_lgc = Rte_I</w:t>
      </w:r>
      <w:r w:rsidR="005C1400" w:rsidRPr="00A0589D">
        <w:rPr>
          <w:sz w:val="18"/>
          <w:szCs w:val="18"/>
        </w:rPr>
        <w:t>r</w:t>
      </w:r>
      <w:r w:rsidRPr="00A0589D">
        <w:rPr>
          <w:sz w:val="18"/>
          <w:szCs w:val="18"/>
        </w:rPr>
        <w:t>ead_ActivePull_Per2_DisableOutput_Cnt_lgc()</w:t>
      </w:r>
    </w:p>
    <w:p w:rsidR="00A0589D" w:rsidRPr="00A0589D" w:rsidRDefault="00A0589D" w:rsidP="00A0589D">
      <w:pPr>
        <w:rPr>
          <w:sz w:val="18"/>
          <w:szCs w:val="18"/>
        </w:rPr>
      </w:pPr>
      <w:r w:rsidRPr="00A0589D">
        <w:rPr>
          <w:sz w:val="18"/>
          <w:szCs w:val="18"/>
        </w:rPr>
        <w:t>PrevPullCompCmd_HwNm_T_f32 = PullCompCmd_HwNm_M_f32</w:t>
      </w:r>
    </w:p>
    <w:p w:rsidR="00A0589D" w:rsidRPr="00A0589D" w:rsidRDefault="00A0589D" w:rsidP="00A0589D">
      <w:pPr>
        <w:rPr>
          <w:sz w:val="18"/>
          <w:szCs w:val="18"/>
        </w:rPr>
      </w:pPr>
      <w:r w:rsidRPr="00A0589D">
        <w:rPr>
          <w:sz w:val="18"/>
          <w:szCs w:val="18"/>
        </w:rPr>
        <w:t>STComp_HwNm_T_f32 = STComp_HwNm_M_f32</w:t>
      </w:r>
    </w:p>
    <w:p w:rsidR="00A0589D" w:rsidRPr="00A0589D" w:rsidRDefault="00A0589D" w:rsidP="00A0589D">
      <w:pPr>
        <w:rPr>
          <w:sz w:val="18"/>
          <w:szCs w:val="18"/>
        </w:rPr>
      </w:pPr>
      <w:r w:rsidRPr="00A0589D">
        <w:rPr>
          <w:sz w:val="18"/>
          <w:szCs w:val="18"/>
        </w:rPr>
        <w:t>LTComp_HwNm_T_f32 = LTComp_HwNm_M_f32</w:t>
      </w:r>
    </w:p>
    <w:p w:rsidR="00A0589D" w:rsidRDefault="00424C28" w:rsidP="00A0589D">
      <w:pPr>
        <w:pStyle w:val="Heading4"/>
      </w:pPr>
      <w:r>
        <w:t>Check for Reset</w:t>
      </w:r>
    </w:p>
    <w:p w:rsidR="00A0589D" w:rsidRDefault="00424C28" w:rsidP="00A0589D">
      <w:pPr>
        <w:jc w:val="center"/>
      </w:pPr>
      <w:r>
        <w:object w:dxaOrig="5095" w:dyaOrig="4555">
          <v:shape id="_x0000_i1036" type="#_x0000_t75" style="width:255.2pt;height:227.8pt" o:ole="">
            <v:imagedata r:id="rId32" o:title=""/>
          </v:shape>
          <o:OLEObject Type="Embed" ProgID="Visio.Drawing.11" ShapeID="_x0000_i1036" DrawAspect="Content" ObjectID="_1459168943" r:id="rId33"/>
        </w:object>
      </w:r>
    </w:p>
    <w:p w:rsidR="00424C28" w:rsidRDefault="00424C28" w:rsidP="00424C28">
      <w:pPr>
        <w:pStyle w:val="Heading4"/>
      </w:pPr>
      <w:r>
        <w:lastRenderedPageBreak/>
        <w:t>Calculate Active Compensation</w:t>
      </w:r>
    </w:p>
    <w:p w:rsidR="00424C28" w:rsidRDefault="006D298C" w:rsidP="00A0589D">
      <w:pPr>
        <w:jc w:val="center"/>
      </w:pPr>
      <w:r>
        <w:object w:dxaOrig="6354" w:dyaOrig="9594">
          <v:shape id="_x0000_i1037" type="#_x0000_t75" style="width:318.1pt;height:480.35pt" o:ole="">
            <v:imagedata r:id="rId34" o:title=""/>
          </v:shape>
          <o:OLEObject Type="Embed" ProgID="Visio.Drawing.11" ShapeID="_x0000_i1037" DrawAspect="Content" ObjectID="_1459168944" r:id="rId35"/>
        </w:object>
      </w:r>
    </w:p>
    <w:p w:rsidR="00A0589D" w:rsidRDefault="00A0589D" w:rsidP="00A0589D">
      <w:pPr>
        <w:pStyle w:val="Heading4"/>
      </w:pPr>
      <w:r>
        <w:t>Store Local copy of outputs into Module Outputs</w:t>
      </w:r>
    </w:p>
    <w:p w:rsidR="00A0589D" w:rsidRPr="00A0589D" w:rsidRDefault="00A0589D" w:rsidP="00A0589D">
      <w:pPr>
        <w:rPr>
          <w:sz w:val="18"/>
          <w:szCs w:val="18"/>
        </w:rPr>
      </w:pPr>
      <w:r w:rsidRPr="00A0589D">
        <w:rPr>
          <w:sz w:val="18"/>
          <w:szCs w:val="18"/>
        </w:rPr>
        <w:t>PullCompCmd_HwNm</w:t>
      </w:r>
      <w:r>
        <w:rPr>
          <w:sz w:val="18"/>
          <w:szCs w:val="18"/>
        </w:rPr>
        <w:t>_M_f32 = PullCompCmd_HwNm_T_f32</w:t>
      </w:r>
    </w:p>
    <w:p w:rsidR="00A0589D" w:rsidRDefault="00A0589D" w:rsidP="00A0589D">
      <w:pPr>
        <w:rPr>
          <w:sz w:val="18"/>
          <w:szCs w:val="18"/>
        </w:rPr>
      </w:pPr>
      <w:r w:rsidRPr="00A0589D">
        <w:rPr>
          <w:sz w:val="18"/>
          <w:szCs w:val="18"/>
        </w:rPr>
        <w:t>Rte_I</w:t>
      </w:r>
      <w:r w:rsidR="005C1400" w:rsidRPr="00A0589D">
        <w:rPr>
          <w:sz w:val="18"/>
          <w:szCs w:val="18"/>
        </w:rPr>
        <w:t>w</w:t>
      </w:r>
      <w:r w:rsidRPr="00A0589D">
        <w:rPr>
          <w:sz w:val="18"/>
          <w:szCs w:val="18"/>
        </w:rPr>
        <w:t>rite_ActivePull_Per2_PullCompCmd_Mtr</w:t>
      </w:r>
      <w:r>
        <w:rPr>
          <w:sz w:val="18"/>
          <w:szCs w:val="18"/>
        </w:rPr>
        <w:t>Nm_f32(PullCompCmd_MtrNm_T_f32)</w:t>
      </w:r>
    </w:p>
    <w:p w:rsidR="00A0589D" w:rsidRDefault="00A0589D" w:rsidP="00A0589D">
      <w:pPr>
        <w:pStyle w:val="Heading4"/>
      </w:pPr>
      <w:r>
        <w:lastRenderedPageBreak/>
        <w:t xml:space="preserve"> Program Flow End</w:t>
      </w:r>
    </w:p>
    <w:p w:rsidR="00A0589D" w:rsidRDefault="00D32252" w:rsidP="00A0589D">
      <w:pPr>
        <w:pStyle w:val="Heading3"/>
      </w:pPr>
      <w:r w:rsidRPr="00D32252">
        <w:t>Rte_Call_ActivePu</w:t>
      </w:r>
      <w:r>
        <w:t>ll_Per2_CP1_CheckpointReached()</w:t>
      </w:r>
      <w:r w:rsidR="00A0589D">
        <w:t xml:space="preserve">Per: </w:t>
      </w:r>
      <w:r w:rsidR="00D85213">
        <w:fldChar w:fldCharType="begin"/>
      </w:r>
      <w:r w:rsidR="00D85213">
        <w:instrText xml:space="preserve"> DOCPROPERTY "Module Name"  \* MERGEFORMAT </w:instrText>
      </w:r>
      <w:r w:rsidR="00D85213">
        <w:fldChar w:fldCharType="separate"/>
      </w:r>
      <w:r w:rsidR="00A0589D">
        <w:t>ActivePull</w:t>
      </w:r>
      <w:r w:rsidR="00D85213">
        <w:fldChar w:fldCharType="end"/>
      </w:r>
      <w:r w:rsidR="00A0589D">
        <w:t>_Per3</w:t>
      </w:r>
    </w:p>
    <w:p w:rsidR="00A0589D" w:rsidRDefault="00A0589D" w:rsidP="00A0589D">
      <w:pPr>
        <w:pStyle w:val="Heading4"/>
      </w:pPr>
      <w:r>
        <w:t>Design Rationale</w:t>
      </w:r>
    </w:p>
    <w:p w:rsidR="0002054B" w:rsidRDefault="0002054B" w:rsidP="0002054B">
      <w:r>
        <w:t xml:space="preserve">The Reset_Svc and state variable functionality are defined in section </w:t>
      </w:r>
      <w:r w:rsidR="00574CC3">
        <w:fldChar w:fldCharType="begin"/>
      </w:r>
      <w:r>
        <w:instrText xml:space="preserve"> REF _Ref320795469 \r \h </w:instrText>
      </w:r>
      <w:r w:rsidR="00574CC3">
        <w:fldChar w:fldCharType="separate"/>
      </w:r>
      <w:r>
        <w:t>6.3.1.1</w:t>
      </w:r>
      <w:r w:rsidR="00574CC3">
        <w:fldChar w:fldCharType="end"/>
      </w:r>
      <w:r>
        <w:t>.  Note that the S</w:t>
      </w:r>
      <w:r w:rsidR="005C1400">
        <w:t>c</w:t>
      </w:r>
      <w:r>
        <w:t>om functions will have no effect until the next execution of ActivePull_Per3, which could result in a propagation delay of up to 100 ms.</w:t>
      </w:r>
    </w:p>
    <w:p w:rsidR="00A0589D" w:rsidRDefault="00A0589D" w:rsidP="00A0589D">
      <w:pPr>
        <w:pStyle w:val="Heading4"/>
      </w:pPr>
      <w:r>
        <w:t>Program Flow Start</w:t>
      </w:r>
    </w:p>
    <w:p w:rsidR="00A0589D" w:rsidRDefault="00D32252" w:rsidP="00A0589D">
      <w:pPr>
        <w:pStyle w:val="Heading4"/>
      </w:pPr>
      <w:r w:rsidRPr="00D32252">
        <w:t>Rte_Call_ActivePull_Per</w:t>
      </w:r>
      <w:r>
        <w:t>3_CP0_CheckpointReached()</w:t>
      </w:r>
      <w:r w:rsidR="00A0589D">
        <w:t>Store Module Inputs to Local copies</w:t>
      </w:r>
    </w:p>
    <w:p w:rsidR="004F4AC1" w:rsidRDefault="00117B6E">
      <w:r w:rsidRPr="00117B6E">
        <w:t>VehSpd_Kph_T_f32 = Rte_IRead_ActivePull_Per3_VehicleSpeed_Kph_f32()</w:t>
      </w:r>
    </w:p>
    <w:p w:rsidR="00A0589D" w:rsidRPr="00A0589D" w:rsidRDefault="00A0589D" w:rsidP="00A0589D">
      <w:pPr>
        <w:rPr>
          <w:sz w:val="18"/>
          <w:szCs w:val="18"/>
        </w:rPr>
      </w:pPr>
      <w:r w:rsidRPr="00A0589D">
        <w:rPr>
          <w:sz w:val="18"/>
          <w:szCs w:val="18"/>
        </w:rPr>
        <w:t>HwTorque_HwNm_T_f32 = Rte_I</w:t>
      </w:r>
      <w:r w:rsidR="005C1400" w:rsidRPr="00A0589D">
        <w:rPr>
          <w:sz w:val="18"/>
          <w:szCs w:val="18"/>
        </w:rPr>
        <w:t>r</w:t>
      </w:r>
      <w:r w:rsidRPr="00A0589D">
        <w:rPr>
          <w:sz w:val="18"/>
          <w:szCs w:val="18"/>
        </w:rPr>
        <w:t>ead_Acti</w:t>
      </w:r>
      <w:r>
        <w:rPr>
          <w:sz w:val="18"/>
          <w:szCs w:val="18"/>
        </w:rPr>
        <w:t>vePull_Per3_HwTorque_HwNm_f32()</w:t>
      </w:r>
    </w:p>
    <w:p w:rsidR="00A0589D" w:rsidRPr="00A0589D" w:rsidRDefault="00A0589D" w:rsidP="00A0589D">
      <w:pPr>
        <w:rPr>
          <w:sz w:val="18"/>
          <w:szCs w:val="18"/>
        </w:rPr>
      </w:pPr>
      <w:r w:rsidRPr="00A0589D">
        <w:rPr>
          <w:sz w:val="18"/>
          <w:szCs w:val="18"/>
        </w:rPr>
        <w:t>EnableLearning_Cnt_T_l</w:t>
      </w:r>
      <w:r>
        <w:rPr>
          <w:sz w:val="18"/>
          <w:szCs w:val="18"/>
        </w:rPr>
        <w:t>gc = EnableLearn_Cnt_M_lgc</w:t>
      </w:r>
    </w:p>
    <w:p w:rsidR="00A0589D" w:rsidRPr="00A0589D" w:rsidRDefault="00A0589D" w:rsidP="00A0589D">
      <w:pPr>
        <w:rPr>
          <w:sz w:val="18"/>
          <w:szCs w:val="18"/>
        </w:rPr>
      </w:pPr>
      <w:r w:rsidRPr="00A0589D">
        <w:rPr>
          <w:sz w:val="18"/>
          <w:szCs w:val="18"/>
        </w:rPr>
        <w:t>STComp</w:t>
      </w:r>
      <w:r>
        <w:rPr>
          <w:sz w:val="18"/>
          <w:szCs w:val="18"/>
        </w:rPr>
        <w:t>_HwNm_T_f32 = STComp_HwNm_M_f32</w:t>
      </w:r>
    </w:p>
    <w:p w:rsidR="00A0589D" w:rsidRPr="00A0589D" w:rsidRDefault="00A0589D" w:rsidP="00A0589D">
      <w:pPr>
        <w:rPr>
          <w:sz w:val="18"/>
          <w:szCs w:val="18"/>
        </w:rPr>
      </w:pPr>
      <w:r w:rsidRPr="00A0589D">
        <w:rPr>
          <w:sz w:val="18"/>
          <w:szCs w:val="18"/>
        </w:rPr>
        <w:t>PrevLTComp</w:t>
      </w:r>
      <w:r>
        <w:rPr>
          <w:sz w:val="18"/>
          <w:szCs w:val="18"/>
        </w:rPr>
        <w:t>_HwNm_T_f32 = LTComp_HwNm_M_f32</w:t>
      </w:r>
    </w:p>
    <w:p w:rsidR="00A0589D" w:rsidRDefault="00077569" w:rsidP="00A0589D">
      <w:pPr>
        <w:pStyle w:val="Heading4"/>
      </w:pPr>
      <w:r>
        <w:lastRenderedPageBreak/>
        <w:t>Check for S</w:t>
      </w:r>
      <w:r w:rsidR="005C1400">
        <w:t>c</w:t>
      </w:r>
      <w:r>
        <w:t>om Functions</w:t>
      </w:r>
    </w:p>
    <w:p w:rsidR="00A0589D" w:rsidRDefault="00077569" w:rsidP="00A0589D">
      <w:pPr>
        <w:jc w:val="center"/>
      </w:pPr>
      <w:r>
        <w:object w:dxaOrig="5095" w:dyaOrig="7616">
          <v:shape id="_x0000_i1038" type="#_x0000_t75" style="width:255.2pt;height:380.95pt" o:ole="">
            <v:imagedata r:id="rId36" o:title=""/>
          </v:shape>
          <o:OLEObject Type="Embed" ProgID="Visio.Drawing.11" ShapeID="_x0000_i1038" DrawAspect="Content" ObjectID="_1459168945" r:id="rId37"/>
        </w:object>
      </w:r>
    </w:p>
    <w:p w:rsidR="00424C28" w:rsidRDefault="00424C28" w:rsidP="00424C28">
      <w:pPr>
        <w:pStyle w:val="Heading4"/>
      </w:pPr>
      <w:r>
        <w:lastRenderedPageBreak/>
        <w:t>Long Term Compensation Filter</w:t>
      </w:r>
    </w:p>
    <w:p w:rsidR="00A13A91" w:rsidRPr="00A13A91" w:rsidRDefault="00D17556" w:rsidP="00A13A91">
      <w:pPr>
        <w:jc w:val="center"/>
      </w:pPr>
      <w:r>
        <w:object w:dxaOrig="4577" w:dyaOrig="10959">
          <v:shape id="_x0000_i1039" type="#_x0000_t75" style="width:228.9pt;height:549.15pt" o:ole="">
            <v:imagedata r:id="rId38" o:title=""/>
          </v:shape>
          <o:OLEObject Type="Embed" ProgID="Visio.Drawing.11" ShapeID="_x0000_i1039" DrawAspect="Content" ObjectID="_1459168946" r:id="rId39"/>
        </w:object>
      </w:r>
    </w:p>
    <w:p w:rsidR="00424C28" w:rsidRDefault="00424C28" w:rsidP="00A0589D">
      <w:pPr>
        <w:jc w:val="center"/>
      </w:pPr>
    </w:p>
    <w:p w:rsidR="00424C28" w:rsidRDefault="00424C28" w:rsidP="00424C28">
      <w:pPr>
        <w:pStyle w:val="Heading4"/>
      </w:pPr>
      <w:r>
        <w:t>Error Integrator</w:t>
      </w:r>
    </w:p>
    <w:p w:rsidR="00424C28" w:rsidRDefault="00D17556" w:rsidP="00A0589D">
      <w:pPr>
        <w:jc w:val="center"/>
      </w:pPr>
      <w:r>
        <w:object w:dxaOrig="5455" w:dyaOrig="8232">
          <v:shape id="_x0000_i1040" type="#_x0000_t75" style="width:272.95pt;height:411.05pt" o:ole="">
            <v:imagedata r:id="rId40" o:title=""/>
          </v:shape>
          <o:OLEObject Type="Embed" ProgID="Visio.Drawing.11" ShapeID="_x0000_i1040" DrawAspect="Content" ObjectID="_1459168947" r:id="rId41"/>
        </w:object>
      </w:r>
    </w:p>
    <w:p w:rsidR="00A0589D" w:rsidRDefault="00A0589D" w:rsidP="00A0589D">
      <w:pPr>
        <w:pStyle w:val="Heading4"/>
      </w:pPr>
      <w:r>
        <w:t>Store Local copy of outputs into Module Outputs</w:t>
      </w:r>
    </w:p>
    <w:p w:rsidR="00A0589D" w:rsidRPr="00A0589D" w:rsidRDefault="00A0589D" w:rsidP="00A0589D">
      <w:pPr>
        <w:rPr>
          <w:sz w:val="18"/>
          <w:szCs w:val="18"/>
        </w:rPr>
      </w:pPr>
      <w:r w:rsidRPr="00A0589D">
        <w:rPr>
          <w:sz w:val="18"/>
          <w:szCs w:val="18"/>
        </w:rPr>
        <w:t>LTError_</w:t>
      </w:r>
      <w:r>
        <w:rPr>
          <w:sz w:val="18"/>
          <w:szCs w:val="18"/>
        </w:rPr>
        <w:t>HwNm_D_f32 = LTError_HwNm_T_f32</w:t>
      </w:r>
    </w:p>
    <w:p w:rsidR="00A0589D" w:rsidRPr="00A0589D" w:rsidRDefault="00A0589D" w:rsidP="00A0589D">
      <w:pPr>
        <w:rPr>
          <w:sz w:val="18"/>
          <w:szCs w:val="18"/>
        </w:rPr>
      </w:pPr>
      <w:r w:rsidRPr="00A0589D">
        <w:rPr>
          <w:sz w:val="18"/>
          <w:szCs w:val="18"/>
        </w:rPr>
        <w:t>LTComp</w:t>
      </w:r>
      <w:r>
        <w:rPr>
          <w:sz w:val="18"/>
          <w:szCs w:val="18"/>
        </w:rPr>
        <w:t>_HwNm_M_f32 = LTComp_HwNm_T_f32</w:t>
      </w:r>
    </w:p>
    <w:p w:rsidR="00A0589D" w:rsidRDefault="00A0589D" w:rsidP="00A0589D">
      <w:pPr>
        <w:pStyle w:val="Heading4"/>
      </w:pPr>
      <w:r>
        <w:t>Program Flow End</w:t>
      </w:r>
    </w:p>
    <w:p w:rsidR="00A0589D" w:rsidRDefault="00D32252" w:rsidP="00A0589D">
      <w:r w:rsidRPr="00D32252">
        <w:t>Rte_Call_ActivePull_Per</w:t>
      </w:r>
      <w:r>
        <w:t>3</w:t>
      </w:r>
      <w:r w:rsidRPr="00D32252">
        <w:t>_CP</w:t>
      </w:r>
      <w:r>
        <w:t>1</w:t>
      </w:r>
      <w:r w:rsidRPr="00D32252">
        <w:t>_CheckpointReached()</w:t>
      </w:r>
    </w:p>
    <w:p w:rsidR="00A0589D" w:rsidRDefault="00A0589D" w:rsidP="00A0589D"/>
    <w:p w:rsidR="004A781C" w:rsidRDefault="004A781C"/>
    <w:p w:rsidR="004A781C" w:rsidRDefault="004A781C">
      <w:pPr>
        <w:pStyle w:val="Heading2"/>
      </w:pPr>
      <w:r>
        <w:br w:type="page"/>
      </w:r>
      <w:r>
        <w:lastRenderedPageBreak/>
        <w:t>Fault Recovery Functions</w:t>
      </w:r>
    </w:p>
    <w:p w:rsidR="00A0589D" w:rsidRDefault="00A0589D" w:rsidP="00A0589D"/>
    <w:p w:rsidR="00A0589D" w:rsidRDefault="00A0589D" w:rsidP="00A0589D">
      <w:r>
        <w:t>None</w:t>
      </w:r>
    </w:p>
    <w:p w:rsidR="00A0589D" w:rsidRDefault="00A0589D" w:rsidP="00A0589D"/>
    <w:p w:rsidR="004A781C" w:rsidRDefault="004A781C">
      <w:pPr>
        <w:pStyle w:val="Heading2"/>
      </w:pPr>
      <w:r>
        <w:t>Shutdown Functions</w:t>
      </w:r>
    </w:p>
    <w:p w:rsidR="004A781C" w:rsidRDefault="004A781C"/>
    <w:p w:rsidR="00A0589D" w:rsidRDefault="00A0589D">
      <w:r>
        <w:t>None</w:t>
      </w:r>
    </w:p>
    <w:p w:rsidR="00A0589D" w:rsidRDefault="00A0589D"/>
    <w:p w:rsidR="004A781C" w:rsidRDefault="004A781C">
      <w:pPr>
        <w:pStyle w:val="Heading2"/>
      </w:pPr>
      <w:r>
        <w:t>Interrupt Functions</w:t>
      </w:r>
    </w:p>
    <w:p w:rsidR="004A781C" w:rsidRDefault="004A781C" w:rsidP="00A0589D"/>
    <w:p w:rsidR="00A0589D" w:rsidRDefault="00A0589D" w:rsidP="00A0589D">
      <w:r>
        <w:t>None</w:t>
      </w:r>
    </w:p>
    <w:p w:rsidR="00A30A62" w:rsidRDefault="00A30A62">
      <w:pPr>
        <w:spacing w:after="0"/>
      </w:pPr>
      <w:r>
        <w:br w:type="page"/>
      </w:r>
    </w:p>
    <w:p w:rsidR="004A781C" w:rsidRDefault="004A781C">
      <w:pPr>
        <w:pStyle w:val="Heading2"/>
      </w:pPr>
      <w:bookmarkStart w:id="18" w:name="OLE_LINK21"/>
      <w:bookmarkStart w:id="19" w:name="OLE_LINK22"/>
      <w:r>
        <w:lastRenderedPageBreak/>
        <w:t>Serial Communication Functions</w:t>
      </w:r>
    </w:p>
    <w:p w:rsidR="004A781C" w:rsidRDefault="004A781C">
      <w:pPr>
        <w:pStyle w:val="Heading3"/>
      </w:pPr>
      <w:bookmarkStart w:id="20" w:name="OLE_LINK41"/>
      <w:bookmarkStart w:id="21" w:name="OLE_LINK42"/>
      <w:r>
        <w:t>S</w:t>
      </w:r>
      <w:r w:rsidR="005C1400">
        <w:t>c</w:t>
      </w:r>
      <w:r>
        <w:t xml:space="preserve">om: </w:t>
      </w:r>
      <w:r w:rsidR="00574CC3">
        <w:fldChar w:fldCharType="begin"/>
      </w:r>
      <w:r w:rsidR="007E573F">
        <w:instrText xml:space="preserve"> DOCPROPERTY "Module Name"  \* MERGEFORMAT </w:instrText>
      </w:r>
      <w:r w:rsidR="00574CC3">
        <w:fldChar w:fldCharType="separate"/>
      </w:r>
      <w:r w:rsidR="00A0589D">
        <w:t>ActivePull</w:t>
      </w:r>
      <w:r w:rsidR="00574CC3">
        <w:fldChar w:fldCharType="end"/>
      </w:r>
      <w:r>
        <w:t>_S</w:t>
      </w:r>
      <w:r w:rsidR="005C1400">
        <w:t>c</w:t>
      </w:r>
      <w:r>
        <w:t>om</w:t>
      </w:r>
      <w:r w:rsidR="00A0589D">
        <w:t>_Reset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1"/>
        <w:gridCol w:w="1889"/>
        <w:gridCol w:w="1382"/>
        <w:gridCol w:w="2184"/>
        <w:gridCol w:w="2061"/>
        <w:gridCol w:w="891"/>
      </w:tblGrid>
      <w:tr w:rsidR="001B0360" w:rsidTr="008D3323">
        <w:tc>
          <w:tcPr>
            <w:tcW w:w="1061" w:type="dxa"/>
            <w:tcBorders>
              <w:top w:val="nil"/>
              <w:left w:val="nil"/>
              <w:right w:val="nil"/>
            </w:tcBorders>
          </w:tcPr>
          <w:p w:rsidR="001B0360" w:rsidRDefault="001B0360" w:rsidP="00694F81">
            <w:pPr>
              <w:spacing w:before="60"/>
              <w:rPr>
                <w:rFonts w:ascii="Arial" w:hAnsi="Arial" w:cs="Arial"/>
                <w:b/>
                <w:bCs/>
                <w:sz w:val="16"/>
              </w:rPr>
            </w:pPr>
            <w:bookmarkStart w:id="22" w:name="OLE_LINK25"/>
            <w:bookmarkStart w:id="23" w:name="OLE_LINK26"/>
          </w:p>
        </w:tc>
        <w:tc>
          <w:tcPr>
            <w:tcW w:w="1889" w:type="dxa"/>
            <w:tcBorders>
              <w:top w:val="nil"/>
              <w:left w:val="nil"/>
            </w:tcBorders>
          </w:tcPr>
          <w:p w:rsidR="001B0360" w:rsidRDefault="001B0360" w:rsidP="00694F81">
            <w:pPr>
              <w:spacing w:before="60"/>
              <w:rPr>
                <w:rFonts w:ascii="Arial" w:hAnsi="Arial" w:cs="Arial"/>
                <w:sz w:val="16"/>
              </w:rPr>
            </w:pPr>
          </w:p>
        </w:tc>
        <w:tc>
          <w:tcPr>
            <w:tcW w:w="1382"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Type</w:t>
            </w:r>
          </w:p>
        </w:tc>
        <w:tc>
          <w:tcPr>
            <w:tcW w:w="2184"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Min</w:t>
            </w:r>
          </w:p>
        </w:tc>
        <w:tc>
          <w:tcPr>
            <w:tcW w:w="2061"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Max</w:t>
            </w:r>
          </w:p>
        </w:tc>
        <w:tc>
          <w:tcPr>
            <w:tcW w:w="891" w:type="dxa"/>
            <w:tcBorders>
              <w:bottom w:val="single" w:sz="4" w:space="0" w:color="auto"/>
            </w:tcBorders>
            <w:shd w:val="pct30" w:color="FFFF00" w:fill="auto"/>
          </w:tcPr>
          <w:p w:rsidR="001B0360" w:rsidRDefault="001B0360" w:rsidP="00694F81">
            <w:pPr>
              <w:spacing w:before="60"/>
              <w:jc w:val="center"/>
              <w:rPr>
                <w:rFonts w:ascii="Arial" w:hAnsi="Arial" w:cs="Arial"/>
                <w:sz w:val="16"/>
              </w:rPr>
            </w:pPr>
            <w:r>
              <w:rPr>
                <w:rFonts w:ascii="Arial" w:hAnsi="Arial" w:cs="Arial"/>
                <w:sz w:val="16"/>
              </w:rPr>
              <w:t>UTP Tol.</w:t>
            </w:r>
          </w:p>
        </w:tc>
      </w:tr>
      <w:tr w:rsidR="00997DBC" w:rsidTr="008D3323">
        <w:tc>
          <w:tcPr>
            <w:tcW w:w="1061" w:type="dxa"/>
          </w:tcPr>
          <w:p w:rsidR="001B0360" w:rsidRDefault="001B0360" w:rsidP="00694F81">
            <w:pPr>
              <w:spacing w:before="60"/>
              <w:rPr>
                <w:rFonts w:ascii="Arial" w:hAnsi="Arial" w:cs="Arial"/>
                <w:b/>
                <w:bCs/>
                <w:sz w:val="16"/>
              </w:rPr>
            </w:pPr>
            <w:r>
              <w:rPr>
                <w:rFonts w:ascii="Arial" w:hAnsi="Arial" w:cs="Arial"/>
                <w:b/>
                <w:bCs/>
                <w:sz w:val="16"/>
              </w:rPr>
              <w:t xml:space="preserve">Arguments Passed </w:t>
            </w:r>
          </w:p>
        </w:tc>
        <w:tc>
          <w:tcPr>
            <w:tcW w:w="1889" w:type="dxa"/>
          </w:tcPr>
          <w:p w:rsidR="001B0360" w:rsidRDefault="001B0360" w:rsidP="00694F81">
            <w:pPr>
              <w:spacing w:before="60"/>
              <w:rPr>
                <w:rFonts w:ascii="Arial" w:hAnsi="Arial" w:cs="Arial"/>
                <w:sz w:val="16"/>
              </w:rPr>
            </w:pPr>
            <w:r>
              <w:rPr>
                <w:rFonts w:ascii="Arial" w:hAnsi="Arial" w:cs="Arial"/>
                <w:sz w:val="16"/>
              </w:rPr>
              <w:t>None</w:t>
            </w:r>
          </w:p>
        </w:tc>
        <w:tc>
          <w:tcPr>
            <w:tcW w:w="1382" w:type="dxa"/>
            <w:shd w:val="clear" w:color="auto" w:fill="D9D9D9" w:themeFill="background1" w:themeFillShade="D9"/>
          </w:tcPr>
          <w:p w:rsidR="001B0360" w:rsidRDefault="001B0360" w:rsidP="00694F81">
            <w:pPr>
              <w:spacing w:before="60"/>
              <w:rPr>
                <w:rFonts w:ascii="Arial" w:hAnsi="Arial" w:cs="Arial"/>
                <w:sz w:val="16"/>
              </w:rPr>
            </w:pPr>
          </w:p>
        </w:tc>
        <w:tc>
          <w:tcPr>
            <w:tcW w:w="2184" w:type="dxa"/>
            <w:shd w:val="clear" w:color="auto" w:fill="D9D9D9" w:themeFill="background1" w:themeFillShade="D9"/>
          </w:tcPr>
          <w:p w:rsidR="001B0360" w:rsidRDefault="001B0360" w:rsidP="00694F81">
            <w:pPr>
              <w:spacing w:before="60"/>
              <w:rPr>
                <w:rFonts w:ascii="Arial" w:hAnsi="Arial" w:cs="Arial"/>
                <w:sz w:val="16"/>
              </w:rPr>
            </w:pPr>
          </w:p>
        </w:tc>
        <w:tc>
          <w:tcPr>
            <w:tcW w:w="2061" w:type="dxa"/>
            <w:shd w:val="clear" w:color="auto" w:fill="D9D9D9" w:themeFill="background1" w:themeFillShade="D9"/>
          </w:tcPr>
          <w:p w:rsidR="001B0360" w:rsidRDefault="001B0360" w:rsidP="00694F81">
            <w:pPr>
              <w:spacing w:before="60"/>
              <w:rPr>
                <w:rFonts w:ascii="Arial" w:hAnsi="Arial" w:cs="Arial"/>
                <w:sz w:val="16"/>
              </w:rPr>
            </w:pPr>
          </w:p>
        </w:tc>
        <w:tc>
          <w:tcPr>
            <w:tcW w:w="891" w:type="dxa"/>
            <w:shd w:val="clear" w:color="auto" w:fill="D9D9D9" w:themeFill="background1" w:themeFillShade="D9"/>
          </w:tcPr>
          <w:p w:rsidR="001B0360" w:rsidRDefault="001B0360" w:rsidP="00694F81">
            <w:pPr>
              <w:spacing w:before="60"/>
              <w:rPr>
                <w:rFonts w:ascii="Arial" w:hAnsi="Arial" w:cs="Arial"/>
                <w:sz w:val="16"/>
              </w:rPr>
            </w:pPr>
          </w:p>
        </w:tc>
      </w:tr>
      <w:tr w:rsidR="001B0360" w:rsidTr="008D3323">
        <w:tc>
          <w:tcPr>
            <w:tcW w:w="1061" w:type="dxa"/>
          </w:tcPr>
          <w:p w:rsidR="001B0360" w:rsidRDefault="001B0360" w:rsidP="00694F81">
            <w:pPr>
              <w:spacing w:before="60"/>
              <w:rPr>
                <w:rFonts w:ascii="Arial" w:hAnsi="Arial" w:cs="Arial"/>
                <w:b/>
                <w:bCs/>
                <w:sz w:val="16"/>
              </w:rPr>
            </w:pPr>
            <w:r>
              <w:rPr>
                <w:rFonts w:ascii="Arial" w:hAnsi="Arial" w:cs="Arial"/>
                <w:b/>
                <w:bCs/>
                <w:sz w:val="16"/>
              </w:rPr>
              <w:t>Return Value</w:t>
            </w:r>
          </w:p>
        </w:tc>
        <w:tc>
          <w:tcPr>
            <w:tcW w:w="1889" w:type="dxa"/>
          </w:tcPr>
          <w:p w:rsidR="001B0360" w:rsidRDefault="00B70741" w:rsidP="00694F81">
            <w:pPr>
              <w:spacing w:before="60"/>
              <w:rPr>
                <w:rFonts w:ascii="Arial" w:hAnsi="Arial" w:cs="Arial"/>
                <w:sz w:val="16"/>
              </w:rPr>
            </w:pPr>
            <w:r>
              <w:rPr>
                <w:rFonts w:ascii="Arial" w:hAnsi="Arial" w:cs="Arial"/>
                <w:sz w:val="16"/>
              </w:rPr>
              <w:t>None</w:t>
            </w:r>
          </w:p>
        </w:tc>
        <w:tc>
          <w:tcPr>
            <w:tcW w:w="1382" w:type="dxa"/>
          </w:tcPr>
          <w:p w:rsidR="001B0360" w:rsidRDefault="001B0360" w:rsidP="00694F81">
            <w:pPr>
              <w:spacing w:before="60"/>
              <w:rPr>
                <w:rFonts w:ascii="Arial" w:hAnsi="Arial" w:cs="Arial"/>
                <w:sz w:val="16"/>
              </w:rPr>
            </w:pPr>
          </w:p>
        </w:tc>
        <w:tc>
          <w:tcPr>
            <w:tcW w:w="4245" w:type="dxa"/>
            <w:gridSpan w:val="2"/>
          </w:tcPr>
          <w:p w:rsidR="001B0360" w:rsidRDefault="001B0360" w:rsidP="00694F81">
            <w:pPr>
              <w:spacing w:before="60"/>
              <w:rPr>
                <w:rFonts w:ascii="Arial" w:hAnsi="Arial" w:cs="Arial"/>
                <w:sz w:val="16"/>
              </w:rPr>
            </w:pPr>
          </w:p>
        </w:tc>
        <w:tc>
          <w:tcPr>
            <w:tcW w:w="891" w:type="dxa"/>
          </w:tcPr>
          <w:p w:rsidR="001B0360" w:rsidRDefault="001B0360" w:rsidP="00694F81">
            <w:pPr>
              <w:spacing w:before="60"/>
              <w:rPr>
                <w:rFonts w:ascii="Arial" w:hAnsi="Arial" w:cs="Arial"/>
                <w:sz w:val="16"/>
              </w:rPr>
            </w:pPr>
          </w:p>
        </w:tc>
      </w:tr>
      <w:bookmarkEnd w:id="22"/>
      <w:bookmarkEnd w:id="23"/>
    </w:tbl>
    <w:p w:rsidR="001B0360" w:rsidRPr="001B0360" w:rsidRDefault="001B0360" w:rsidP="001B0360"/>
    <w:p w:rsidR="004A781C" w:rsidRDefault="004A781C">
      <w:pPr>
        <w:pStyle w:val="Heading4"/>
      </w:pPr>
      <w:r>
        <w:t>Design Rationale</w:t>
      </w:r>
    </w:p>
    <w:p w:rsidR="004A781C" w:rsidRDefault="004A781C">
      <w:pPr>
        <w:pStyle w:val="Heading4"/>
      </w:pPr>
      <w:r>
        <w:t>Program Flow Start</w:t>
      </w:r>
    </w:p>
    <w:p w:rsidR="004A781C" w:rsidRDefault="00A0589D">
      <w:r>
        <w:t>N/A</w:t>
      </w:r>
    </w:p>
    <w:p w:rsidR="004A781C" w:rsidRDefault="004A781C">
      <w:pPr>
        <w:pStyle w:val="Heading4"/>
      </w:pPr>
      <w:r>
        <w:t>Store Module Inputs to Local copies</w:t>
      </w:r>
    </w:p>
    <w:p w:rsidR="00CB4BB1" w:rsidRDefault="00CB4BB1">
      <w:pPr>
        <w:rPr>
          <w:sz w:val="18"/>
          <w:szCs w:val="18"/>
        </w:rPr>
      </w:pPr>
    </w:p>
    <w:p w:rsidR="008D3323" w:rsidRDefault="008D3323">
      <w:pPr>
        <w:spacing w:after="0"/>
        <w:rPr>
          <w:sz w:val="18"/>
          <w:szCs w:val="18"/>
        </w:rPr>
      </w:pPr>
      <w:r>
        <w:rPr>
          <w:sz w:val="18"/>
          <w:szCs w:val="18"/>
        </w:rPr>
        <w:br w:type="page"/>
      </w:r>
    </w:p>
    <w:p w:rsidR="004A781C" w:rsidRDefault="00A0589D">
      <w:pPr>
        <w:pStyle w:val="Heading4"/>
      </w:pPr>
      <w:r>
        <w:lastRenderedPageBreak/>
        <w:t xml:space="preserve"> </w:t>
      </w:r>
      <w:r w:rsidR="001D5FFA">
        <w:t>Reset Service</w:t>
      </w:r>
    </w:p>
    <w:p w:rsidR="004A781C" w:rsidRDefault="006D298C" w:rsidP="00A0589D">
      <w:pPr>
        <w:jc w:val="center"/>
      </w:pPr>
      <w:r>
        <w:object w:dxaOrig="2215" w:dyaOrig="3249">
          <v:shape id="_x0000_i1041" type="#_x0000_t75" style="width:96.2pt;height:140.8pt" o:ole="">
            <v:imagedata r:id="rId42" o:title=""/>
          </v:shape>
          <o:OLEObject Type="Embed" ProgID="Visio.Drawing.11" ShapeID="_x0000_i1041" DrawAspect="Content" ObjectID="_1459168948" r:id="rId43"/>
        </w:object>
      </w:r>
    </w:p>
    <w:p w:rsidR="004A781C" w:rsidRDefault="004A781C">
      <w:pPr>
        <w:pStyle w:val="Heading4"/>
      </w:pPr>
      <w:r>
        <w:t>Store Local copy of outputs into Module Outputs</w:t>
      </w:r>
    </w:p>
    <w:p w:rsidR="004A781C" w:rsidRDefault="00A0589D">
      <w:r>
        <w:t>None</w:t>
      </w:r>
    </w:p>
    <w:p w:rsidR="004A781C" w:rsidRDefault="004A781C">
      <w:pPr>
        <w:pStyle w:val="Heading4"/>
      </w:pPr>
      <w:r>
        <w:t>Program Flow End</w:t>
      </w:r>
    </w:p>
    <w:p w:rsidR="004A781C" w:rsidRDefault="00A0589D">
      <w:r>
        <w:t>N/A</w:t>
      </w:r>
    </w:p>
    <w:bookmarkEnd w:id="20"/>
    <w:bookmarkEnd w:id="21"/>
    <w:p w:rsidR="008D3323" w:rsidRDefault="008D3323">
      <w:pPr>
        <w:spacing w:after="0"/>
      </w:pPr>
      <w:r>
        <w:br w:type="page"/>
      </w:r>
    </w:p>
    <w:p w:rsidR="00067B71" w:rsidRDefault="00067B71" w:rsidP="00067B71">
      <w:pPr>
        <w:pStyle w:val="Heading3"/>
      </w:pPr>
      <w:bookmarkStart w:id="24" w:name="OLE_LINK43"/>
      <w:bookmarkStart w:id="25" w:name="OLE_LINK44"/>
      <w:r>
        <w:lastRenderedPageBreak/>
        <w:t>S</w:t>
      </w:r>
      <w:r w:rsidR="005C1400">
        <w:t>c</w:t>
      </w:r>
      <w:r>
        <w:t xml:space="preserve">om: </w:t>
      </w:r>
      <w:r w:rsidR="00574CC3">
        <w:fldChar w:fldCharType="begin"/>
      </w:r>
      <w:r w:rsidR="007E573F">
        <w:instrText xml:space="preserve"> DOCPROPERTY "Module Name"  \* MERGEFORMAT </w:instrText>
      </w:r>
      <w:r w:rsidR="00574CC3">
        <w:fldChar w:fldCharType="separate"/>
      </w:r>
      <w:r>
        <w:t>ActivePull</w:t>
      </w:r>
      <w:r w:rsidR="00574CC3">
        <w:fldChar w:fldCharType="end"/>
      </w:r>
      <w:r>
        <w:t>_S</w:t>
      </w:r>
      <w:r w:rsidR="005C1400">
        <w:t>c</w:t>
      </w:r>
      <w:r>
        <w:t>om_SetLTComp</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2885"/>
        <w:gridCol w:w="1710"/>
        <w:gridCol w:w="720"/>
        <w:gridCol w:w="608"/>
        <w:gridCol w:w="922"/>
      </w:tblGrid>
      <w:tr w:rsidR="001B0360" w:rsidTr="00694F81">
        <w:tc>
          <w:tcPr>
            <w:tcW w:w="2083" w:type="dxa"/>
            <w:tcBorders>
              <w:top w:val="nil"/>
              <w:left w:val="nil"/>
              <w:right w:val="nil"/>
            </w:tcBorders>
          </w:tcPr>
          <w:p w:rsidR="001B0360" w:rsidRDefault="001B0360" w:rsidP="00694F81">
            <w:pPr>
              <w:spacing w:before="60"/>
              <w:rPr>
                <w:rFonts w:ascii="Arial" w:hAnsi="Arial" w:cs="Arial"/>
                <w:b/>
                <w:bCs/>
                <w:sz w:val="16"/>
              </w:rPr>
            </w:pPr>
          </w:p>
        </w:tc>
        <w:tc>
          <w:tcPr>
            <w:tcW w:w="2885" w:type="dxa"/>
            <w:tcBorders>
              <w:top w:val="nil"/>
              <w:left w:val="nil"/>
            </w:tcBorders>
          </w:tcPr>
          <w:p w:rsidR="001B0360" w:rsidRDefault="001B0360" w:rsidP="00694F81">
            <w:pPr>
              <w:spacing w:before="60"/>
              <w:rPr>
                <w:rFonts w:ascii="Arial" w:hAnsi="Arial" w:cs="Arial"/>
                <w:sz w:val="16"/>
              </w:rPr>
            </w:pPr>
          </w:p>
        </w:tc>
        <w:tc>
          <w:tcPr>
            <w:tcW w:w="1710"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Type</w:t>
            </w:r>
          </w:p>
        </w:tc>
        <w:tc>
          <w:tcPr>
            <w:tcW w:w="720"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Min</w:t>
            </w:r>
          </w:p>
        </w:tc>
        <w:tc>
          <w:tcPr>
            <w:tcW w:w="608"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Max</w:t>
            </w:r>
          </w:p>
        </w:tc>
        <w:tc>
          <w:tcPr>
            <w:tcW w:w="922" w:type="dxa"/>
            <w:tcBorders>
              <w:bottom w:val="single" w:sz="4" w:space="0" w:color="auto"/>
            </w:tcBorders>
            <w:shd w:val="pct30" w:color="FFFF00" w:fill="auto"/>
          </w:tcPr>
          <w:p w:rsidR="001B0360" w:rsidRDefault="001B0360" w:rsidP="00694F81">
            <w:pPr>
              <w:spacing w:before="60"/>
              <w:jc w:val="center"/>
              <w:rPr>
                <w:rFonts w:ascii="Arial" w:hAnsi="Arial" w:cs="Arial"/>
                <w:sz w:val="16"/>
              </w:rPr>
            </w:pPr>
            <w:r>
              <w:rPr>
                <w:rFonts w:ascii="Arial" w:hAnsi="Arial" w:cs="Arial"/>
                <w:sz w:val="16"/>
              </w:rPr>
              <w:t>UTP Tol.</w:t>
            </w:r>
          </w:p>
        </w:tc>
      </w:tr>
      <w:tr w:rsidR="001B0360" w:rsidTr="00694F81">
        <w:tc>
          <w:tcPr>
            <w:tcW w:w="2083" w:type="dxa"/>
          </w:tcPr>
          <w:p w:rsidR="001B0360" w:rsidRDefault="001B0360" w:rsidP="00694F81">
            <w:pPr>
              <w:spacing w:before="60"/>
              <w:rPr>
                <w:rFonts w:ascii="Arial" w:hAnsi="Arial" w:cs="Arial"/>
                <w:b/>
                <w:bCs/>
                <w:sz w:val="16"/>
              </w:rPr>
            </w:pPr>
            <w:r>
              <w:rPr>
                <w:rFonts w:ascii="Arial" w:hAnsi="Arial" w:cs="Arial"/>
                <w:b/>
                <w:bCs/>
                <w:sz w:val="16"/>
              </w:rPr>
              <w:t xml:space="preserve">Arguments Passed </w:t>
            </w:r>
          </w:p>
        </w:tc>
        <w:tc>
          <w:tcPr>
            <w:tcW w:w="2885" w:type="dxa"/>
          </w:tcPr>
          <w:p w:rsidR="001B0360" w:rsidRDefault="001B0360" w:rsidP="00694F81">
            <w:pPr>
              <w:spacing w:before="60"/>
              <w:rPr>
                <w:rFonts w:ascii="Arial" w:hAnsi="Arial" w:cs="Arial"/>
                <w:sz w:val="16"/>
              </w:rPr>
            </w:pPr>
            <w:r>
              <w:rPr>
                <w:rFonts w:ascii="Arial" w:hAnsi="Arial" w:cs="Arial"/>
                <w:sz w:val="16"/>
              </w:rPr>
              <w:t>LTComp_HwNm_f32</w:t>
            </w:r>
          </w:p>
        </w:tc>
        <w:tc>
          <w:tcPr>
            <w:tcW w:w="1710" w:type="dxa"/>
          </w:tcPr>
          <w:p w:rsidR="001B0360" w:rsidRDefault="001B0360" w:rsidP="00694F81">
            <w:pPr>
              <w:spacing w:before="60"/>
              <w:rPr>
                <w:rFonts w:ascii="Arial" w:hAnsi="Arial" w:cs="Arial"/>
                <w:sz w:val="16"/>
              </w:rPr>
            </w:pPr>
            <w:r>
              <w:rPr>
                <w:rFonts w:ascii="Arial" w:hAnsi="Arial" w:cs="Arial"/>
                <w:sz w:val="16"/>
              </w:rPr>
              <w:t>float32</w:t>
            </w:r>
          </w:p>
        </w:tc>
        <w:tc>
          <w:tcPr>
            <w:tcW w:w="720" w:type="dxa"/>
          </w:tcPr>
          <w:p w:rsidR="001B0360" w:rsidRDefault="001B0360" w:rsidP="00694F81">
            <w:pPr>
              <w:spacing w:before="60"/>
              <w:rPr>
                <w:rFonts w:ascii="Arial" w:hAnsi="Arial" w:cs="Arial"/>
                <w:sz w:val="16"/>
              </w:rPr>
            </w:pPr>
            <w:r>
              <w:rPr>
                <w:rFonts w:ascii="Arial" w:hAnsi="Arial" w:cs="Arial"/>
                <w:sz w:val="16"/>
              </w:rPr>
              <w:t>-10</w:t>
            </w:r>
          </w:p>
        </w:tc>
        <w:tc>
          <w:tcPr>
            <w:tcW w:w="608" w:type="dxa"/>
          </w:tcPr>
          <w:p w:rsidR="001B0360" w:rsidRDefault="001B0360" w:rsidP="00694F81">
            <w:pPr>
              <w:spacing w:before="60"/>
              <w:rPr>
                <w:rFonts w:ascii="Arial" w:hAnsi="Arial" w:cs="Arial"/>
                <w:sz w:val="16"/>
              </w:rPr>
            </w:pPr>
            <w:r>
              <w:rPr>
                <w:rFonts w:ascii="Arial" w:hAnsi="Arial" w:cs="Arial"/>
                <w:sz w:val="16"/>
              </w:rPr>
              <w:t>10</w:t>
            </w:r>
          </w:p>
        </w:tc>
        <w:tc>
          <w:tcPr>
            <w:tcW w:w="922" w:type="dxa"/>
            <w:shd w:val="pct15" w:color="auto" w:fill="auto"/>
          </w:tcPr>
          <w:p w:rsidR="001B0360" w:rsidRDefault="001B0360" w:rsidP="00694F81">
            <w:pPr>
              <w:spacing w:before="60"/>
              <w:rPr>
                <w:rFonts w:ascii="Arial" w:hAnsi="Arial" w:cs="Arial"/>
                <w:sz w:val="16"/>
              </w:rPr>
            </w:pPr>
          </w:p>
        </w:tc>
      </w:tr>
      <w:tr w:rsidR="00997DBC" w:rsidTr="00997DBC">
        <w:tc>
          <w:tcPr>
            <w:tcW w:w="2083" w:type="dxa"/>
          </w:tcPr>
          <w:p w:rsidR="001B0360" w:rsidRDefault="001B0360" w:rsidP="00694F81">
            <w:pPr>
              <w:spacing w:before="60"/>
              <w:rPr>
                <w:rFonts w:ascii="Arial" w:hAnsi="Arial" w:cs="Arial"/>
                <w:b/>
                <w:bCs/>
                <w:sz w:val="16"/>
              </w:rPr>
            </w:pPr>
            <w:r>
              <w:rPr>
                <w:rFonts w:ascii="Arial" w:hAnsi="Arial" w:cs="Arial"/>
                <w:b/>
                <w:bCs/>
                <w:sz w:val="16"/>
              </w:rPr>
              <w:t>Return Value</w:t>
            </w:r>
          </w:p>
        </w:tc>
        <w:tc>
          <w:tcPr>
            <w:tcW w:w="2885" w:type="dxa"/>
          </w:tcPr>
          <w:p w:rsidR="001B0360" w:rsidRDefault="001B0360" w:rsidP="00694F81">
            <w:pPr>
              <w:spacing w:before="60"/>
              <w:rPr>
                <w:rFonts w:ascii="Arial" w:hAnsi="Arial" w:cs="Arial"/>
                <w:sz w:val="16"/>
              </w:rPr>
            </w:pPr>
            <w:r>
              <w:rPr>
                <w:rFonts w:ascii="Arial" w:hAnsi="Arial" w:cs="Arial"/>
                <w:sz w:val="16"/>
              </w:rPr>
              <w:t>None</w:t>
            </w:r>
          </w:p>
        </w:tc>
        <w:tc>
          <w:tcPr>
            <w:tcW w:w="1710" w:type="dxa"/>
            <w:shd w:val="clear" w:color="auto" w:fill="D9D9D9" w:themeFill="background1" w:themeFillShade="D9"/>
          </w:tcPr>
          <w:p w:rsidR="001B0360" w:rsidRDefault="001B0360" w:rsidP="00694F81">
            <w:pPr>
              <w:spacing w:before="60"/>
              <w:rPr>
                <w:rFonts w:ascii="Arial" w:hAnsi="Arial" w:cs="Arial"/>
                <w:sz w:val="16"/>
              </w:rPr>
            </w:pPr>
          </w:p>
        </w:tc>
        <w:tc>
          <w:tcPr>
            <w:tcW w:w="720" w:type="dxa"/>
            <w:shd w:val="clear" w:color="auto" w:fill="D9D9D9" w:themeFill="background1" w:themeFillShade="D9"/>
          </w:tcPr>
          <w:p w:rsidR="001B0360" w:rsidRDefault="001B0360" w:rsidP="00694F81">
            <w:pPr>
              <w:spacing w:before="60"/>
              <w:rPr>
                <w:rFonts w:ascii="Arial" w:hAnsi="Arial" w:cs="Arial"/>
                <w:sz w:val="16"/>
              </w:rPr>
            </w:pPr>
          </w:p>
        </w:tc>
        <w:tc>
          <w:tcPr>
            <w:tcW w:w="608" w:type="dxa"/>
            <w:shd w:val="clear" w:color="auto" w:fill="D9D9D9" w:themeFill="background1" w:themeFillShade="D9"/>
          </w:tcPr>
          <w:p w:rsidR="001B0360" w:rsidRDefault="001B0360" w:rsidP="00694F81">
            <w:pPr>
              <w:spacing w:before="60"/>
              <w:rPr>
                <w:rFonts w:ascii="Arial" w:hAnsi="Arial" w:cs="Arial"/>
                <w:sz w:val="16"/>
              </w:rPr>
            </w:pPr>
          </w:p>
        </w:tc>
        <w:tc>
          <w:tcPr>
            <w:tcW w:w="922" w:type="dxa"/>
            <w:shd w:val="clear" w:color="auto" w:fill="D9D9D9" w:themeFill="background1" w:themeFillShade="D9"/>
          </w:tcPr>
          <w:p w:rsidR="001B0360" w:rsidRDefault="001B0360" w:rsidP="00694F81">
            <w:pPr>
              <w:spacing w:before="60"/>
              <w:rPr>
                <w:rFonts w:ascii="Arial" w:hAnsi="Arial" w:cs="Arial"/>
                <w:sz w:val="16"/>
              </w:rPr>
            </w:pPr>
          </w:p>
        </w:tc>
      </w:tr>
    </w:tbl>
    <w:p w:rsidR="001B0360" w:rsidRPr="001B0360" w:rsidRDefault="001B0360" w:rsidP="001B0360"/>
    <w:p w:rsidR="00067B71" w:rsidRDefault="00067B71" w:rsidP="00067B71">
      <w:pPr>
        <w:pStyle w:val="Heading4"/>
      </w:pPr>
      <w:r>
        <w:t>Design Rationale</w:t>
      </w:r>
    </w:p>
    <w:p w:rsidR="001D5FFA" w:rsidRDefault="00067B71" w:rsidP="001D5FFA">
      <w:r>
        <w:t>Th</w:t>
      </w:r>
      <w:r w:rsidR="001D5FFA">
        <w:t xml:space="preserve">is function helps to fulfill the requirement that the “Engineering interface tool shall provide ability to set state variable to desired value”.  </w:t>
      </w:r>
      <w:bookmarkStart w:id="26" w:name="OLE_LINK45"/>
      <w:bookmarkStart w:id="27" w:name="OLE_LINK46"/>
      <w:r w:rsidR="001D5FFA">
        <w:t>The state variable itself will not be updated until the next time ActivePull_Per3 is run</w:t>
      </w:r>
      <w:bookmarkEnd w:id="26"/>
      <w:bookmarkEnd w:id="27"/>
      <w:r w:rsidR="001D5FFA">
        <w:t>, but the NvM value is updated immediately.</w:t>
      </w:r>
    </w:p>
    <w:p w:rsidR="00067B71" w:rsidRDefault="00067B71" w:rsidP="001D5FFA">
      <w:pPr>
        <w:pStyle w:val="Heading4"/>
      </w:pPr>
      <w:r>
        <w:t>Program Flow Start</w:t>
      </w:r>
    </w:p>
    <w:p w:rsidR="00067B71" w:rsidRDefault="00067B71" w:rsidP="00067B71">
      <w:r>
        <w:t>N/A</w:t>
      </w:r>
    </w:p>
    <w:p w:rsidR="00067B71" w:rsidRDefault="00067B71" w:rsidP="00067B71">
      <w:pPr>
        <w:pStyle w:val="Heading4"/>
      </w:pPr>
      <w:r>
        <w:t>Store Module Inputs to Local copies</w:t>
      </w:r>
    </w:p>
    <w:p w:rsidR="00067B71" w:rsidRPr="001D5FFA" w:rsidRDefault="001D5FFA" w:rsidP="00067B71">
      <w:r w:rsidRPr="001D5FFA">
        <w:t>None</w:t>
      </w:r>
    </w:p>
    <w:p w:rsidR="00067B71" w:rsidRDefault="00067B71" w:rsidP="00067B71">
      <w:pPr>
        <w:pStyle w:val="Heading4"/>
      </w:pPr>
      <w:r>
        <w:t xml:space="preserve"> </w:t>
      </w:r>
    </w:p>
    <w:p w:rsidR="00716440" w:rsidRPr="00716440" w:rsidRDefault="00705E76" w:rsidP="00716440">
      <w:pPr>
        <w:jc w:val="center"/>
      </w:pPr>
      <w:r>
        <w:object w:dxaOrig="4555" w:dyaOrig="4015">
          <v:shape id="_x0000_i1042" type="#_x0000_t75" style="width:227.3pt;height:200.95pt" o:ole="">
            <v:imagedata r:id="rId44" o:title=""/>
          </v:shape>
          <o:OLEObject Type="Embed" ProgID="Visio.Drawing.11" ShapeID="_x0000_i1042" DrawAspect="Content" ObjectID="_1459168949" r:id="rId45"/>
        </w:object>
      </w:r>
    </w:p>
    <w:p w:rsidR="00067B71" w:rsidRDefault="00067B71" w:rsidP="00067B71">
      <w:pPr>
        <w:jc w:val="center"/>
      </w:pPr>
    </w:p>
    <w:p w:rsidR="00067B71" w:rsidRDefault="00067B71" w:rsidP="00067B71">
      <w:pPr>
        <w:pStyle w:val="Heading4"/>
      </w:pPr>
      <w:r>
        <w:t>Store Local copy of outputs into Module Outputs</w:t>
      </w:r>
    </w:p>
    <w:p w:rsidR="00067B71" w:rsidRDefault="00067B71" w:rsidP="00067B71">
      <w:r>
        <w:t>None</w:t>
      </w:r>
    </w:p>
    <w:p w:rsidR="00067B71" w:rsidRDefault="00067B71" w:rsidP="00067B71">
      <w:pPr>
        <w:pStyle w:val="Heading4"/>
      </w:pPr>
      <w:r>
        <w:t>Program Flow End</w:t>
      </w:r>
    </w:p>
    <w:p w:rsidR="00067B71" w:rsidRDefault="00067B71" w:rsidP="00067B71">
      <w:r>
        <w:t>N/A</w:t>
      </w:r>
    </w:p>
    <w:bookmarkEnd w:id="24"/>
    <w:bookmarkEnd w:id="25"/>
    <w:p w:rsidR="001D5FFA" w:rsidRDefault="001D5FFA">
      <w:pPr>
        <w:spacing w:after="0"/>
      </w:pPr>
    </w:p>
    <w:p w:rsidR="001D5FFA" w:rsidRDefault="001D5FFA">
      <w:pPr>
        <w:spacing w:after="0"/>
      </w:pPr>
      <w:r>
        <w:br w:type="page"/>
      </w:r>
    </w:p>
    <w:p w:rsidR="001D5FFA" w:rsidRDefault="001D5FFA" w:rsidP="001D5FFA">
      <w:pPr>
        <w:pStyle w:val="Heading3"/>
      </w:pPr>
      <w:r>
        <w:lastRenderedPageBreak/>
        <w:t>S</w:t>
      </w:r>
      <w:r w:rsidR="005C1400">
        <w:t>c</w:t>
      </w:r>
      <w:r>
        <w:t xml:space="preserve">om: </w:t>
      </w:r>
      <w:r w:rsidR="00574CC3">
        <w:fldChar w:fldCharType="begin"/>
      </w:r>
      <w:r w:rsidR="007E573F">
        <w:instrText xml:space="preserve"> DOCPROPERTY "Module Name"  \* MERGEFORMAT </w:instrText>
      </w:r>
      <w:r w:rsidR="00574CC3">
        <w:fldChar w:fldCharType="separate"/>
      </w:r>
      <w:r>
        <w:t>ActivePull</w:t>
      </w:r>
      <w:r w:rsidR="00574CC3">
        <w:fldChar w:fldCharType="end"/>
      </w:r>
      <w:r>
        <w:t>_S</w:t>
      </w:r>
      <w:r w:rsidR="005C1400">
        <w:t>c</w:t>
      </w:r>
      <w:r>
        <w:t>om_SetSTComp</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2885"/>
        <w:gridCol w:w="1710"/>
        <w:gridCol w:w="720"/>
        <w:gridCol w:w="608"/>
        <w:gridCol w:w="922"/>
      </w:tblGrid>
      <w:tr w:rsidR="001B0360" w:rsidTr="00694F81">
        <w:tc>
          <w:tcPr>
            <w:tcW w:w="2083" w:type="dxa"/>
            <w:tcBorders>
              <w:top w:val="nil"/>
              <w:left w:val="nil"/>
              <w:right w:val="nil"/>
            </w:tcBorders>
          </w:tcPr>
          <w:p w:rsidR="001B0360" w:rsidRDefault="001B0360" w:rsidP="00694F81">
            <w:pPr>
              <w:spacing w:before="60"/>
              <w:rPr>
                <w:rFonts w:ascii="Arial" w:hAnsi="Arial" w:cs="Arial"/>
                <w:b/>
                <w:bCs/>
                <w:sz w:val="16"/>
              </w:rPr>
            </w:pPr>
          </w:p>
        </w:tc>
        <w:tc>
          <w:tcPr>
            <w:tcW w:w="2885" w:type="dxa"/>
            <w:tcBorders>
              <w:top w:val="nil"/>
              <w:left w:val="nil"/>
            </w:tcBorders>
          </w:tcPr>
          <w:p w:rsidR="001B0360" w:rsidRDefault="001B0360" w:rsidP="00694F81">
            <w:pPr>
              <w:spacing w:before="60"/>
              <w:rPr>
                <w:rFonts w:ascii="Arial" w:hAnsi="Arial" w:cs="Arial"/>
                <w:sz w:val="16"/>
              </w:rPr>
            </w:pPr>
          </w:p>
        </w:tc>
        <w:tc>
          <w:tcPr>
            <w:tcW w:w="1710"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Type</w:t>
            </w:r>
          </w:p>
        </w:tc>
        <w:tc>
          <w:tcPr>
            <w:tcW w:w="720"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Min</w:t>
            </w:r>
          </w:p>
        </w:tc>
        <w:tc>
          <w:tcPr>
            <w:tcW w:w="608"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Max</w:t>
            </w:r>
          </w:p>
        </w:tc>
        <w:tc>
          <w:tcPr>
            <w:tcW w:w="922" w:type="dxa"/>
            <w:tcBorders>
              <w:bottom w:val="single" w:sz="4" w:space="0" w:color="auto"/>
            </w:tcBorders>
            <w:shd w:val="pct30" w:color="FFFF00" w:fill="auto"/>
          </w:tcPr>
          <w:p w:rsidR="001B0360" w:rsidRDefault="001B0360" w:rsidP="00694F81">
            <w:pPr>
              <w:spacing w:before="60"/>
              <w:jc w:val="center"/>
              <w:rPr>
                <w:rFonts w:ascii="Arial" w:hAnsi="Arial" w:cs="Arial"/>
                <w:sz w:val="16"/>
              </w:rPr>
            </w:pPr>
            <w:r>
              <w:rPr>
                <w:rFonts w:ascii="Arial" w:hAnsi="Arial" w:cs="Arial"/>
                <w:sz w:val="16"/>
              </w:rPr>
              <w:t>UTP Tol.</w:t>
            </w:r>
          </w:p>
        </w:tc>
      </w:tr>
      <w:tr w:rsidR="001B0360" w:rsidTr="00694F81">
        <w:tc>
          <w:tcPr>
            <w:tcW w:w="2083" w:type="dxa"/>
          </w:tcPr>
          <w:p w:rsidR="001B0360" w:rsidRDefault="001B0360" w:rsidP="00694F81">
            <w:pPr>
              <w:spacing w:before="60"/>
              <w:rPr>
                <w:rFonts w:ascii="Arial" w:hAnsi="Arial" w:cs="Arial"/>
                <w:b/>
                <w:bCs/>
                <w:sz w:val="16"/>
              </w:rPr>
            </w:pPr>
            <w:r>
              <w:rPr>
                <w:rFonts w:ascii="Arial" w:hAnsi="Arial" w:cs="Arial"/>
                <w:b/>
                <w:bCs/>
                <w:sz w:val="16"/>
              </w:rPr>
              <w:t xml:space="preserve">Arguments Passed </w:t>
            </w:r>
          </w:p>
        </w:tc>
        <w:tc>
          <w:tcPr>
            <w:tcW w:w="2885" w:type="dxa"/>
          </w:tcPr>
          <w:p w:rsidR="001B0360" w:rsidRDefault="001B0360" w:rsidP="00694F81">
            <w:pPr>
              <w:spacing w:before="60"/>
              <w:rPr>
                <w:rFonts w:ascii="Arial" w:hAnsi="Arial" w:cs="Arial"/>
                <w:sz w:val="16"/>
              </w:rPr>
            </w:pPr>
            <w:r>
              <w:rPr>
                <w:rFonts w:ascii="Arial" w:hAnsi="Arial" w:cs="Arial"/>
                <w:sz w:val="16"/>
              </w:rPr>
              <w:t>STComp_HwNm_f32</w:t>
            </w:r>
          </w:p>
        </w:tc>
        <w:tc>
          <w:tcPr>
            <w:tcW w:w="1710" w:type="dxa"/>
          </w:tcPr>
          <w:p w:rsidR="001B0360" w:rsidRDefault="001B0360" w:rsidP="00694F81">
            <w:pPr>
              <w:spacing w:before="60"/>
              <w:rPr>
                <w:rFonts w:ascii="Arial" w:hAnsi="Arial" w:cs="Arial"/>
                <w:sz w:val="16"/>
              </w:rPr>
            </w:pPr>
            <w:r>
              <w:rPr>
                <w:rFonts w:ascii="Arial" w:hAnsi="Arial" w:cs="Arial"/>
                <w:sz w:val="16"/>
              </w:rPr>
              <w:t>float32</w:t>
            </w:r>
          </w:p>
        </w:tc>
        <w:tc>
          <w:tcPr>
            <w:tcW w:w="720" w:type="dxa"/>
          </w:tcPr>
          <w:p w:rsidR="001B0360" w:rsidRDefault="001B0360" w:rsidP="00694F81">
            <w:pPr>
              <w:spacing w:before="60"/>
              <w:rPr>
                <w:rFonts w:ascii="Arial" w:hAnsi="Arial" w:cs="Arial"/>
                <w:sz w:val="16"/>
              </w:rPr>
            </w:pPr>
            <w:r>
              <w:rPr>
                <w:rFonts w:ascii="Arial" w:hAnsi="Arial" w:cs="Arial"/>
                <w:sz w:val="16"/>
              </w:rPr>
              <w:t>-10</w:t>
            </w:r>
          </w:p>
        </w:tc>
        <w:tc>
          <w:tcPr>
            <w:tcW w:w="608" w:type="dxa"/>
          </w:tcPr>
          <w:p w:rsidR="001B0360" w:rsidRDefault="001B0360" w:rsidP="00694F81">
            <w:pPr>
              <w:spacing w:before="60"/>
              <w:rPr>
                <w:rFonts w:ascii="Arial" w:hAnsi="Arial" w:cs="Arial"/>
                <w:sz w:val="16"/>
              </w:rPr>
            </w:pPr>
            <w:r>
              <w:rPr>
                <w:rFonts w:ascii="Arial" w:hAnsi="Arial" w:cs="Arial"/>
                <w:sz w:val="16"/>
              </w:rPr>
              <w:t>10</w:t>
            </w:r>
          </w:p>
        </w:tc>
        <w:tc>
          <w:tcPr>
            <w:tcW w:w="922" w:type="dxa"/>
            <w:shd w:val="pct15" w:color="auto" w:fill="auto"/>
          </w:tcPr>
          <w:p w:rsidR="001B0360" w:rsidRDefault="001B0360" w:rsidP="00997DBC">
            <w:pPr>
              <w:spacing w:before="60"/>
              <w:rPr>
                <w:rFonts w:ascii="Arial" w:hAnsi="Arial" w:cs="Arial"/>
                <w:sz w:val="16"/>
              </w:rPr>
            </w:pPr>
          </w:p>
        </w:tc>
      </w:tr>
      <w:tr w:rsidR="00997DBC" w:rsidTr="00997DBC">
        <w:tc>
          <w:tcPr>
            <w:tcW w:w="2083" w:type="dxa"/>
          </w:tcPr>
          <w:p w:rsidR="001B0360" w:rsidRDefault="001B0360" w:rsidP="00694F81">
            <w:pPr>
              <w:spacing w:before="60"/>
              <w:rPr>
                <w:rFonts w:ascii="Arial" w:hAnsi="Arial" w:cs="Arial"/>
                <w:b/>
                <w:bCs/>
                <w:sz w:val="16"/>
              </w:rPr>
            </w:pPr>
            <w:r>
              <w:rPr>
                <w:rFonts w:ascii="Arial" w:hAnsi="Arial" w:cs="Arial"/>
                <w:b/>
                <w:bCs/>
                <w:sz w:val="16"/>
              </w:rPr>
              <w:t>Return Value</w:t>
            </w:r>
          </w:p>
        </w:tc>
        <w:tc>
          <w:tcPr>
            <w:tcW w:w="2885" w:type="dxa"/>
          </w:tcPr>
          <w:p w:rsidR="001B0360" w:rsidRDefault="001B0360" w:rsidP="00694F81">
            <w:pPr>
              <w:spacing w:before="60"/>
              <w:rPr>
                <w:rFonts w:ascii="Arial" w:hAnsi="Arial" w:cs="Arial"/>
                <w:sz w:val="16"/>
              </w:rPr>
            </w:pPr>
            <w:r>
              <w:rPr>
                <w:rFonts w:ascii="Arial" w:hAnsi="Arial" w:cs="Arial"/>
                <w:sz w:val="16"/>
              </w:rPr>
              <w:t>None</w:t>
            </w:r>
          </w:p>
        </w:tc>
        <w:tc>
          <w:tcPr>
            <w:tcW w:w="1710" w:type="dxa"/>
            <w:shd w:val="clear" w:color="auto" w:fill="D9D9D9" w:themeFill="background1" w:themeFillShade="D9"/>
          </w:tcPr>
          <w:p w:rsidR="001B0360" w:rsidRDefault="001B0360" w:rsidP="00694F81">
            <w:pPr>
              <w:spacing w:before="60"/>
              <w:rPr>
                <w:rFonts w:ascii="Arial" w:hAnsi="Arial" w:cs="Arial"/>
                <w:sz w:val="16"/>
              </w:rPr>
            </w:pPr>
          </w:p>
        </w:tc>
        <w:tc>
          <w:tcPr>
            <w:tcW w:w="720" w:type="dxa"/>
            <w:shd w:val="clear" w:color="auto" w:fill="D9D9D9" w:themeFill="background1" w:themeFillShade="D9"/>
          </w:tcPr>
          <w:p w:rsidR="001B0360" w:rsidRDefault="001B0360" w:rsidP="00694F81">
            <w:pPr>
              <w:spacing w:before="60"/>
              <w:rPr>
                <w:rFonts w:ascii="Arial" w:hAnsi="Arial" w:cs="Arial"/>
                <w:sz w:val="16"/>
              </w:rPr>
            </w:pPr>
          </w:p>
        </w:tc>
        <w:tc>
          <w:tcPr>
            <w:tcW w:w="608" w:type="dxa"/>
            <w:shd w:val="clear" w:color="auto" w:fill="D9D9D9" w:themeFill="background1" w:themeFillShade="D9"/>
          </w:tcPr>
          <w:p w:rsidR="001B0360" w:rsidRDefault="001B0360" w:rsidP="00694F81">
            <w:pPr>
              <w:spacing w:before="60"/>
              <w:rPr>
                <w:rFonts w:ascii="Arial" w:hAnsi="Arial" w:cs="Arial"/>
                <w:sz w:val="16"/>
              </w:rPr>
            </w:pPr>
          </w:p>
        </w:tc>
        <w:tc>
          <w:tcPr>
            <w:tcW w:w="922" w:type="dxa"/>
            <w:shd w:val="clear" w:color="auto" w:fill="D9D9D9" w:themeFill="background1" w:themeFillShade="D9"/>
          </w:tcPr>
          <w:p w:rsidR="001B0360" w:rsidRDefault="001B0360" w:rsidP="00694F81">
            <w:pPr>
              <w:spacing w:before="60"/>
              <w:rPr>
                <w:rFonts w:ascii="Arial" w:hAnsi="Arial" w:cs="Arial"/>
                <w:sz w:val="16"/>
              </w:rPr>
            </w:pPr>
          </w:p>
        </w:tc>
      </w:tr>
    </w:tbl>
    <w:p w:rsidR="001B0360" w:rsidRPr="001B0360" w:rsidRDefault="001B0360" w:rsidP="001B0360"/>
    <w:p w:rsidR="001D5FFA" w:rsidRDefault="001D5FFA" w:rsidP="001D5FFA">
      <w:pPr>
        <w:pStyle w:val="Heading4"/>
      </w:pPr>
      <w:r>
        <w:t>Design Rationale</w:t>
      </w:r>
    </w:p>
    <w:p w:rsidR="001D5FFA" w:rsidRDefault="001D5FFA" w:rsidP="001D5FFA">
      <w:r>
        <w:t>This function helps to fulfill the requirement that the “Engineering interface tool shall provide ability to set state variable to desired value”.</w:t>
      </w:r>
      <w:r w:rsidRPr="001D5FFA">
        <w:t xml:space="preserve"> </w:t>
      </w:r>
      <w:r>
        <w:t xml:space="preserve"> The state variable itself will not be updated until the next time ActivePull_Per1 is run.</w:t>
      </w:r>
    </w:p>
    <w:p w:rsidR="001D5FFA" w:rsidRDefault="001D5FFA" w:rsidP="001D5FFA">
      <w:pPr>
        <w:pStyle w:val="Heading4"/>
      </w:pPr>
      <w:r>
        <w:t>Program Flow Start</w:t>
      </w:r>
    </w:p>
    <w:p w:rsidR="001D5FFA" w:rsidRDefault="001D5FFA" w:rsidP="001D5FFA">
      <w:r>
        <w:t>N/A</w:t>
      </w:r>
    </w:p>
    <w:p w:rsidR="001D5FFA" w:rsidRDefault="001D5FFA" w:rsidP="001D5FFA">
      <w:pPr>
        <w:pStyle w:val="Heading4"/>
      </w:pPr>
      <w:r>
        <w:t>Store Module Inputs to Local copies</w:t>
      </w:r>
    </w:p>
    <w:p w:rsidR="001D5FFA" w:rsidRPr="001D5FFA" w:rsidRDefault="001D5FFA" w:rsidP="001D5FFA">
      <w:r w:rsidRPr="001D5FFA">
        <w:t>None</w:t>
      </w:r>
    </w:p>
    <w:p w:rsidR="001D5FFA" w:rsidRDefault="001D5FFA" w:rsidP="001D5FFA">
      <w:pPr>
        <w:pStyle w:val="Heading4"/>
      </w:pPr>
      <w:r>
        <w:t xml:space="preserve"> </w:t>
      </w:r>
    </w:p>
    <w:p w:rsidR="001D5FFA" w:rsidRDefault="007D7CD2" w:rsidP="001D5FFA">
      <w:pPr>
        <w:jc w:val="center"/>
      </w:pPr>
      <w:r>
        <w:object w:dxaOrig="4195" w:dyaOrig="3205">
          <v:shape id="_x0000_i1044" type="#_x0000_t75" style="width:192.9pt;height:147.2pt" o:ole="">
            <v:imagedata r:id="rId46" o:title=""/>
          </v:shape>
          <o:OLEObject Type="Embed" ProgID="Visio.Drawing.11" ShapeID="_x0000_i1044" DrawAspect="Content" ObjectID="_1459168950" r:id="rId47"/>
        </w:object>
      </w:r>
    </w:p>
    <w:p w:rsidR="001D5FFA" w:rsidRDefault="001D5FFA" w:rsidP="001D5FFA">
      <w:pPr>
        <w:pStyle w:val="Heading4"/>
      </w:pPr>
      <w:r>
        <w:t>Store Local copy of outputs into Module Outputs</w:t>
      </w:r>
    </w:p>
    <w:p w:rsidR="001D5FFA" w:rsidRDefault="001D5FFA" w:rsidP="001D5FFA">
      <w:r>
        <w:t>None</w:t>
      </w:r>
    </w:p>
    <w:p w:rsidR="001D5FFA" w:rsidRDefault="001D5FFA" w:rsidP="001D5FFA">
      <w:pPr>
        <w:pStyle w:val="Heading4"/>
      </w:pPr>
      <w:r>
        <w:t>Program Flow End</w:t>
      </w:r>
    </w:p>
    <w:p w:rsidR="001D5FFA" w:rsidRDefault="001D5FFA" w:rsidP="001D5FFA">
      <w:r>
        <w:t>N/A</w:t>
      </w:r>
    </w:p>
    <w:p w:rsidR="009C7910" w:rsidRDefault="009C7910" w:rsidP="001D5FFA"/>
    <w:p w:rsidR="009C7910" w:rsidRDefault="009C7910" w:rsidP="009C7910">
      <w:pPr>
        <w:pStyle w:val="Heading3"/>
      </w:pPr>
      <w:r>
        <w:t>S</w:t>
      </w:r>
      <w:r w:rsidR="005C1400">
        <w:t>c</w:t>
      </w:r>
      <w:r>
        <w:t xml:space="preserve">om: </w:t>
      </w:r>
      <w:r w:rsidRPr="009C7910">
        <w:t>ActivePull_S</w:t>
      </w:r>
      <w:r w:rsidR="005C1400" w:rsidRPr="009C7910">
        <w:t>c</w:t>
      </w:r>
      <w:r w:rsidRPr="009C7910">
        <w:t>om_ReadParam</w:t>
      </w:r>
    </w:p>
    <w:p w:rsidR="009C7910" w:rsidRDefault="009C7910" w:rsidP="001D5FFA"/>
    <w:p w:rsidR="009C7910" w:rsidRDefault="009C7910" w:rsidP="009C7910">
      <w:pPr>
        <w:pStyle w:val="Heading4"/>
      </w:pPr>
      <w:r>
        <w:lastRenderedPageBreak/>
        <w:t>Program Flow Start</w:t>
      </w:r>
    </w:p>
    <w:p w:rsidR="009C7910" w:rsidRDefault="009C7910" w:rsidP="009C7910">
      <w:r>
        <w:t>N/A</w:t>
      </w:r>
    </w:p>
    <w:p w:rsidR="009C7910" w:rsidRDefault="009C7910" w:rsidP="009C7910">
      <w:pPr>
        <w:pStyle w:val="Heading4"/>
      </w:pPr>
      <w:r>
        <w:t>Store Module Inputs to Local copies</w:t>
      </w:r>
    </w:p>
    <w:p w:rsidR="009C7910" w:rsidRDefault="009C7910" w:rsidP="009C7910">
      <w:r w:rsidRPr="001D5FFA">
        <w:t>None</w:t>
      </w:r>
    </w:p>
    <w:p w:rsidR="009C7910" w:rsidRDefault="009C7910" w:rsidP="009C7910">
      <w:pPr>
        <w:pStyle w:val="Heading4"/>
      </w:pPr>
      <w:r>
        <w:t>Read Data</w:t>
      </w:r>
    </w:p>
    <w:p w:rsidR="009C7910" w:rsidRPr="009C7910" w:rsidRDefault="009C7910" w:rsidP="009C7910"/>
    <w:p w:rsidR="009C7910" w:rsidRDefault="009C7910" w:rsidP="009C7910">
      <w:pPr>
        <w:spacing w:after="0"/>
      </w:pPr>
      <w:r>
        <w:t xml:space="preserve">*PullCompCmd_HwNm_f32 = </w:t>
      </w:r>
      <w:bookmarkStart w:id="28" w:name="OLE_LINK1"/>
      <w:bookmarkStart w:id="29" w:name="OLE_LINK2"/>
      <w:r>
        <w:t>PullCompCmd_HwNm_M_f32</w:t>
      </w:r>
      <w:bookmarkEnd w:id="28"/>
      <w:bookmarkEnd w:id="29"/>
    </w:p>
    <w:p w:rsidR="009C7910" w:rsidRDefault="009C7910" w:rsidP="009C7910">
      <w:pPr>
        <w:spacing w:after="0"/>
      </w:pPr>
      <w:r>
        <w:t xml:space="preserve">*STComp_HwNm_f32 = </w:t>
      </w:r>
      <w:bookmarkStart w:id="30" w:name="OLE_LINK3"/>
      <w:bookmarkStart w:id="31" w:name="OLE_LINK4"/>
      <w:r>
        <w:t>STComp_HwNm_M_f32</w:t>
      </w:r>
      <w:bookmarkEnd w:id="30"/>
      <w:bookmarkEnd w:id="31"/>
    </w:p>
    <w:p w:rsidR="009C7910" w:rsidRDefault="009C7910" w:rsidP="009C7910">
      <w:pPr>
        <w:spacing w:after="0"/>
      </w:pPr>
      <w:r>
        <w:t>*LTComp_HwNm_f32 = LTComp_HwNm_M_f32</w:t>
      </w:r>
    </w:p>
    <w:p w:rsidR="009C7910" w:rsidRDefault="009C7910" w:rsidP="009C7910">
      <w:pPr>
        <w:spacing w:after="0"/>
      </w:pPr>
      <w:r>
        <w:t xml:space="preserve">*EnableLearn_Cnt_lgc = </w:t>
      </w:r>
      <w:bookmarkStart w:id="32" w:name="OLE_LINK5"/>
      <w:bookmarkStart w:id="33" w:name="OLE_LINK6"/>
      <w:r>
        <w:t>EnableLearn_Cnt_M_lgc</w:t>
      </w:r>
      <w:bookmarkEnd w:id="32"/>
      <w:bookmarkEnd w:id="33"/>
    </w:p>
    <w:p w:rsidR="009C7910" w:rsidRDefault="009C7910" w:rsidP="009C7910">
      <w:pPr>
        <w:pStyle w:val="Heading4"/>
      </w:pPr>
      <w:r>
        <w:t>Store Local copy of outputs into Module Outputs</w:t>
      </w:r>
    </w:p>
    <w:p w:rsidR="009C7910" w:rsidRDefault="009C7910" w:rsidP="009C7910">
      <w:r>
        <w:t>None</w:t>
      </w:r>
    </w:p>
    <w:p w:rsidR="009C7910" w:rsidRDefault="009C7910" w:rsidP="009C7910">
      <w:pPr>
        <w:pStyle w:val="Heading4"/>
      </w:pPr>
      <w:r>
        <w:t>Program Flow End</w:t>
      </w:r>
    </w:p>
    <w:p w:rsidR="009C7910" w:rsidRDefault="009C7910" w:rsidP="009C7910">
      <w:r>
        <w:t>N/A</w:t>
      </w:r>
    </w:p>
    <w:p w:rsidR="00A30A62" w:rsidRDefault="00A30A62" w:rsidP="009C7910">
      <w:pPr>
        <w:spacing w:after="0"/>
      </w:pPr>
      <w:r>
        <w:br w:type="page"/>
      </w:r>
    </w:p>
    <w:p w:rsidR="00A0589D" w:rsidRDefault="00A0589D" w:rsidP="00A0589D">
      <w:pPr>
        <w:pStyle w:val="Heading2"/>
      </w:pPr>
      <w:r>
        <w:lastRenderedPageBreak/>
        <w:t>Transition Functions</w:t>
      </w:r>
    </w:p>
    <w:p w:rsidR="00A0589D" w:rsidRDefault="00A0589D" w:rsidP="00A0589D">
      <w:pPr>
        <w:pStyle w:val="Heading3"/>
      </w:pPr>
      <w:r>
        <w:t xml:space="preserve">Trns: </w:t>
      </w:r>
      <w:r w:rsidR="00D85213">
        <w:fldChar w:fldCharType="begin"/>
      </w:r>
      <w:r w:rsidR="00D85213">
        <w:instrText xml:space="preserve"> DOCPROPERTY "Module Name"  \* M</w:instrText>
      </w:r>
      <w:r w:rsidR="00D85213">
        <w:instrText xml:space="preserve">ERGEFORMAT </w:instrText>
      </w:r>
      <w:r w:rsidR="00D85213">
        <w:fldChar w:fldCharType="separate"/>
      </w:r>
      <w:r>
        <w:t>ActivePull</w:t>
      </w:r>
      <w:r w:rsidR="00D85213">
        <w:fldChar w:fldCharType="end"/>
      </w:r>
      <w:r>
        <w:t>_Trns1</w:t>
      </w:r>
    </w:p>
    <w:p w:rsidR="00A0589D" w:rsidRDefault="00A0589D" w:rsidP="00A0589D">
      <w:pPr>
        <w:pStyle w:val="Heading4"/>
      </w:pPr>
      <w:r>
        <w:t>Design Rationale</w:t>
      </w:r>
    </w:p>
    <w:p w:rsidR="00A0589D" w:rsidRDefault="00A0589D" w:rsidP="00A0589D">
      <w:r>
        <w:t>This function is run when entering the OPERATE state.  The LTComp NvM block is set to write on shutdown</w:t>
      </w:r>
      <w:r w:rsidR="00656AFA">
        <w:t xml:space="preserve"> (as ActivePull_Per3 will be updating the NvM block)</w:t>
      </w:r>
      <w:r>
        <w:t>, and the timers associated with ActivePull_Per1 are initialized.</w:t>
      </w:r>
    </w:p>
    <w:p w:rsidR="00A0589D" w:rsidRDefault="00A0589D" w:rsidP="00A0589D">
      <w:pPr>
        <w:pStyle w:val="Heading4"/>
      </w:pPr>
      <w:r>
        <w:t>Program Flow Start</w:t>
      </w:r>
    </w:p>
    <w:p w:rsidR="00A0589D" w:rsidRDefault="00A0589D" w:rsidP="00A0589D">
      <w:r>
        <w:t>N/A</w:t>
      </w:r>
    </w:p>
    <w:p w:rsidR="00A0589D" w:rsidRDefault="00A0589D" w:rsidP="00A0589D">
      <w:pPr>
        <w:pStyle w:val="Heading4"/>
      </w:pPr>
      <w:r>
        <w:t>Store Module Inputs to Local copies</w:t>
      </w:r>
    </w:p>
    <w:p w:rsidR="00A0589D" w:rsidRPr="005D4169" w:rsidRDefault="005D4169" w:rsidP="00A0589D">
      <w:r w:rsidRPr="005D4169">
        <w:t>None</w:t>
      </w:r>
    </w:p>
    <w:p w:rsidR="00A0589D" w:rsidRDefault="00A0589D" w:rsidP="00A0589D">
      <w:pPr>
        <w:pStyle w:val="Heading4"/>
      </w:pPr>
      <w:r>
        <w:t xml:space="preserve"> </w:t>
      </w:r>
      <w:r w:rsidR="005D4169">
        <w:t>Initialization</w:t>
      </w:r>
    </w:p>
    <w:p w:rsidR="00716440" w:rsidRPr="00716440" w:rsidRDefault="00705E76" w:rsidP="00716440">
      <w:pPr>
        <w:jc w:val="center"/>
      </w:pPr>
      <w:r>
        <w:object w:dxaOrig="3295" w:dyaOrig="3295">
          <v:shape id="_x0000_i1043" type="#_x0000_t75" style="width:164.95pt;height:164.95pt" o:ole="">
            <v:imagedata r:id="rId48" o:title=""/>
          </v:shape>
          <o:OLEObject Type="Embed" ProgID="Visio.Drawing.11" ShapeID="_x0000_i1043" DrawAspect="Content" ObjectID="_1459168951" r:id="rId49"/>
        </w:object>
      </w:r>
    </w:p>
    <w:p w:rsidR="00A0589D" w:rsidRDefault="00A0589D" w:rsidP="00A0589D">
      <w:pPr>
        <w:jc w:val="center"/>
      </w:pPr>
    </w:p>
    <w:p w:rsidR="00A0589D" w:rsidRDefault="00A0589D" w:rsidP="00A0589D">
      <w:pPr>
        <w:pStyle w:val="Heading4"/>
      </w:pPr>
      <w:r>
        <w:t>Store Local copy of outputs into Module Outputs</w:t>
      </w:r>
    </w:p>
    <w:p w:rsidR="00A0589D" w:rsidRDefault="00A0589D" w:rsidP="00A0589D">
      <w:r>
        <w:t>None</w:t>
      </w:r>
    </w:p>
    <w:p w:rsidR="00A0589D" w:rsidRDefault="00A0589D" w:rsidP="00A0589D">
      <w:pPr>
        <w:pStyle w:val="Heading4"/>
      </w:pPr>
      <w:r>
        <w:t>Program Flow End</w:t>
      </w:r>
    </w:p>
    <w:p w:rsidR="00A0589D" w:rsidRDefault="00A0589D" w:rsidP="00A0589D">
      <w:r>
        <w:t>N/A</w:t>
      </w:r>
    </w:p>
    <w:p w:rsidR="00A0589D" w:rsidRDefault="00A0589D"/>
    <w:bookmarkEnd w:id="18"/>
    <w:bookmarkEnd w:id="19"/>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5D4169">
      <w:r>
        <w:t>ActivePull_Per1 and Per2 are run at 2ms intervals, while Per3 is run at a 100ms interval.  However, while Per2 is run in all operation states, Per1 and Per3 are only run in the OPERATE state.  ActivePull_Trns1 is run upon entering the OPERATE state.</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5D4169" w:rsidP="00F957FA">
            <w:pPr>
              <w:spacing w:before="60"/>
              <w:rPr>
                <w:rFonts w:ascii="Arial" w:hAnsi="Arial" w:cs="Arial"/>
                <w:sz w:val="16"/>
                <w:szCs w:val="16"/>
              </w:rPr>
            </w:pPr>
            <w:bookmarkStart w:id="34" w:name="OLE_LINK23"/>
            <w:bookmarkStart w:id="35" w:name="OLE_LINK24"/>
            <w:bookmarkStart w:id="36" w:name="_Hlk320782540"/>
            <w:bookmarkStart w:id="37" w:name="_Hlk320782653"/>
            <w:r>
              <w:rPr>
                <w:rFonts w:ascii="Arial" w:hAnsi="Arial" w:cs="Arial"/>
                <w:sz w:val="16"/>
                <w:szCs w:val="16"/>
              </w:rPr>
              <w:t>ActivePull_Init1</w:t>
            </w:r>
            <w:bookmarkEnd w:id="34"/>
            <w:bookmarkEnd w:id="35"/>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5D4169" w:rsidP="00F957FA">
            <w:pPr>
              <w:spacing w:before="60"/>
              <w:rPr>
                <w:rFonts w:ascii="Arial" w:hAnsi="Arial" w:cs="Arial"/>
                <w:sz w:val="16"/>
                <w:szCs w:val="16"/>
              </w:rPr>
            </w:pPr>
            <w:r>
              <w:rPr>
                <w:rFonts w:ascii="Arial" w:hAnsi="Arial" w:cs="Arial"/>
                <w:sz w:val="16"/>
                <w:szCs w:val="16"/>
              </w:rPr>
              <w:t>On Event (once)</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5D4169" w:rsidP="00F957FA">
            <w:pPr>
              <w:spacing w:before="60"/>
              <w:rPr>
                <w:rFonts w:ascii="Arial" w:hAnsi="Arial" w:cs="Arial"/>
                <w:sz w:val="16"/>
                <w:szCs w:val="16"/>
              </w:rPr>
            </w:pPr>
            <w:r>
              <w:rPr>
                <w:rFonts w:ascii="Arial" w:hAnsi="Arial" w:cs="Arial"/>
                <w:sz w:val="16"/>
                <w:szCs w:val="16"/>
              </w:rPr>
              <w:t>On Entering WARMINIT</w:t>
            </w:r>
          </w:p>
        </w:tc>
      </w:tr>
      <w:bookmarkEnd w:id="36"/>
      <w:tr w:rsidR="005D4169" w:rsidRPr="00381542" w:rsidTr="00B54697">
        <w:tc>
          <w:tcPr>
            <w:tcW w:w="3168" w:type="dxa"/>
            <w:tcBorders>
              <w:top w:val="single" w:sz="6" w:space="0" w:color="auto"/>
              <w:left w:val="single" w:sz="6" w:space="0" w:color="auto"/>
              <w:bottom w:val="single" w:sz="6" w:space="0" w:color="auto"/>
              <w:right w:val="single" w:sz="6" w:space="0" w:color="auto"/>
            </w:tcBorders>
          </w:tcPr>
          <w:p w:rsidR="005D4169" w:rsidRDefault="005D4169" w:rsidP="00F957FA">
            <w:pPr>
              <w:spacing w:before="60"/>
              <w:rPr>
                <w:rFonts w:ascii="Arial" w:hAnsi="Arial" w:cs="Arial"/>
                <w:sz w:val="16"/>
                <w:szCs w:val="16"/>
              </w:rPr>
            </w:pPr>
            <w:r>
              <w:rPr>
                <w:rFonts w:ascii="Arial" w:hAnsi="Arial" w:cs="Arial"/>
                <w:sz w:val="16"/>
                <w:szCs w:val="16"/>
              </w:rPr>
              <w:t>ActivePull_Per1</w:t>
            </w:r>
          </w:p>
        </w:tc>
        <w:tc>
          <w:tcPr>
            <w:tcW w:w="207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OPERATE</w:t>
            </w:r>
          </w:p>
        </w:tc>
      </w:tr>
      <w:tr w:rsidR="005D4169" w:rsidRPr="00381542" w:rsidTr="00B54697">
        <w:tc>
          <w:tcPr>
            <w:tcW w:w="3168" w:type="dxa"/>
            <w:tcBorders>
              <w:top w:val="single" w:sz="6" w:space="0" w:color="auto"/>
              <w:left w:val="single" w:sz="6" w:space="0" w:color="auto"/>
              <w:bottom w:val="single" w:sz="6" w:space="0" w:color="auto"/>
              <w:right w:val="single" w:sz="6" w:space="0" w:color="auto"/>
            </w:tcBorders>
          </w:tcPr>
          <w:p w:rsidR="005D4169" w:rsidRDefault="005D4169" w:rsidP="00F957FA">
            <w:pPr>
              <w:spacing w:before="60"/>
              <w:rPr>
                <w:rFonts w:ascii="Arial" w:hAnsi="Arial" w:cs="Arial"/>
                <w:sz w:val="16"/>
                <w:szCs w:val="16"/>
              </w:rPr>
            </w:pPr>
            <w:r>
              <w:rPr>
                <w:rFonts w:ascii="Arial" w:hAnsi="Arial" w:cs="Arial"/>
                <w:sz w:val="16"/>
                <w:szCs w:val="16"/>
              </w:rPr>
              <w:t>ActivePull_Per2</w:t>
            </w:r>
          </w:p>
        </w:tc>
        <w:tc>
          <w:tcPr>
            <w:tcW w:w="207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All</w:t>
            </w:r>
          </w:p>
        </w:tc>
      </w:tr>
      <w:tr w:rsidR="005D4169" w:rsidRPr="00381542" w:rsidTr="00B54697">
        <w:tc>
          <w:tcPr>
            <w:tcW w:w="3168" w:type="dxa"/>
            <w:tcBorders>
              <w:top w:val="single" w:sz="6" w:space="0" w:color="auto"/>
              <w:left w:val="single" w:sz="6" w:space="0" w:color="auto"/>
              <w:bottom w:val="single" w:sz="6" w:space="0" w:color="auto"/>
              <w:right w:val="single" w:sz="6" w:space="0" w:color="auto"/>
            </w:tcBorders>
          </w:tcPr>
          <w:p w:rsidR="005D4169" w:rsidRDefault="005D4169" w:rsidP="00F957FA">
            <w:pPr>
              <w:spacing w:before="60"/>
              <w:rPr>
                <w:rFonts w:ascii="Arial" w:hAnsi="Arial" w:cs="Arial"/>
                <w:sz w:val="16"/>
                <w:szCs w:val="16"/>
              </w:rPr>
            </w:pPr>
            <w:r>
              <w:rPr>
                <w:rFonts w:ascii="Arial" w:hAnsi="Arial" w:cs="Arial"/>
                <w:sz w:val="16"/>
                <w:szCs w:val="16"/>
              </w:rPr>
              <w:t>ActivePull_Per3</w:t>
            </w:r>
          </w:p>
        </w:tc>
        <w:tc>
          <w:tcPr>
            <w:tcW w:w="207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100 ms</w:t>
            </w:r>
          </w:p>
        </w:tc>
        <w:tc>
          <w:tcPr>
            <w:tcW w:w="369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OPERATE</w:t>
            </w:r>
          </w:p>
        </w:tc>
      </w:tr>
      <w:tr w:rsidR="005D4169" w:rsidRPr="00381542" w:rsidTr="00B54697">
        <w:tc>
          <w:tcPr>
            <w:tcW w:w="3168" w:type="dxa"/>
            <w:tcBorders>
              <w:top w:val="single" w:sz="6" w:space="0" w:color="auto"/>
              <w:left w:val="single" w:sz="6" w:space="0" w:color="auto"/>
              <w:bottom w:val="single" w:sz="6" w:space="0" w:color="auto"/>
              <w:right w:val="single" w:sz="6" w:space="0" w:color="auto"/>
            </w:tcBorders>
          </w:tcPr>
          <w:p w:rsidR="005D4169" w:rsidRDefault="005D4169" w:rsidP="00F957FA">
            <w:pPr>
              <w:spacing w:before="60"/>
              <w:rPr>
                <w:rFonts w:ascii="Arial" w:hAnsi="Arial" w:cs="Arial"/>
                <w:sz w:val="16"/>
                <w:szCs w:val="16"/>
              </w:rPr>
            </w:pPr>
            <w:r>
              <w:rPr>
                <w:rFonts w:ascii="Arial" w:hAnsi="Arial" w:cs="Arial"/>
                <w:sz w:val="16"/>
                <w:szCs w:val="16"/>
              </w:rPr>
              <w:t>ActivePull_Trns1</w:t>
            </w:r>
          </w:p>
        </w:tc>
        <w:tc>
          <w:tcPr>
            <w:tcW w:w="2070" w:type="dxa"/>
            <w:tcBorders>
              <w:top w:val="single" w:sz="6" w:space="0" w:color="auto"/>
              <w:left w:val="single" w:sz="6" w:space="0" w:color="auto"/>
              <w:bottom w:val="single" w:sz="6" w:space="0" w:color="auto"/>
              <w:right w:val="single" w:sz="6" w:space="0" w:color="auto"/>
            </w:tcBorders>
          </w:tcPr>
          <w:p w:rsidR="005D4169" w:rsidRPr="00381542" w:rsidRDefault="005D4169" w:rsidP="008D67E0">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5D4169" w:rsidRPr="00381542" w:rsidRDefault="005D4169" w:rsidP="005D4169">
            <w:pPr>
              <w:spacing w:before="60"/>
              <w:rPr>
                <w:rFonts w:ascii="Arial" w:hAnsi="Arial" w:cs="Arial"/>
                <w:sz w:val="16"/>
                <w:szCs w:val="16"/>
              </w:rPr>
            </w:pPr>
            <w:r>
              <w:rPr>
                <w:rFonts w:ascii="Arial" w:hAnsi="Arial" w:cs="Arial"/>
                <w:sz w:val="16"/>
                <w:szCs w:val="16"/>
              </w:rPr>
              <w:t>On Entering OPERATE</w:t>
            </w:r>
          </w:p>
        </w:tc>
      </w:tr>
      <w:bookmarkEnd w:id="37"/>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5D4169" w:rsidP="00F957FA">
            <w:pPr>
              <w:spacing w:before="60"/>
              <w:rPr>
                <w:rFonts w:ascii="Arial" w:hAnsi="Arial" w:cs="Arial"/>
                <w:sz w:val="16"/>
              </w:rPr>
            </w:pPr>
            <w:bookmarkStart w:id="38" w:name="_Hlk320782661"/>
            <w:r w:rsidRPr="005D4169">
              <w:rPr>
                <w:rFonts w:ascii="Arial" w:hAnsi="Arial" w:cs="Arial"/>
                <w:sz w:val="16"/>
                <w:szCs w:val="16"/>
              </w:rPr>
              <w:t>ActivePull_S</w:t>
            </w:r>
            <w:r w:rsidR="005C1400" w:rsidRPr="005D4169">
              <w:rPr>
                <w:rFonts w:ascii="Arial" w:hAnsi="Arial" w:cs="Arial"/>
                <w:sz w:val="16"/>
                <w:szCs w:val="16"/>
              </w:rPr>
              <w:t>c</w:t>
            </w:r>
            <w:r w:rsidRPr="005D4169">
              <w:rPr>
                <w:rFonts w:ascii="Arial" w:hAnsi="Arial" w:cs="Arial"/>
                <w:sz w:val="16"/>
                <w:szCs w:val="16"/>
              </w:rPr>
              <w:t>om_Reset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r w:rsidR="00656AFA" w:rsidTr="00F957FA">
        <w:tc>
          <w:tcPr>
            <w:tcW w:w="3618" w:type="dxa"/>
            <w:tcBorders>
              <w:top w:val="single" w:sz="6" w:space="0" w:color="auto"/>
              <w:left w:val="single" w:sz="6" w:space="0" w:color="auto"/>
              <w:bottom w:val="single" w:sz="6" w:space="0" w:color="auto"/>
              <w:right w:val="single" w:sz="6" w:space="0" w:color="auto"/>
            </w:tcBorders>
          </w:tcPr>
          <w:p w:rsidR="00656AFA" w:rsidRPr="005D4169" w:rsidRDefault="00656AFA" w:rsidP="00F957FA">
            <w:pPr>
              <w:spacing w:before="60"/>
              <w:rPr>
                <w:rFonts w:ascii="Arial" w:hAnsi="Arial" w:cs="Arial"/>
                <w:sz w:val="16"/>
                <w:szCs w:val="16"/>
              </w:rPr>
            </w:pPr>
            <w:r w:rsidRPr="00656AFA">
              <w:rPr>
                <w:rFonts w:ascii="Arial" w:hAnsi="Arial" w:cs="Arial"/>
                <w:sz w:val="16"/>
                <w:szCs w:val="16"/>
              </w:rPr>
              <w:t>ActivePull_S</w:t>
            </w:r>
            <w:r w:rsidR="005C1400" w:rsidRPr="00656AFA">
              <w:rPr>
                <w:rFonts w:ascii="Arial" w:hAnsi="Arial" w:cs="Arial"/>
                <w:sz w:val="16"/>
                <w:szCs w:val="16"/>
              </w:rPr>
              <w:t>c</w:t>
            </w:r>
            <w:r w:rsidRPr="00656AFA">
              <w:rPr>
                <w:rFonts w:ascii="Arial" w:hAnsi="Arial" w:cs="Arial"/>
                <w:sz w:val="16"/>
                <w:szCs w:val="16"/>
              </w:rPr>
              <w:t>om_SetLTComp</w:t>
            </w:r>
          </w:p>
        </w:tc>
        <w:tc>
          <w:tcPr>
            <w:tcW w:w="5310" w:type="dxa"/>
            <w:tcBorders>
              <w:top w:val="single" w:sz="6" w:space="0" w:color="auto"/>
              <w:left w:val="single" w:sz="6" w:space="0" w:color="auto"/>
              <w:bottom w:val="single" w:sz="6" w:space="0" w:color="auto"/>
              <w:right w:val="single" w:sz="6" w:space="0" w:color="auto"/>
            </w:tcBorders>
          </w:tcPr>
          <w:p w:rsidR="00656AFA" w:rsidRDefault="00656AFA" w:rsidP="00F957FA">
            <w:pPr>
              <w:spacing w:before="60"/>
              <w:rPr>
                <w:rFonts w:ascii="Arial" w:hAnsi="Arial" w:cs="Arial"/>
                <w:sz w:val="16"/>
              </w:rPr>
            </w:pPr>
          </w:p>
        </w:tc>
      </w:tr>
      <w:tr w:rsidR="00656AFA" w:rsidTr="00F957FA">
        <w:tc>
          <w:tcPr>
            <w:tcW w:w="3618" w:type="dxa"/>
            <w:tcBorders>
              <w:top w:val="single" w:sz="6" w:space="0" w:color="auto"/>
              <w:left w:val="single" w:sz="6" w:space="0" w:color="auto"/>
              <w:bottom w:val="single" w:sz="6" w:space="0" w:color="auto"/>
              <w:right w:val="single" w:sz="6" w:space="0" w:color="auto"/>
            </w:tcBorders>
          </w:tcPr>
          <w:p w:rsidR="00656AFA" w:rsidRPr="005D4169" w:rsidRDefault="00656AFA" w:rsidP="00F957FA">
            <w:pPr>
              <w:spacing w:before="60"/>
              <w:rPr>
                <w:rFonts w:ascii="Arial" w:hAnsi="Arial" w:cs="Arial"/>
                <w:sz w:val="16"/>
                <w:szCs w:val="16"/>
              </w:rPr>
            </w:pPr>
            <w:r w:rsidRPr="00656AFA">
              <w:rPr>
                <w:rFonts w:ascii="Arial" w:hAnsi="Arial" w:cs="Arial"/>
                <w:sz w:val="16"/>
                <w:szCs w:val="16"/>
              </w:rPr>
              <w:t>ActivePull_S</w:t>
            </w:r>
            <w:r w:rsidR="005C1400" w:rsidRPr="00656AFA">
              <w:rPr>
                <w:rFonts w:ascii="Arial" w:hAnsi="Arial" w:cs="Arial"/>
                <w:sz w:val="16"/>
                <w:szCs w:val="16"/>
              </w:rPr>
              <w:t>c</w:t>
            </w:r>
            <w:r w:rsidRPr="00656AFA">
              <w:rPr>
                <w:rFonts w:ascii="Arial" w:hAnsi="Arial" w:cs="Arial"/>
                <w:sz w:val="16"/>
                <w:szCs w:val="16"/>
              </w:rPr>
              <w:t>om_SetSTComp</w:t>
            </w:r>
          </w:p>
        </w:tc>
        <w:tc>
          <w:tcPr>
            <w:tcW w:w="5310" w:type="dxa"/>
            <w:tcBorders>
              <w:top w:val="single" w:sz="6" w:space="0" w:color="auto"/>
              <w:left w:val="single" w:sz="6" w:space="0" w:color="auto"/>
              <w:bottom w:val="single" w:sz="6" w:space="0" w:color="auto"/>
              <w:right w:val="single" w:sz="6" w:space="0" w:color="auto"/>
            </w:tcBorders>
          </w:tcPr>
          <w:p w:rsidR="00656AFA" w:rsidRDefault="00656AFA" w:rsidP="00F957FA">
            <w:pPr>
              <w:spacing w:before="60"/>
              <w:rPr>
                <w:rFonts w:ascii="Arial" w:hAnsi="Arial" w:cs="Arial"/>
                <w:sz w:val="16"/>
              </w:rPr>
            </w:pPr>
          </w:p>
        </w:tc>
      </w:tr>
      <w:tr w:rsidR="00D774B3" w:rsidTr="00F957FA">
        <w:tc>
          <w:tcPr>
            <w:tcW w:w="3618" w:type="dxa"/>
            <w:tcBorders>
              <w:top w:val="single" w:sz="6" w:space="0" w:color="auto"/>
              <w:left w:val="single" w:sz="6" w:space="0" w:color="auto"/>
              <w:bottom w:val="single" w:sz="6" w:space="0" w:color="auto"/>
              <w:right w:val="single" w:sz="6" w:space="0" w:color="auto"/>
            </w:tcBorders>
          </w:tcPr>
          <w:p w:rsidR="00D774B3" w:rsidRPr="00656AFA" w:rsidRDefault="00D774B3" w:rsidP="00F957FA">
            <w:pPr>
              <w:spacing w:before="60"/>
              <w:rPr>
                <w:rFonts w:ascii="Arial" w:hAnsi="Arial" w:cs="Arial"/>
                <w:sz w:val="16"/>
                <w:szCs w:val="16"/>
              </w:rPr>
            </w:pPr>
            <w:r w:rsidRPr="00D774B3">
              <w:rPr>
                <w:rFonts w:ascii="Arial" w:hAnsi="Arial" w:cs="Arial"/>
                <w:sz w:val="16"/>
                <w:szCs w:val="16"/>
              </w:rPr>
              <w:t>ActivePull_S</w:t>
            </w:r>
            <w:r w:rsidR="005C1400" w:rsidRPr="00D774B3">
              <w:rPr>
                <w:rFonts w:ascii="Arial" w:hAnsi="Arial" w:cs="Arial"/>
                <w:sz w:val="16"/>
                <w:szCs w:val="16"/>
              </w:rPr>
              <w:t>c</w:t>
            </w:r>
            <w:r w:rsidRPr="00D774B3">
              <w:rPr>
                <w:rFonts w:ascii="Arial" w:hAnsi="Arial" w:cs="Arial"/>
                <w:sz w:val="16"/>
                <w:szCs w:val="16"/>
              </w:rPr>
              <w:t>om_ReadParam</w:t>
            </w:r>
          </w:p>
        </w:tc>
        <w:tc>
          <w:tcPr>
            <w:tcW w:w="5310" w:type="dxa"/>
            <w:tcBorders>
              <w:top w:val="single" w:sz="6" w:space="0" w:color="auto"/>
              <w:left w:val="single" w:sz="6" w:space="0" w:color="auto"/>
              <w:bottom w:val="single" w:sz="6" w:space="0" w:color="auto"/>
              <w:right w:val="single" w:sz="6" w:space="0" w:color="auto"/>
            </w:tcBorders>
          </w:tcPr>
          <w:p w:rsidR="00D774B3" w:rsidRDefault="00D774B3" w:rsidP="00F957FA">
            <w:pPr>
              <w:spacing w:before="60"/>
              <w:rPr>
                <w:rFonts w:ascii="Arial" w:hAnsi="Arial" w:cs="Arial"/>
                <w:sz w:val="16"/>
              </w:rPr>
            </w:pPr>
          </w:p>
        </w:tc>
      </w:tr>
      <w:bookmarkEnd w:id="38"/>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Pr="00381542" w:rsidRDefault="005D4169" w:rsidP="008D67E0">
            <w:pPr>
              <w:spacing w:before="60"/>
              <w:rPr>
                <w:rFonts w:ascii="Arial" w:hAnsi="Arial" w:cs="Arial"/>
                <w:sz w:val="16"/>
                <w:szCs w:val="16"/>
              </w:rPr>
            </w:pPr>
            <w:r>
              <w:rPr>
                <w:rFonts w:ascii="Arial" w:hAnsi="Arial" w:cs="Arial"/>
                <w:sz w:val="16"/>
                <w:szCs w:val="16"/>
              </w:rPr>
              <w:t>ActivePull_Init1</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szCs w:val="16"/>
              </w:rPr>
            </w:pPr>
            <w:r>
              <w:rPr>
                <w:rFonts w:ascii="Arial" w:hAnsi="Arial" w:cs="Arial"/>
                <w:sz w:val="16"/>
                <w:szCs w:val="16"/>
              </w:rPr>
              <w:t>ActivePull_Per1</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szCs w:val="16"/>
              </w:rPr>
            </w:pPr>
            <w:r>
              <w:rPr>
                <w:rFonts w:ascii="Arial" w:hAnsi="Arial" w:cs="Arial"/>
                <w:sz w:val="16"/>
                <w:szCs w:val="16"/>
              </w:rPr>
              <w:t>ActivePull_Per2</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szCs w:val="16"/>
              </w:rPr>
            </w:pPr>
            <w:r>
              <w:rPr>
                <w:rFonts w:ascii="Arial" w:hAnsi="Arial" w:cs="Arial"/>
                <w:sz w:val="16"/>
                <w:szCs w:val="16"/>
              </w:rPr>
              <w:t>ActivePull_Per3</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szCs w:val="16"/>
              </w:rPr>
            </w:pPr>
            <w:r>
              <w:rPr>
                <w:rFonts w:ascii="Arial" w:hAnsi="Arial" w:cs="Arial"/>
                <w:sz w:val="16"/>
                <w:szCs w:val="16"/>
              </w:rPr>
              <w:t>ActivePull_Trns1</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rPr>
            </w:pPr>
            <w:bookmarkStart w:id="39" w:name="_Hlk320796593"/>
            <w:r w:rsidRPr="005D4169">
              <w:rPr>
                <w:rFonts w:ascii="Arial" w:hAnsi="Arial" w:cs="Arial"/>
                <w:sz w:val="16"/>
                <w:szCs w:val="16"/>
              </w:rPr>
              <w:t>ActivePull_S</w:t>
            </w:r>
            <w:r w:rsidR="005C1400" w:rsidRPr="005D4169">
              <w:rPr>
                <w:rFonts w:ascii="Arial" w:hAnsi="Arial" w:cs="Arial"/>
                <w:sz w:val="16"/>
                <w:szCs w:val="16"/>
              </w:rPr>
              <w:t>c</w:t>
            </w:r>
            <w:r w:rsidRPr="005D4169">
              <w:rPr>
                <w:rFonts w:ascii="Arial" w:hAnsi="Arial" w:cs="Arial"/>
                <w:sz w:val="16"/>
                <w:szCs w:val="16"/>
              </w:rPr>
              <w:t>om_Reset</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bookmarkEnd w:id="39"/>
      <w:tr w:rsidR="00656AFA" w:rsidTr="00BF364D">
        <w:tc>
          <w:tcPr>
            <w:tcW w:w="4464" w:type="dxa"/>
            <w:tcBorders>
              <w:top w:val="single" w:sz="6" w:space="0" w:color="auto"/>
              <w:left w:val="single" w:sz="6" w:space="0" w:color="auto"/>
              <w:bottom w:val="single" w:sz="6" w:space="0" w:color="auto"/>
              <w:right w:val="single" w:sz="6" w:space="0" w:color="auto"/>
            </w:tcBorders>
          </w:tcPr>
          <w:p w:rsidR="00656AFA" w:rsidRPr="005D4169" w:rsidRDefault="00656AFA" w:rsidP="008D67E0">
            <w:pPr>
              <w:spacing w:before="60"/>
              <w:rPr>
                <w:rFonts w:ascii="Arial" w:hAnsi="Arial" w:cs="Arial"/>
                <w:sz w:val="16"/>
                <w:szCs w:val="16"/>
              </w:rPr>
            </w:pPr>
            <w:r w:rsidRPr="00656AFA">
              <w:rPr>
                <w:rFonts w:ascii="Arial" w:hAnsi="Arial" w:cs="Arial"/>
                <w:sz w:val="16"/>
                <w:szCs w:val="16"/>
              </w:rPr>
              <w:t>ActivePull_S</w:t>
            </w:r>
            <w:r w:rsidR="005C1400" w:rsidRPr="00656AFA">
              <w:rPr>
                <w:rFonts w:ascii="Arial" w:hAnsi="Arial" w:cs="Arial"/>
                <w:sz w:val="16"/>
                <w:szCs w:val="16"/>
              </w:rPr>
              <w:t>c</w:t>
            </w:r>
            <w:r w:rsidRPr="00656AFA">
              <w:rPr>
                <w:rFonts w:ascii="Arial" w:hAnsi="Arial" w:cs="Arial"/>
                <w:sz w:val="16"/>
                <w:szCs w:val="16"/>
              </w:rPr>
              <w:t>om_SetLTComp</w:t>
            </w:r>
          </w:p>
        </w:tc>
        <w:tc>
          <w:tcPr>
            <w:tcW w:w="4464" w:type="dxa"/>
            <w:tcBorders>
              <w:top w:val="single" w:sz="6" w:space="0" w:color="auto"/>
              <w:left w:val="single" w:sz="6" w:space="0" w:color="auto"/>
              <w:bottom w:val="single" w:sz="6" w:space="0" w:color="auto"/>
              <w:right w:val="single" w:sz="6" w:space="0" w:color="auto"/>
            </w:tcBorders>
          </w:tcPr>
          <w:p w:rsidR="00656AFA" w:rsidRDefault="00656AFA" w:rsidP="008D67E0">
            <w:pPr>
              <w:spacing w:before="60"/>
              <w:rPr>
                <w:rFonts w:ascii="Arial" w:hAnsi="Arial" w:cs="Arial"/>
                <w:sz w:val="16"/>
              </w:rPr>
            </w:pPr>
            <w:r w:rsidRPr="005D4169">
              <w:rPr>
                <w:rFonts w:ascii="Arial" w:hAnsi="Arial" w:cs="Arial"/>
                <w:sz w:val="16"/>
              </w:rPr>
              <w:t>RTE_START_SEC_AP_ACTIVEPULL_APPL_CODE</w:t>
            </w:r>
          </w:p>
        </w:tc>
      </w:tr>
      <w:tr w:rsidR="00656AFA" w:rsidTr="00BF364D">
        <w:tc>
          <w:tcPr>
            <w:tcW w:w="4464" w:type="dxa"/>
            <w:tcBorders>
              <w:top w:val="single" w:sz="6" w:space="0" w:color="auto"/>
              <w:left w:val="single" w:sz="6" w:space="0" w:color="auto"/>
              <w:bottom w:val="single" w:sz="6" w:space="0" w:color="auto"/>
              <w:right w:val="single" w:sz="6" w:space="0" w:color="auto"/>
            </w:tcBorders>
          </w:tcPr>
          <w:p w:rsidR="00656AFA" w:rsidRPr="005D4169" w:rsidRDefault="00656AFA" w:rsidP="008D67E0">
            <w:pPr>
              <w:spacing w:before="60"/>
              <w:rPr>
                <w:rFonts w:ascii="Arial" w:hAnsi="Arial" w:cs="Arial"/>
                <w:sz w:val="16"/>
                <w:szCs w:val="16"/>
              </w:rPr>
            </w:pPr>
            <w:r w:rsidRPr="00656AFA">
              <w:rPr>
                <w:rFonts w:ascii="Arial" w:hAnsi="Arial" w:cs="Arial"/>
                <w:sz w:val="16"/>
                <w:szCs w:val="16"/>
              </w:rPr>
              <w:t>ActivePull_S</w:t>
            </w:r>
            <w:r w:rsidR="005C1400" w:rsidRPr="00656AFA">
              <w:rPr>
                <w:rFonts w:ascii="Arial" w:hAnsi="Arial" w:cs="Arial"/>
                <w:sz w:val="16"/>
                <w:szCs w:val="16"/>
              </w:rPr>
              <w:t>c</w:t>
            </w:r>
            <w:r w:rsidRPr="00656AFA">
              <w:rPr>
                <w:rFonts w:ascii="Arial" w:hAnsi="Arial" w:cs="Arial"/>
                <w:sz w:val="16"/>
                <w:szCs w:val="16"/>
              </w:rPr>
              <w:t>om_SetSTComp</w:t>
            </w:r>
          </w:p>
        </w:tc>
        <w:tc>
          <w:tcPr>
            <w:tcW w:w="4464" w:type="dxa"/>
            <w:tcBorders>
              <w:top w:val="single" w:sz="6" w:space="0" w:color="auto"/>
              <w:left w:val="single" w:sz="6" w:space="0" w:color="auto"/>
              <w:bottom w:val="single" w:sz="6" w:space="0" w:color="auto"/>
              <w:right w:val="single" w:sz="6" w:space="0" w:color="auto"/>
            </w:tcBorders>
          </w:tcPr>
          <w:p w:rsidR="00656AFA" w:rsidRDefault="00656AFA" w:rsidP="008D67E0">
            <w:pPr>
              <w:spacing w:before="60"/>
              <w:rPr>
                <w:rFonts w:ascii="Arial" w:hAnsi="Arial" w:cs="Arial"/>
                <w:sz w:val="16"/>
              </w:rPr>
            </w:pPr>
            <w:r w:rsidRPr="005D4169">
              <w:rPr>
                <w:rFonts w:ascii="Arial" w:hAnsi="Arial" w:cs="Arial"/>
                <w:sz w:val="16"/>
              </w:rPr>
              <w:t>RTE_START_SEC_AP_ACTIVEPULL_APPL_CODE</w:t>
            </w:r>
          </w:p>
        </w:tc>
      </w:tr>
      <w:tr w:rsidR="00D774B3" w:rsidTr="00BF364D">
        <w:tc>
          <w:tcPr>
            <w:tcW w:w="4464" w:type="dxa"/>
            <w:tcBorders>
              <w:top w:val="single" w:sz="6" w:space="0" w:color="auto"/>
              <w:left w:val="single" w:sz="6" w:space="0" w:color="auto"/>
              <w:bottom w:val="single" w:sz="6" w:space="0" w:color="auto"/>
              <w:right w:val="single" w:sz="6" w:space="0" w:color="auto"/>
            </w:tcBorders>
          </w:tcPr>
          <w:p w:rsidR="00D774B3" w:rsidRPr="00656AFA" w:rsidRDefault="00D774B3" w:rsidP="008D67E0">
            <w:pPr>
              <w:spacing w:before="60"/>
              <w:rPr>
                <w:rFonts w:ascii="Arial" w:hAnsi="Arial" w:cs="Arial"/>
                <w:sz w:val="16"/>
                <w:szCs w:val="16"/>
              </w:rPr>
            </w:pPr>
            <w:r w:rsidRPr="00D774B3">
              <w:rPr>
                <w:rFonts w:ascii="Arial" w:hAnsi="Arial" w:cs="Arial"/>
                <w:sz w:val="16"/>
                <w:szCs w:val="16"/>
              </w:rPr>
              <w:t>ActivePull_S</w:t>
            </w:r>
            <w:r w:rsidR="005C1400" w:rsidRPr="00D774B3">
              <w:rPr>
                <w:rFonts w:ascii="Arial" w:hAnsi="Arial" w:cs="Arial"/>
                <w:sz w:val="16"/>
                <w:szCs w:val="16"/>
              </w:rPr>
              <w:t>c</w:t>
            </w:r>
            <w:r w:rsidRPr="00D774B3">
              <w:rPr>
                <w:rFonts w:ascii="Arial" w:hAnsi="Arial" w:cs="Arial"/>
                <w:sz w:val="16"/>
                <w:szCs w:val="16"/>
              </w:rPr>
              <w:t>om_ReadParam</w:t>
            </w:r>
          </w:p>
        </w:tc>
        <w:tc>
          <w:tcPr>
            <w:tcW w:w="4464" w:type="dxa"/>
            <w:tcBorders>
              <w:top w:val="single" w:sz="6" w:space="0" w:color="auto"/>
              <w:left w:val="single" w:sz="6" w:space="0" w:color="auto"/>
              <w:bottom w:val="single" w:sz="6" w:space="0" w:color="auto"/>
              <w:right w:val="single" w:sz="6" w:space="0" w:color="auto"/>
            </w:tcBorders>
          </w:tcPr>
          <w:p w:rsidR="00D774B3" w:rsidRPr="005D4169" w:rsidRDefault="00D774B3" w:rsidP="008D67E0">
            <w:pPr>
              <w:spacing w:before="60"/>
              <w:rPr>
                <w:rFonts w:ascii="Arial" w:hAnsi="Arial" w:cs="Arial"/>
                <w:sz w:val="16"/>
              </w:rPr>
            </w:pPr>
            <w:r w:rsidRPr="005D4169">
              <w:rPr>
                <w:rFonts w:ascii="Arial" w:hAnsi="Arial" w:cs="Arial"/>
                <w:sz w:val="16"/>
              </w:rPr>
              <w:t>RTE_START_SEC_AP_ACTIVEPULL_APPL_CODE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A781C" w:rsidRDefault="005D4169">
      <w:pPr>
        <w:numPr>
          <w:ilvl w:val="0"/>
          <w:numId w:val="6"/>
        </w:numPr>
      </w:pPr>
      <w:r>
        <w:t>INLINE functions defined in “GlobalMacro.h”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120"/>
        <w:gridCol w:w="1170"/>
        <w:gridCol w:w="1105"/>
      </w:tblGrid>
      <w:tr w:rsidR="004A781C" w:rsidTr="005D4169">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12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17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rsidTr="005D4169">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5D4169">
            <w:pPr>
              <w:spacing w:before="60"/>
              <w:rPr>
                <w:rFonts w:ascii="Arial" w:hAnsi="Arial" w:cs="Arial"/>
                <w:sz w:val="16"/>
              </w:rPr>
            </w:pPr>
            <w:r>
              <w:rPr>
                <w:rFonts w:ascii="Arial" w:hAnsi="Arial" w:cs="Arial"/>
                <w:sz w:val="16"/>
              </w:rPr>
              <w:t>1.0</w:t>
            </w:r>
          </w:p>
        </w:tc>
        <w:tc>
          <w:tcPr>
            <w:tcW w:w="6120" w:type="dxa"/>
          </w:tcPr>
          <w:p w:rsidR="004A781C" w:rsidRDefault="005D4169">
            <w:pPr>
              <w:spacing w:before="60"/>
              <w:rPr>
                <w:rFonts w:ascii="Arial" w:hAnsi="Arial" w:cs="Arial"/>
                <w:sz w:val="16"/>
              </w:rPr>
            </w:pPr>
            <w:r>
              <w:rPr>
                <w:rFonts w:ascii="Arial" w:hAnsi="Arial" w:cs="Arial"/>
                <w:sz w:val="16"/>
              </w:rPr>
              <w:t>Initial MDD</w:t>
            </w:r>
          </w:p>
        </w:tc>
        <w:tc>
          <w:tcPr>
            <w:tcW w:w="1170" w:type="dxa"/>
          </w:tcPr>
          <w:p w:rsidR="004A781C" w:rsidRDefault="005D4169">
            <w:pPr>
              <w:spacing w:before="60"/>
              <w:rPr>
                <w:rFonts w:ascii="Arial" w:hAnsi="Arial" w:cs="Arial"/>
                <w:sz w:val="16"/>
              </w:rPr>
            </w:pPr>
            <w:r>
              <w:rPr>
                <w:rFonts w:ascii="Arial" w:hAnsi="Arial" w:cs="Arial"/>
                <w:sz w:val="16"/>
              </w:rPr>
              <w:t>01Aug11</w:t>
            </w:r>
          </w:p>
        </w:tc>
        <w:tc>
          <w:tcPr>
            <w:tcW w:w="1105" w:type="dxa"/>
          </w:tcPr>
          <w:p w:rsidR="004A781C" w:rsidRDefault="005D4169">
            <w:pPr>
              <w:spacing w:before="60"/>
              <w:rPr>
                <w:rFonts w:ascii="Arial" w:hAnsi="Arial" w:cs="Arial"/>
                <w:sz w:val="16"/>
              </w:rPr>
            </w:pPr>
            <w:r>
              <w:rPr>
                <w:rFonts w:ascii="Arial" w:hAnsi="Arial" w:cs="Arial"/>
                <w:sz w:val="16"/>
              </w:rPr>
              <w:t>LWW</w:t>
            </w:r>
          </w:p>
        </w:tc>
      </w:tr>
      <w:tr w:rsidR="005D4169" w:rsidTr="005D4169">
        <w:tc>
          <w:tcPr>
            <w:tcW w:w="616" w:type="dxa"/>
          </w:tcPr>
          <w:p w:rsidR="005D4169" w:rsidRDefault="005D4169">
            <w:pPr>
              <w:spacing w:before="60"/>
              <w:rPr>
                <w:rFonts w:ascii="Arial" w:hAnsi="Arial" w:cs="Arial"/>
                <w:sz w:val="16"/>
              </w:rPr>
            </w:pPr>
            <w:r>
              <w:rPr>
                <w:rFonts w:ascii="Arial" w:hAnsi="Arial" w:cs="Arial"/>
                <w:sz w:val="16"/>
              </w:rPr>
              <w:t>2</w:t>
            </w:r>
          </w:p>
        </w:tc>
        <w:tc>
          <w:tcPr>
            <w:tcW w:w="662" w:type="dxa"/>
          </w:tcPr>
          <w:p w:rsidR="005D4169" w:rsidRDefault="005D4169">
            <w:pPr>
              <w:spacing w:before="60"/>
              <w:rPr>
                <w:rFonts w:ascii="Arial" w:hAnsi="Arial" w:cs="Arial"/>
                <w:sz w:val="16"/>
              </w:rPr>
            </w:pPr>
            <w:r>
              <w:rPr>
                <w:rFonts w:ascii="Arial" w:hAnsi="Arial" w:cs="Arial"/>
                <w:sz w:val="16"/>
              </w:rPr>
              <w:t>2.0</w:t>
            </w:r>
          </w:p>
        </w:tc>
        <w:tc>
          <w:tcPr>
            <w:tcW w:w="6120" w:type="dxa"/>
          </w:tcPr>
          <w:p w:rsidR="005D4169" w:rsidRDefault="005D4169" w:rsidP="005D4169">
            <w:pPr>
              <w:spacing w:before="60"/>
              <w:rPr>
                <w:rFonts w:ascii="Arial" w:hAnsi="Arial" w:cs="Arial"/>
                <w:sz w:val="16"/>
              </w:rPr>
            </w:pPr>
            <w:r>
              <w:rPr>
                <w:rFonts w:ascii="Arial" w:hAnsi="Arial" w:cs="Arial"/>
                <w:sz w:val="16"/>
              </w:rPr>
              <w:t>Updated to SF-13 rev 001 (started from scratch)</w:t>
            </w:r>
          </w:p>
        </w:tc>
        <w:tc>
          <w:tcPr>
            <w:tcW w:w="1170" w:type="dxa"/>
          </w:tcPr>
          <w:p w:rsidR="005D4169" w:rsidRDefault="008D67E0">
            <w:pPr>
              <w:spacing w:before="60"/>
              <w:rPr>
                <w:rFonts w:ascii="Arial" w:hAnsi="Arial" w:cs="Arial"/>
                <w:sz w:val="16"/>
              </w:rPr>
            </w:pPr>
            <w:r>
              <w:rPr>
                <w:rFonts w:ascii="Arial" w:hAnsi="Arial" w:cs="Arial"/>
                <w:sz w:val="16"/>
              </w:rPr>
              <w:t>02-Apr-12</w:t>
            </w:r>
          </w:p>
        </w:tc>
        <w:tc>
          <w:tcPr>
            <w:tcW w:w="1105" w:type="dxa"/>
          </w:tcPr>
          <w:p w:rsidR="005D4169" w:rsidRDefault="005D4169">
            <w:pPr>
              <w:spacing w:before="60"/>
              <w:rPr>
                <w:rFonts w:ascii="Arial" w:hAnsi="Arial" w:cs="Arial"/>
                <w:sz w:val="16"/>
              </w:rPr>
            </w:pPr>
            <w:r>
              <w:rPr>
                <w:rFonts w:ascii="Arial" w:hAnsi="Arial" w:cs="Arial"/>
                <w:sz w:val="16"/>
              </w:rPr>
              <w:t>OT</w:t>
            </w:r>
          </w:p>
        </w:tc>
      </w:tr>
      <w:tr w:rsidR="008A6637" w:rsidTr="005D4169">
        <w:tc>
          <w:tcPr>
            <w:tcW w:w="616" w:type="dxa"/>
          </w:tcPr>
          <w:p w:rsidR="008A6637" w:rsidRDefault="008A6637">
            <w:pPr>
              <w:spacing w:before="60"/>
              <w:rPr>
                <w:rFonts w:ascii="Arial" w:hAnsi="Arial" w:cs="Arial"/>
                <w:sz w:val="16"/>
              </w:rPr>
            </w:pPr>
            <w:r>
              <w:rPr>
                <w:rFonts w:ascii="Arial" w:hAnsi="Arial" w:cs="Arial"/>
                <w:sz w:val="16"/>
              </w:rPr>
              <w:t>3</w:t>
            </w:r>
          </w:p>
        </w:tc>
        <w:tc>
          <w:tcPr>
            <w:tcW w:w="662" w:type="dxa"/>
          </w:tcPr>
          <w:p w:rsidR="008A6637" w:rsidRDefault="008A6637">
            <w:pPr>
              <w:spacing w:before="60"/>
              <w:rPr>
                <w:rFonts w:ascii="Arial" w:hAnsi="Arial" w:cs="Arial"/>
                <w:sz w:val="16"/>
              </w:rPr>
            </w:pPr>
            <w:r>
              <w:rPr>
                <w:rFonts w:ascii="Arial" w:hAnsi="Arial" w:cs="Arial"/>
                <w:sz w:val="16"/>
              </w:rPr>
              <w:t>3.0</w:t>
            </w:r>
          </w:p>
        </w:tc>
        <w:tc>
          <w:tcPr>
            <w:tcW w:w="6120" w:type="dxa"/>
          </w:tcPr>
          <w:p w:rsidR="008A6637" w:rsidRDefault="008A6637" w:rsidP="005D4169">
            <w:pPr>
              <w:spacing w:before="60"/>
              <w:rPr>
                <w:rFonts w:ascii="Arial" w:hAnsi="Arial" w:cs="Arial"/>
                <w:sz w:val="16"/>
              </w:rPr>
            </w:pPr>
            <w:r>
              <w:rPr>
                <w:rFonts w:ascii="Arial" w:hAnsi="Arial" w:cs="Arial"/>
                <w:sz w:val="16"/>
              </w:rPr>
              <w:t>Fixed buffered reads in Reset S</w:t>
            </w:r>
            <w:r w:rsidR="005C1400">
              <w:rPr>
                <w:rFonts w:ascii="Arial" w:hAnsi="Arial" w:cs="Arial"/>
                <w:sz w:val="16"/>
              </w:rPr>
              <w:t>c</w:t>
            </w:r>
            <w:r>
              <w:rPr>
                <w:rFonts w:ascii="Arial" w:hAnsi="Arial" w:cs="Arial"/>
                <w:sz w:val="16"/>
              </w:rPr>
              <w:t>om function (changed to direct reads)</w:t>
            </w:r>
          </w:p>
        </w:tc>
        <w:tc>
          <w:tcPr>
            <w:tcW w:w="1170" w:type="dxa"/>
          </w:tcPr>
          <w:p w:rsidR="008A6637" w:rsidRDefault="008A6637">
            <w:pPr>
              <w:spacing w:before="60"/>
              <w:rPr>
                <w:rFonts w:ascii="Arial" w:hAnsi="Arial" w:cs="Arial"/>
                <w:sz w:val="16"/>
              </w:rPr>
            </w:pPr>
            <w:r>
              <w:rPr>
                <w:rFonts w:ascii="Arial" w:hAnsi="Arial" w:cs="Arial"/>
                <w:sz w:val="16"/>
              </w:rPr>
              <w:t>18-Apr-12</w:t>
            </w:r>
          </w:p>
        </w:tc>
        <w:tc>
          <w:tcPr>
            <w:tcW w:w="1105" w:type="dxa"/>
          </w:tcPr>
          <w:p w:rsidR="008A6637" w:rsidRDefault="008A6637">
            <w:pPr>
              <w:spacing w:before="60"/>
              <w:rPr>
                <w:rFonts w:ascii="Arial" w:hAnsi="Arial" w:cs="Arial"/>
                <w:sz w:val="16"/>
              </w:rPr>
            </w:pPr>
            <w:r>
              <w:rPr>
                <w:rFonts w:ascii="Arial" w:hAnsi="Arial" w:cs="Arial"/>
                <w:sz w:val="16"/>
              </w:rPr>
              <w:t>OT</w:t>
            </w:r>
          </w:p>
        </w:tc>
      </w:tr>
      <w:tr w:rsidR="00CF00B6" w:rsidTr="005D4169">
        <w:tc>
          <w:tcPr>
            <w:tcW w:w="616" w:type="dxa"/>
          </w:tcPr>
          <w:p w:rsidR="00CF00B6" w:rsidRDefault="00CF00B6">
            <w:pPr>
              <w:spacing w:before="60"/>
              <w:rPr>
                <w:rFonts w:ascii="Arial" w:hAnsi="Arial" w:cs="Arial"/>
                <w:sz w:val="16"/>
              </w:rPr>
            </w:pPr>
            <w:r>
              <w:rPr>
                <w:rFonts w:ascii="Arial" w:hAnsi="Arial" w:cs="Arial"/>
                <w:sz w:val="16"/>
              </w:rPr>
              <w:t>4</w:t>
            </w:r>
          </w:p>
        </w:tc>
        <w:tc>
          <w:tcPr>
            <w:tcW w:w="662" w:type="dxa"/>
          </w:tcPr>
          <w:p w:rsidR="00CF00B6" w:rsidRDefault="00CF00B6">
            <w:pPr>
              <w:spacing w:before="60"/>
              <w:rPr>
                <w:rFonts w:ascii="Arial" w:hAnsi="Arial" w:cs="Arial"/>
                <w:sz w:val="16"/>
              </w:rPr>
            </w:pPr>
            <w:r>
              <w:rPr>
                <w:rFonts w:ascii="Arial" w:hAnsi="Arial" w:cs="Arial"/>
                <w:sz w:val="16"/>
              </w:rPr>
              <w:t>4.0</w:t>
            </w:r>
          </w:p>
        </w:tc>
        <w:tc>
          <w:tcPr>
            <w:tcW w:w="6120" w:type="dxa"/>
          </w:tcPr>
          <w:p w:rsidR="00CF00B6" w:rsidRDefault="00CF00B6" w:rsidP="005D4169">
            <w:pPr>
              <w:spacing w:before="60"/>
              <w:rPr>
                <w:rFonts w:ascii="Arial" w:hAnsi="Arial" w:cs="Arial"/>
                <w:sz w:val="16"/>
              </w:rPr>
            </w:pPr>
            <w:r w:rsidRPr="00CF00B6">
              <w:rPr>
                <w:rFonts w:ascii="Arial" w:hAnsi="Arial" w:cs="Arial"/>
                <w:sz w:val="16"/>
              </w:rPr>
              <w:t>Removed PIM from Scom and made LT learned variable to a typH</w:t>
            </w:r>
            <w:r>
              <w:rPr>
                <w:rFonts w:ascii="Arial" w:hAnsi="Arial" w:cs="Arial"/>
                <w:sz w:val="16"/>
              </w:rPr>
              <w:t xml:space="preserve">. </w:t>
            </w:r>
            <w:r w:rsidRPr="00CF00B6">
              <w:rPr>
                <w:rFonts w:ascii="Arial" w:hAnsi="Arial" w:cs="Arial"/>
                <w:sz w:val="16"/>
              </w:rPr>
              <w:t>Added support for FDAD Common manufacturing srvc DID</w:t>
            </w:r>
          </w:p>
        </w:tc>
        <w:tc>
          <w:tcPr>
            <w:tcW w:w="1170" w:type="dxa"/>
          </w:tcPr>
          <w:p w:rsidR="00CF00B6" w:rsidRDefault="00CF00B6">
            <w:pPr>
              <w:spacing w:before="60"/>
              <w:rPr>
                <w:rFonts w:ascii="Arial" w:hAnsi="Arial" w:cs="Arial"/>
                <w:sz w:val="16"/>
              </w:rPr>
            </w:pPr>
            <w:r>
              <w:rPr>
                <w:rFonts w:ascii="Arial" w:hAnsi="Arial" w:cs="Arial"/>
                <w:sz w:val="16"/>
              </w:rPr>
              <w:t>22-Apr-12</w:t>
            </w:r>
          </w:p>
        </w:tc>
        <w:tc>
          <w:tcPr>
            <w:tcW w:w="1105" w:type="dxa"/>
          </w:tcPr>
          <w:p w:rsidR="00CF00B6" w:rsidRDefault="00CF00B6">
            <w:pPr>
              <w:spacing w:before="60"/>
              <w:rPr>
                <w:rFonts w:ascii="Arial" w:hAnsi="Arial" w:cs="Arial"/>
                <w:sz w:val="16"/>
              </w:rPr>
            </w:pPr>
            <w:r>
              <w:rPr>
                <w:rFonts w:ascii="Arial" w:hAnsi="Arial" w:cs="Arial"/>
                <w:sz w:val="16"/>
              </w:rPr>
              <w:t>VK</w:t>
            </w:r>
          </w:p>
        </w:tc>
      </w:tr>
      <w:tr w:rsidR="00EC07C8" w:rsidTr="005D4169">
        <w:tc>
          <w:tcPr>
            <w:tcW w:w="616" w:type="dxa"/>
          </w:tcPr>
          <w:p w:rsidR="00EC07C8" w:rsidRDefault="00EC07C8">
            <w:pPr>
              <w:spacing w:before="60"/>
              <w:rPr>
                <w:rFonts w:ascii="Arial" w:hAnsi="Arial" w:cs="Arial"/>
                <w:sz w:val="16"/>
              </w:rPr>
            </w:pPr>
            <w:r>
              <w:rPr>
                <w:rFonts w:ascii="Arial" w:hAnsi="Arial" w:cs="Arial"/>
                <w:sz w:val="16"/>
              </w:rPr>
              <w:t>5</w:t>
            </w:r>
          </w:p>
        </w:tc>
        <w:tc>
          <w:tcPr>
            <w:tcW w:w="662" w:type="dxa"/>
          </w:tcPr>
          <w:p w:rsidR="00EC07C8" w:rsidRDefault="00EC07C8">
            <w:pPr>
              <w:spacing w:before="60"/>
              <w:rPr>
                <w:rFonts w:ascii="Arial" w:hAnsi="Arial" w:cs="Arial"/>
                <w:sz w:val="16"/>
              </w:rPr>
            </w:pPr>
            <w:r>
              <w:rPr>
                <w:rFonts w:ascii="Arial" w:hAnsi="Arial" w:cs="Arial"/>
                <w:sz w:val="16"/>
              </w:rPr>
              <w:t>5.0</w:t>
            </w:r>
          </w:p>
        </w:tc>
        <w:tc>
          <w:tcPr>
            <w:tcW w:w="6120" w:type="dxa"/>
          </w:tcPr>
          <w:p w:rsidR="00EC07C8" w:rsidRPr="00CF00B6" w:rsidRDefault="00EC07C8" w:rsidP="005D4169">
            <w:pPr>
              <w:spacing w:before="60"/>
              <w:rPr>
                <w:rFonts w:ascii="Arial" w:hAnsi="Arial" w:cs="Arial"/>
                <w:sz w:val="16"/>
              </w:rPr>
            </w:pPr>
            <w:r>
              <w:rPr>
                <w:rFonts w:ascii="Arial" w:hAnsi="Arial" w:cs="Arial"/>
                <w:sz w:val="16"/>
              </w:rPr>
              <w:t>Updates to meet SF-13 rev 002</w:t>
            </w:r>
          </w:p>
        </w:tc>
        <w:tc>
          <w:tcPr>
            <w:tcW w:w="1170" w:type="dxa"/>
          </w:tcPr>
          <w:p w:rsidR="00EC07C8" w:rsidRDefault="00EC07C8">
            <w:pPr>
              <w:spacing w:before="60"/>
              <w:rPr>
                <w:rFonts w:ascii="Arial" w:hAnsi="Arial" w:cs="Arial"/>
                <w:sz w:val="16"/>
              </w:rPr>
            </w:pPr>
            <w:r>
              <w:rPr>
                <w:rFonts w:ascii="Arial" w:hAnsi="Arial" w:cs="Arial"/>
                <w:sz w:val="16"/>
              </w:rPr>
              <w:t>26-June-12</w:t>
            </w:r>
          </w:p>
        </w:tc>
        <w:tc>
          <w:tcPr>
            <w:tcW w:w="1105" w:type="dxa"/>
          </w:tcPr>
          <w:p w:rsidR="00EC07C8" w:rsidRDefault="00EC07C8">
            <w:pPr>
              <w:spacing w:before="60"/>
              <w:rPr>
                <w:rFonts w:ascii="Arial" w:hAnsi="Arial" w:cs="Arial"/>
                <w:sz w:val="16"/>
              </w:rPr>
            </w:pPr>
            <w:r>
              <w:rPr>
                <w:rFonts w:ascii="Arial" w:hAnsi="Arial" w:cs="Arial"/>
                <w:sz w:val="16"/>
              </w:rPr>
              <w:t>VK</w:t>
            </w:r>
          </w:p>
        </w:tc>
      </w:tr>
      <w:tr w:rsidR="005C1400" w:rsidTr="005D4169">
        <w:tc>
          <w:tcPr>
            <w:tcW w:w="616" w:type="dxa"/>
          </w:tcPr>
          <w:p w:rsidR="005C1400" w:rsidRDefault="005C1400">
            <w:pPr>
              <w:spacing w:before="60"/>
              <w:rPr>
                <w:rFonts w:ascii="Arial" w:hAnsi="Arial" w:cs="Arial"/>
                <w:sz w:val="16"/>
              </w:rPr>
            </w:pPr>
            <w:r>
              <w:rPr>
                <w:rFonts w:ascii="Arial" w:hAnsi="Arial" w:cs="Arial"/>
                <w:sz w:val="16"/>
              </w:rPr>
              <w:t>6</w:t>
            </w:r>
          </w:p>
        </w:tc>
        <w:tc>
          <w:tcPr>
            <w:tcW w:w="662" w:type="dxa"/>
          </w:tcPr>
          <w:p w:rsidR="005C1400" w:rsidRDefault="005C1400">
            <w:pPr>
              <w:spacing w:before="60"/>
              <w:rPr>
                <w:rFonts w:ascii="Arial" w:hAnsi="Arial" w:cs="Arial"/>
                <w:sz w:val="16"/>
              </w:rPr>
            </w:pPr>
            <w:r>
              <w:rPr>
                <w:rFonts w:ascii="Arial" w:hAnsi="Arial" w:cs="Arial"/>
                <w:sz w:val="16"/>
              </w:rPr>
              <w:t>6.0</w:t>
            </w:r>
          </w:p>
        </w:tc>
        <w:tc>
          <w:tcPr>
            <w:tcW w:w="6120" w:type="dxa"/>
          </w:tcPr>
          <w:p w:rsidR="005C1400" w:rsidRDefault="005C1400" w:rsidP="005D4169">
            <w:pPr>
              <w:spacing w:before="60"/>
              <w:rPr>
                <w:rFonts w:ascii="Arial" w:hAnsi="Arial" w:cs="Arial"/>
                <w:sz w:val="16"/>
              </w:rPr>
            </w:pPr>
            <w:r>
              <w:rPr>
                <w:rFonts w:ascii="Arial" w:hAnsi="Arial" w:cs="Arial"/>
                <w:sz w:val="16"/>
              </w:rPr>
              <w:t xml:space="preserve">Corrected module internal </w:t>
            </w:r>
            <w:r w:rsidR="000C29A9">
              <w:rPr>
                <w:rFonts w:ascii="Arial" w:hAnsi="Arial" w:cs="Arial"/>
                <w:sz w:val="16"/>
              </w:rPr>
              <w:t xml:space="preserve">variable </w:t>
            </w:r>
            <w:r>
              <w:rPr>
                <w:rFonts w:ascii="Arial" w:hAnsi="Arial" w:cs="Arial"/>
                <w:sz w:val="16"/>
              </w:rPr>
              <w:t>ranges</w:t>
            </w:r>
          </w:p>
        </w:tc>
        <w:tc>
          <w:tcPr>
            <w:tcW w:w="1170" w:type="dxa"/>
          </w:tcPr>
          <w:p w:rsidR="005C1400" w:rsidRDefault="005C1400">
            <w:pPr>
              <w:spacing w:before="60"/>
              <w:rPr>
                <w:rFonts w:ascii="Arial" w:hAnsi="Arial" w:cs="Arial"/>
                <w:sz w:val="16"/>
              </w:rPr>
            </w:pPr>
            <w:r>
              <w:rPr>
                <w:rFonts w:ascii="Arial" w:hAnsi="Arial" w:cs="Arial"/>
                <w:sz w:val="16"/>
              </w:rPr>
              <w:t>29-June-12</w:t>
            </w:r>
          </w:p>
        </w:tc>
        <w:tc>
          <w:tcPr>
            <w:tcW w:w="1105" w:type="dxa"/>
          </w:tcPr>
          <w:p w:rsidR="005C1400" w:rsidRDefault="005C1400">
            <w:pPr>
              <w:spacing w:before="60"/>
              <w:rPr>
                <w:rFonts w:ascii="Arial" w:hAnsi="Arial" w:cs="Arial"/>
                <w:sz w:val="16"/>
              </w:rPr>
            </w:pPr>
            <w:r>
              <w:rPr>
                <w:rFonts w:ascii="Arial" w:hAnsi="Arial" w:cs="Arial"/>
                <w:sz w:val="16"/>
              </w:rPr>
              <w:t>VK</w:t>
            </w:r>
          </w:p>
        </w:tc>
      </w:tr>
      <w:tr w:rsidR="002239C0" w:rsidTr="005D4169">
        <w:tc>
          <w:tcPr>
            <w:tcW w:w="616" w:type="dxa"/>
          </w:tcPr>
          <w:p w:rsidR="002239C0" w:rsidRDefault="002239C0">
            <w:pPr>
              <w:spacing w:before="60"/>
              <w:rPr>
                <w:rFonts w:ascii="Arial" w:hAnsi="Arial" w:cs="Arial"/>
                <w:sz w:val="16"/>
              </w:rPr>
            </w:pPr>
            <w:r>
              <w:rPr>
                <w:rFonts w:ascii="Arial" w:hAnsi="Arial" w:cs="Arial"/>
                <w:sz w:val="16"/>
              </w:rPr>
              <w:t>7</w:t>
            </w:r>
          </w:p>
        </w:tc>
        <w:tc>
          <w:tcPr>
            <w:tcW w:w="662" w:type="dxa"/>
          </w:tcPr>
          <w:p w:rsidR="002239C0" w:rsidRDefault="002239C0">
            <w:pPr>
              <w:spacing w:before="60"/>
              <w:rPr>
                <w:rFonts w:ascii="Arial" w:hAnsi="Arial" w:cs="Arial"/>
                <w:sz w:val="16"/>
              </w:rPr>
            </w:pPr>
            <w:r>
              <w:rPr>
                <w:rFonts w:ascii="Arial" w:hAnsi="Arial" w:cs="Arial"/>
                <w:sz w:val="16"/>
              </w:rPr>
              <w:t>7.0</w:t>
            </w:r>
          </w:p>
        </w:tc>
        <w:tc>
          <w:tcPr>
            <w:tcW w:w="6120" w:type="dxa"/>
          </w:tcPr>
          <w:p w:rsidR="00C34AC2" w:rsidRDefault="00407553" w:rsidP="002239C0">
            <w:pPr>
              <w:spacing w:before="60"/>
              <w:rPr>
                <w:rFonts w:ascii="Arial" w:hAnsi="Arial" w:cs="Arial"/>
                <w:sz w:val="16"/>
              </w:rPr>
            </w:pPr>
            <w:r>
              <w:rPr>
                <w:rFonts w:ascii="Arial" w:hAnsi="Arial" w:cs="Arial"/>
                <w:sz w:val="16"/>
              </w:rPr>
              <w:t xml:space="preserve">1) </w:t>
            </w:r>
            <w:r w:rsidR="00C34AC2">
              <w:rPr>
                <w:rFonts w:ascii="Arial" w:hAnsi="Arial" w:cs="Arial"/>
                <w:sz w:val="16"/>
              </w:rPr>
              <w:t>Removed VehSpdRate global input and made necessary changes in Per1</w:t>
            </w:r>
          </w:p>
          <w:p w:rsidR="00407553" w:rsidRDefault="00C34AC2" w:rsidP="002239C0">
            <w:pPr>
              <w:spacing w:before="60"/>
              <w:rPr>
                <w:rFonts w:ascii="Arial" w:hAnsi="Arial" w:cs="Arial"/>
                <w:sz w:val="16"/>
              </w:rPr>
            </w:pPr>
            <w:r>
              <w:rPr>
                <w:rFonts w:ascii="Arial" w:hAnsi="Arial" w:cs="Arial"/>
                <w:sz w:val="16"/>
              </w:rPr>
              <w:t xml:space="preserve">2) </w:t>
            </w:r>
            <w:r w:rsidR="00407553">
              <w:rPr>
                <w:rFonts w:ascii="Arial" w:hAnsi="Arial" w:cs="Arial"/>
                <w:sz w:val="16"/>
              </w:rPr>
              <w:t>Added VehicleSpeedRate logic in Per3 -</w:t>
            </w:r>
            <w:r w:rsidR="002239C0">
              <w:rPr>
                <w:rFonts w:ascii="Arial" w:hAnsi="Arial" w:cs="Arial"/>
                <w:sz w:val="16"/>
              </w:rPr>
              <w:t>Ve</w:t>
            </w:r>
            <w:r w:rsidR="00A46B11">
              <w:rPr>
                <w:rFonts w:ascii="Arial" w:hAnsi="Arial" w:cs="Arial"/>
                <w:sz w:val="16"/>
              </w:rPr>
              <w:t>r 003 updates</w:t>
            </w:r>
          </w:p>
          <w:p w:rsidR="008C7C22" w:rsidRDefault="00C34AC2" w:rsidP="008C7C22">
            <w:pPr>
              <w:spacing w:before="60"/>
              <w:rPr>
                <w:rFonts w:ascii="Arial" w:hAnsi="Arial" w:cs="Arial"/>
                <w:sz w:val="16"/>
              </w:rPr>
            </w:pPr>
            <w:r>
              <w:rPr>
                <w:rFonts w:ascii="Arial" w:hAnsi="Arial" w:cs="Arial"/>
                <w:sz w:val="16"/>
              </w:rPr>
              <w:t>3</w:t>
            </w:r>
            <w:r w:rsidR="00407553">
              <w:rPr>
                <w:rFonts w:ascii="Arial" w:hAnsi="Arial" w:cs="Arial"/>
                <w:sz w:val="16"/>
              </w:rPr>
              <w:t>) C</w:t>
            </w:r>
            <w:r w:rsidR="00A46B11">
              <w:rPr>
                <w:rFonts w:ascii="Arial" w:hAnsi="Arial" w:cs="Arial"/>
                <w:sz w:val="16"/>
              </w:rPr>
              <w:t>hanged LPF fro</w:t>
            </w:r>
            <w:r w:rsidR="002239C0">
              <w:rPr>
                <w:rFonts w:ascii="Arial" w:hAnsi="Arial" w:cs="Arial"/>
                <w:sz w:val="16"/>
              </w:rPr>
              <w:t xml:space="preserve">m fixed </w:t>
            </w:r>
            <w:r w:rsidR="00A46B11">
              <w:rPr>
                <w:rFonts w:ascii="Arial" w:hAnsi="Arial" w:cs="Arial"/>
                <w:sz w:val="16"/>
              </w:rPr>
              <w:t>to float</w:t>
            </w:r>
          </w:p>
        </w:tc>
        <w:tc>
          <w:tcPr>
            <w:tcW w:w="1170" w:type="dxa"/>
          </w:tcPr>
          <w:p w:rsidR="002239C0" w:rsidRDefault="0076070A">
            <w:pPr>
              <w:spacing w:before="60"/>
              <w:rPr>
                <w:rFonts w:ascii="Arial" w:hAnsi="Arial" w:cs="Arial"/>
                <w:sz w:val="16"/>
              </w:rPr>
            </w:pPr>
            <w:r>
              <w:rPr>
                <w:rFonts w:ascii="Arial" w:hAnsi="Arial" w:cs="Arial"/>
                <w:sz w:val="16"/>
              </w:rPr>
              <w:t>23-July-12</w:t>
            </w:r>
          </w:p>
        </w:tc>
        <w:tc>
          <w:tcPr>
            <w:tcW w:w="1105" w:type="dxa"/>
          </w:tcPr>
          <w:p w:rsidR="002239C0" w:rsidRDefault="0076070A">
            <w:pPr>
              <w:spacing w:before="60"/>
              <w:rPr>
                <w:rFonts w:ascii="Arial" w:hAnsi="Arial" w:cs="Arial"/>
                <w:sz w:val="16"/>
              </w:rPr>
            </w:pPr>
            <w:r>
              <w:rPr>
                <w:rFonts w:ascii="Arial" w:hAnsi="Arial" w:cs="Arial"/>
                <w:sz w:val="16"/>
              </w:rPr>
              <w:t>NRAR</w:t>
            </w:r>
          </w:p>
        </w:tc>
      </w:tr>
      <w:tr w:rsidR="00D17556" w:rsidTr="005D4169">
        <w:tc>
          <w:tcPr>
            <w:tcW w:w="616" w:type="dxa"/>
          </w:tcPr>
          <w:p w:rsidR="00D17556" w:rsidRDefault="00D17556">
            <w:pPr>
              <w:spacing w:before="60"/>
              <w:rPr>
                <w:rFonts w:ascii="Arial" w:hAnsi="Arial" w:cs="Arial"/>
                <w:sz w:val="16"/>
              </w:rPr>
            </w:pPr>
            <w:r>
              <w:rPr>
                <w:rFonts w:ascii="Arial" w:hAnsi="Arial" w:cs="Arial"/>
                <w:sz w:val="16"/>
              </w:rPr>
              <w:t>8</w:t>
            </w:r>
          </w:p>
        </w:tc>
        <w:tc>
          <w:tcPr>
            <w:tcW w:w="662" w:type="dxa"/>
          </w:tcPr>
          <w:p w:rsidR="00D17556" w:rsidRDefault="00D17556">
            <w:pPr>
              <w:spacing w:before="60"/>
              <w:rPr>
                <w:rFonts w:ascii="Arial" w:hAnsi="Arial" w:cs="Arial"/>
                <w:sz w:val="16"/>
              </w:rPr>
            </w:pPr>
            <w:r>
              <w:rPr>
                <w:rFonts w:ascii="Arial" w:hAnsi="Arial" w:cs="Arial"/>
                <w:sz w:val="16"/>
              </w:rPr>
              <w:t>8.0</w:t>
            </w:r>
          </w:p>
        </w:tc>
        <w:tc>
          <w:tcPr>
            <w:tcW w:w="6120" w:type="dxa"/>
          </w:tcPr>
          <w:p w:rsidR="00D17556" w:rsidRDefault="00D17556" w:rsidP="002239C0">
            <w:pPr>
              <w:spacing w:before="60"/>
              <w:rPr>
                <w:rFonts w:ascii="Arial" w:hAnsi="Arial" w:cs="Arial"/>
                <w:sz w:val="16"/>
              </w:rPr>
            </w:pPr>
            <w:r>
              <w:rPr>
                <w:rFonts w:ascii="Arial" w:hAnsi="Arial" w:cs="Arial"/>
                <w:sz w:val="16"/>
              </w:rPr>
              <w:t>Inserted safe watchdog checkpoints</w:t>
            </w:r>
          </w:p>
        </w:tc>
        <w:tc>
          <w:tcPr>
            <w:tcW w:w="1170" w:type="dxa"/>
          </w:tcPr>
          <w:p w:rsidR="00D17556" w:rsidRDefault="00D17556">
            <w:pPr>
              <w:spacing w:before="60"/>
              <w:rPr>
                <w:rFonts w:ascii="Arial" w:hAnsi="Arial" w:cs="Arial"/>
                <w:sz w:val="16"/>
              </w:rPr>
            </w:pPr>
            <w:r>
              <w:rPr>
                <w:rFonts w:ascii="Arial" w:hAnsi="Arial" w:cs="Arial"/>
                <w:sz w:val="16"/>
              </w:rPr>
              <w:t>15-Sept-12</w:t>
            </w:r>
          </w:p>
        </w:tc>
        <w:tc>
          <w:tcPr>
            <w:tcW w:w="1105" w:type="dxa"/>
          </w:tcPr>
          <w:p w:rsidR="00D17556" w:rsidRDefault="00D17556">
            <w:pPr>
              <w:spacing w:before="60"/>
              <w:rPr>
                <w:rFonts w:ascii="Arial" w:hAnsi="Arial" w:cs="Arial"/>
                <w:sz w:val="16"/>
              </w:rPr>
            </w:pPr>
            <w:r>
              <w:rPr>
                <w:rFonts w:ascii="Arial" w:hAnsi="Arial" w:cs="Arial"/>
                <w:sz w:val="16"/>
              </w:rPr>
              <w:t>BWL</w:t>
            </w:r>
          </w:p>
        </w:tc>
      </w:tr>
      <w:tr w:rsidR="00F35B83" w:rsidTr="005D4169">
        <w:tc>
          <w:tcPr>
            <w:tcW w:w="616" w:type="dxa"/>
          </w:tcPr>
          <w:p w:rsidR="00F35B83" w:rsidRDefault="00F35B83">
            <w:pPr>
              <w:spacing w:before="60"/>
              <w:rPr>
                <w:rFonts w:ascii="Arial" w:hAnsi="Arial" w:cs="Arial"/>
                <w:sz w:val="16"/>
              </w:rPr>
            </w:pPr>
            <w:r>
              <w:rPr>
                <w:rFonts w:ascii="Arial" w:hAnsi="Arial" w:cs="Arial"/>
                <w:sz w:val="16"/>
              </w:rPr>
              <w:t>9</w:t>
            </w:r>
          </w:p>
        </w:tc>
        <w:tc>
          <w:tcPr>
            <w:tcW w:w="662" w:type="dxa"/>
          </w:tcPr>
          <w:p w:rsidR="00F35B83" w:rsidRDefault="00F35B83">
            <w:pPr>
              <w:spacing w:before="60"/>
              <w:rPr>
                <w:rFonts w:ascii="Arial" w:hAnsi="Arial" w:cs="Arial"/>
                <w:sz w:val="16"/>
              </w:rPr>
            </w:pPr>
            <w:r>
              <w:rPr>
                <w:rFonts w:ascii="Arial" w:hAnsi="Arial" w:cs="Arial"/>
                <w:sz w:val="16"/>
              </w:rPr>
              <w:t>9.0</w:t>
            </w:r>
          </w:p>
        </w:tc>
        <w:tc>
          <w:tcPr>
            <w:tcW w:w="6120" w:type="dxa"/>
          </w:tcPr>
          <w:p w:rsidR="00F35B83" w:rsidRDefault="00F35B83" w:rsidP="002239C0">
            <w:pPr>
              <w:spacing w:before="60"/>
              <w:rPr>
                <w:rFonts w:ascii="Arial" w:hAnsi="Arial" w:cs="Arial"/>
                <w:sz w:val="16"/>
              </w:rPr>
            </w:pPr>
            <w:r>
              <w:rPr>
                <w:rFonts w:ascii="Arial" w:hAnsi="Arial" w:cs="Arial"/>
                <w:sz w:val="16"/>
              </w:rPr>
              <w:t>Corrected  static variable to MDD format</w:t>
            </w:r>
          </w:p>
        </w:tc>
        <w:tc>
          <w:tcPr>
            <w:tcW w:w="1170" w:type="dxa"/>
          </w:tcPr>
          <w:p w:rsidR="00F35B83" w:rsidRDefault="00F35B83">
            <w:pPr>
              <w:spacing w:before="60"/>
              <w:rPr>
                <w:rFonts w:ascii="Arial" w:hAnsi="Arial" w:cs="Arial"/>
                <w:sz w:val="16"/>
              </w:rPr>
            </w:pPr>
            <w:r>
              <w:rPr>
                <w:rFonts w:ascii="Arial" w:hAnsi="Arial" w:cs="Arial"/>
                <w:sz w:val="16"/>
              </w:rPr>
              <w:t>18-sep-12</w:t>
            </w:r>
          </w:p>
        </w:tc>
        <w:tc>
          <w:tcPr>
            <w:tcW w:w="1105" w:type="dxa"/>
          </w:tcPr>
          <w:p w:rsidR="00F35B83" w:rsidRDefault="00F35B83">
            <w:pPr>
              <w:spacing w:before="60"/>
              <w:rPr>
                <w:rFonts w:ascii="Arial" w:hAnsi="Arial" w:cs="Arial"/>
                <w:sz w:val="16"/>
              </w:rPr>
            </w:pPr>
            <w:r>
              <w:rPr>
                <w:rFonts w:ascii="Arial" w:hAnsi="Arial" w:cs="Arial"/>
                <w:sz w:val="16"/>
              </w:rPr>
              <w:t>SSK</w:t>
            </w:r>
          </w:p>
        </w:tc>
      </w:tr>
      <w:tr w:rsidR="006C3A35" w:rsidTr="005D4169">
        <w:tc>
          <w:tcPr>
            <w:tcW w:w="616" w:type="dxa"/>
          </w:tcPr>
          <w:p w:rsidR="006C3A35" w:rsidRDefault="006C3A35">
            <w:pPr>
              <w:spacing w:before="60"/>
              <w:rPr>
                <w:rFonts w:ascii="Arial" w:hAnsi="Arial" w:cs="Arial"/>
                <w:sz w:val="16"/>
              </w:rPr>
            </w:pPr>
            <w:r>
              <w:rPr>
                <w:rFonts w:ascii="Arial" w:hAnsi="Arial" w:cs="Arial"/>
                <w:sz w:val="16"/>
              </w:rPr>
              <w:t>10</w:t>
            </w:r>
          </w:p>
        </w:tc>
        <w:tc>
          <w:tcPr>
            <w:tcW w:w="662" w:type="dxa"/>
          </w:tcPr>
          <w:p w:rsidR="006C3A35" w:rsidRDefault="006C3A35">
            <w:pPr>
              <w:spacing w:before="60"/>
              <w:rPr>
                <w:rFonts w:ascii="Arial" w:hAnsi="Arial" w:cs="Arial"/>
                <w:sz w:val="16"/>
              </w:rPr>
            </w:pPr>
            <w:r>
              <w:rPr>
                <w:rFonts w:ascii="Arial" w:hAnsi="Arial" w:cs="Arial"/>
                <w:sz w:val="16"/>
              </w:rPr>
              <w:t>10</w:t>
            </w:r>
            <w:r w:rsidR="00AC23D9">
              <w:rPr>
                <w:rFonts w:ascii="Arial" w:hAnsi="Arial" w:cs="Arial"/>
                <w:sz w:val="16"/>
              </w:rPr>
              <w:t>.0</w:t>
            </w:r>
          </w:p>
        </w:tc>
        <w:tc>
          <w:tcPr>
            <w:tcW w:w="6120" w:type="dxa"/>
          </w:tcPr>
          <w:p w:rsidR="006C3A35" w:rsidRDefault="006C3A35" w:rsidP="002239C0">
            <w:pPr>
              <w:spacing w:before="60"/>
              <w:rPr>
                <w:rFonts w:ascii="Arial" w:hAnsi="Arial" w:cs="Arial"/>
                <w:sz w:val="16"/>
              </w:rPr>
            </w:pPr>
            <w:r>
              <w:rPr>
                <w:rFonts w:ascii="Arial" w:hAnsi="Arial" w:cs="Arial"/>
                <w:sz w:val="16"/>
              </w:rPr>
              <w:t>Updated calibration table Y datatype to u2p14 for anomaly correction</w:t>
            </w:r>
            <w:r w:rsidR="00B70741">
              <w:rPr>
                <w:rFonts w:ascii="Arial" w:hAnsi="Arial" w:cs="Arial"/>
                <w:sz w:val="16"/>
              </w:rPr>
              <w:t>, removed condition checks on SCom function</w:t>
            </w:r>
          </w:p>
        </w:tc>
        <w:tc>
          <w:tcPr>
            <w:tcW w:w="1170" w:type="dxa"/>
          </w:tcPr>
          <w:p w:rsidR="006C3A35" w:rsidRDefault="00B70741">
            <w:pPr>
              <w:spacing w:before="60"/>
              <w:rPr>
                <w:rFonts w:ascii="Arial" w:hAnsi="Arial" w:cs="Arial"/>
                <w:sz w:val="16"/>
              </w:rPr>
            </w:pPr>
            <w:r>
              <w:rPr>
                <w:rFonts w:ascii="Arial" w:hAnsi="Arial" w:cs="Arial"/>
                <w:sz w:val="16"/>
              </w:rPr>
              <w:t>20</w:t>
            </w:r>
            <w:r w:rsidR="006C3A35">
              <w:rPr>
                <w:rFonts w:ascii="Arial" w:hAnsi="Arial" w:cs="Arial"/>
                <w:sz w:val="16"/>
              </w:rPr>
              <w:t xml:space="preserve"> Oct 12</w:t>
            </w:r>
          </w:p>
        </w:tc>
        <w:tc>
          <w:tcPr>
            <w:tcW w:w="1105" w:type="dxa"/>
          </w:tcPr>
          <w:p w:rsidR="006C3A35" w:rsidRDefault="006C3A35">
            <w:pPr>
              <w:spacing w:before="60"/>
              <w:rPr>
                <w:rFonts w:ascii="Arial" w:hAnsi="Arial" w:cs="Arial"/>
                <w:sz w:val="16"/>
              </w:rPr>
            </w:pPr>
            <w:r>
              <w:rPr>
                <w:rFonts w:ascii="Arial" w:hAnsi="Arial" w:cs="Arial"/>
                <w:sz w:val="16"/>
              </w:rPr>
              <w:t>LWW</w:t>
            </w:r>
          </w:p>
        </w:tc>
      </w:tr>
      <w:tr w:rsidR="0078781C" w:rsidTr="005D4169">
        <w:tc>
          <w:tcPr>
            <w:tcW w:w="616" w:type="dxa"/>
          </w:tcPr>
          <w:p w:rsidR="0078781C" w:rsidRDefault="0078781C">
            <w:pPr>
              <w:spacing w:before="60"/>
              <w:rPr>
                <w:rFonts w:ascii="Arial" w:hAnsi="Arial" w:cs="Arial"/>
                <w:sz w:val="16"/>
              </w:rPr>
            </w:pPr>
            <w:r>
              <w:rPr>
                <w:rFonts w:ascii="Arial" w:hAnsi="Arial" w:cs="Arial"/>
                <w:sz w:val="16"/>
              </w:rPr>
              <w:t>11</w:t>
            </w:r>
          </w:p>
        </w:tc>
        <w:tc>
          <w:tcPr>
            <w:tcW w:w="662" w:type="dxa"/>
          </w:tcPr>
          <w:p w:rsidR="0078781C" w:rsidRDefault="0078781C">
            <w:pPr>
              <w:spacing w:before="60"/>
              <w:rPr>
                <w:rFonts w:ascii="Arial" w:hAnsi="Arial" w:cs="Arial"/>
                <w:sz w:val="16"/>
              </w:rPr>
            </w:pPr>
            <w:r>
              <w:rPr>
                <w:rFonts w:ascii="Arial" w:hAnsi="Arial" w:cs="Arial"/>
                <w:sz w:val="16"/>
              </w:rPr>
              <w:t>11</w:t>
            </w:r>
            <w:r w:rsidR="00AC23D9">
              <w:rPr>
                <w:rFonts w:ascii="Arial" w:hAnsi="Arial" w:cs="Arial"/>
                <w:sz w:val="16"/>
              </w:rPr>
              <w:t>.0</w:t>
            </w:r>
          </w:p>
        </w:tc>
        <w:tc>
          <w:tcPr>
            <w:tcW w:w="6120" w:type="dxa"/>
          </w:tcPr>
          <w:p w:rsidR="0078781C" w:rsidRDefault="0078781C" w:rsidP="002239C0">
            <w:pPr>
              <w:spacing w:before="60"/>
              <w:rPr>
                <w:rFonts w:ascii="Arial" w:hAnsi="Arial" w:cs="Arial"/>
                <w:sz w:val="16"/>
              </w:rPr>
            </w:pPr>
            <w:r>
              <w:rPr>
                <w:rFonts w:ascii="Arial" w:hAnsi="Arial" w:cs="Arial"/>
                <w:sz w:val="16"/>
              </w:rPr>
              <w:t>Anomaly 5379 fixed.</w:t>
            </w:r>
          </w:p>
        </w:tc>
        <w:tc>
          <w:tcPr>
            <w:tcW w:w="1170" w:type="dxa"/>
          </w:tcPr>
          <w:p w:rsidR="0078781C" w:rsidRDefault="0078781C">
            <w:pPr>
              <w:spacing w:before="60"/>
              <w:rPr>
                <w:rFonts w:ascii="Arial" w:hAnsi="Arial" w:cs="Arial"/>
                <w:sz w:val="16"/>
              </w:rPr>
            </w:pPr>
            <w:r>
              <w:rPr>
                <w:rFonts w:ascii="Arial" w:hAnsi="Arial" w:cs="Arial"/>
                <w:sz w:val="16"/>
              </w:rPr>
              <w:t>07-Aug-13</w:t>
            </w:r>
          </w:p>
        </w:tc>
        <w:tc>
          <w:tcPr>
            <w:tcW w:w="1105" w:type="dxa"/>
          </w:tcPr>
          <w:p w:rsidR="0078781C" w:rsidRDefault="0078781C">
            <w:pPr>
              <w:spacing w:before="60"/>
              <w:rPr>
                <w:rFonts w:ascii="Arial" w:hAnsi="Arial" w:cs="Arial"/>
                <w:sz w:val="16"/>
              </w:rPr>
            </w:pPr>
            <w:r>
              <w:rPr>
                <w:rFonts w:ascii="Arial" w:hAnsi="Arial" w:cs="Arial"/>
                <w:sz w:val="16"/>
              </w:rPr>
              <w:t>SP</w:t>
            </w:r>
          </w:p>
        </w:tc>
      </w:tr>
      <w:tr w:rsidR="002D2C5C" w:rsidTr="005D4169">
        <w:trPr>
          <w:ins w:id="40" w:author="Kaur, Lovepreet" w:date="2014-04-16T15:52:00Z"/>
        </w:trPr>
        <w:tc>
          <w:tcPr>
            <w:tcW w:w="616" w:type="dxa"/>
          </w:tcPr>
          <w:p w:rsidR="002D2C5C" w:rsidRDefault="002D2C5C">
            <w:pPr>
              <w:spacing w:before="60"/>
              <w:rPr>
                <w:ins w:id="41" w:author="Kaur, Lovepreet" w:date="2014-04-16T15:52:00Z"/>
                <w:rFonts w:ascii="Arial" w:hAnsi="Arial" w:cs="Arial"/>
                <w:sz w:val="16"/>
              </w:rPr>
            </w:pPr>
            <w:ins w:id="42" w:author="Kaur, Lovepreet" w:date="2014-04-16T15:52:00Z">
              <w:r>
                <w:rPr>
                  <w:rFonts w:ascii="Arial" w:hAnsi="Arial" w:cs="Arial"/>
                  <w:sz w:val="16"/>
                </w:rPr>
                <w:t>12</w:t>
              </w:r>
            </w:ins>
          </w:p>
        </w:tc>
        <w:tc>
          <w:tcPr>
            <w:tcW w:w="662" w:type="dxa"/>
          </w:tcPr>
          <w:p w:rsidR="002D2C5C" w:rsidRDefault="002D2C5C">
            <w:pPr>
              <w:spacing w:before="60"/>
              <w:rPr>
                <w:ins w:id="43" w:author="Kaur, Lovepreet" w:date="2014-04-16T15:52:00Z"/>
                <w:rFonts w:ascii="Arial" w:hAnsi="Arial" w:cs="Arial"/>
                <w:sz w:val="16"/>
              </w:rPr>
            </w:pPr>
            <w:ins w:id="44" w:author="Kaur, Lovepreet" w:date="2014-04-16T15:52:00Z">
              <w:r>
                <w:rPr>
                  <w:rFonts w:ascii="Arial" w:hAnsi="Arial" w:cs="Arial"/>
                  <w:sz w:val="16"/>
                </w:rPr>
                <w:t>12.0</w:t>
              </w:r>
            </w:ins>
          </w:p>
        </w:tc>
        <w:tc>
          <w:tcPr>
            <w:tcW w:w="6120" w:type="dxa"/>
          </w:tcPr>
          <w:p w:rsidR="002D2C5C" w:rsidRDefault="002D2C5C" w:rsidP="002239C0">
            <w:pPr>
              <w:spacing w:before="60"/>
              <w:rPr>
                <w:ins w:id="45" w:author="Kaur, Lovepreet" w:date="2014-04-16T15:52:00Z"/>
                <w:rFonts w:ascii="Arial" w:hAnsi="Arial" w:cs="Arial"/>
                <w:sz w:val="16"/>
              </w:rPr>
            </w:pPr>
            <w:ins w:id="46" w:author="Kaur, Lovepreet" w:date="2014-04-16T15:52:00Z">
              <w:r>
                <w:rPr>
                  <w:rFonts w:ascii="Arial" w:hAnsi="Arial" w:cs="Arial"/>
                  <w:sz w:val="16"/>
                </w:rPr>
                <w:t xml:space="preserve">Anomaly </w:t>
              </w:r>
            </w:ins>
            <w:ins w:id="47" w:author="Kaur, Lovepreet" w:date="2014-04-16T15:53:00Z">
              <w:r>
                <w:rPr>
                  <w:rFonts w:ascii="Arial" w:hAnsi="Arial" w:cs="Arial"/>
                  <w:sz w:val="16"/>
                </w:rPr>
                <w:t>5764 (to revert changes made as part of the previous Anomaly 5379 fix)</w:t>
              </w:r>
            </w:ins>
          </w:p>
        </w:tc>
        <w:tc>
          <w:tcPr>
            <w:tcW w:w="1170" w:type="dxa"/>
          </w:tcPr>
          <w:p w:rsidR="002D2C5C" w:rsidRDefault="002D2C5C">
            <w:pPr>
              <w:spacing w:before="60"/>
              <w:rPr>
                <w:ins w:id="48" w:author="Kaur, Lovepreet" w:date="2014-04-16T15:52:00Z"/>
                <w:rFonts w:ascii="Arial" w:hAnsi="Arial" w:cs="Arial"/>
                <w:sz w:val="16"/>
              </w:rPr>
            </w:pPr>
            <w:ins w:id="49" w:author="Kaur, Lovepreet" w:date="2014-04-16T15:54:00Z">
              <w:r>
                <w:rPr>
                  <w:rFonts w:ascii="Arial" w:hAnsi="Arial" w:cs="Arial"/>
                  <w:sz w:val="16"/>
                </w:rPr>
                <w:t>16-Apr-14</w:t>
              </w:r>
            </w:ins>
          </w:p>
        </w:tc>
        <w:tc>
          <w:tcPr>
            <w:tcW w:w="1105" w:type="dxa"/>
          </w:tcPr>
          <w:p w:rsidR="002D2C5C" w:rsidRDefault="002D2C5C">
            <w:pPr>
              <w:spacing w:before="60"/>
              <w:rPr>
                <w:ins w:id="50" w:author="Kaur, Lovepreet" w:date="2014-04-16T15:52:00Z"/>
                <w:rFonts w:ascii="Arial" w:hAnsi="Arial" w:cs="Arial"/>
                <w:sz w:val="16"/>
              </w:rPr>
            </w:pPr>
            <w:ins w:id="51" w:author="Kaur, Lovepreet" w:date="2014-04-16T15:54:00Z">
              <w:r>
                <w:rPr>
                  <w:rFonts w:ascii="Arial" w:hAnsi="Arial" w:cs="Arial"/>
                  <w:sz w:val="16"/>
                </w:rPr>
                <w:t>LK</w:t>
              </w:r>
            </w:ins>
            <w:bookmarkStart w:id="52" w:name="_GoBack"/>
            <w:bookmarkEnd w:id="52"/>
          </w:p>
        </w:tc>
      </w:tr>
    </w:tbl>
    <w:p w:rsidR="00107819" w:rsidRDefault="00107819"/>
    <w:sectPr w:rsidR="00107819" w:rsidSect="00937013">
      <w:headerReference w:type="default" r:id="rId50"/>
      <w:footerReference w:type="default" r:id="rId5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5213" w:rsidRDefault="00D85213">
      <w:r>
        <w:separator/>
      </w:r>
    </w:p>
  </w:endnote>
  <w:endnote w:type="continuationSeparator" w:id="0">
    <w:p w:rsidR="00D85213" w:rsidRDefault="00D85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493" w:rsidRDefault="00245493">
    <w:pPr>
      <w:pStyle w:val="Footer"/>
    </w:pPr>
    <w:r>
      <w:rPr>
        <w:snapToGrid w:val="0"/>
      </w:rPr>
      <w:tab/>
    </w:r>
    <w:r w:rsidR="00D85213">
      <w:fldChar w:fldCharType="begin"/>
    </w:r>
    <w:r w:rsidR="00D85213">
      <w:instrText xml:space="preserve"> DOCPROPERTY "Company"  \* MERGEFORMAT </w:instrText>
    </w:r>
    <w:r w:rsidR="00D85213">
      <w:fldChar w:fldCharType="separate"/>
    </w:r>
    <w:r w:rsidRPr="00C33BEF">
      <w:rPr>
        <w:rFonts w:ascii="Times" w:hAnsi="Times"/>
        <w:caps/>
        <w:snapToGrid w:val="0"/>
      </w:rPr>
      <w:t>Nexteer</w:t>
    </w:r>
    <w:r w:rsidR="00D85213">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5213" w:rsidRDefault="00D85213">
      <w:r>
        <w:separator/>
      </w:r>
    </w:p>
  </w:footnote>
  <w:footnote w:type="continuationSeparator" w:id="0">
    <w:p w:rsidR="00D85213" w:rsidRDefault="00D852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493" w:rsidRDefault="00245493">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245493">
      <w:trPr>
        <w:cantSplit/>
      </w:trPr>
      <w:tc>
        <w:tcPr>
          <w:tcW w:w="990" w:type="dxa"/>
        </w:tcPr>
        <w:p w:rsidR="00245493" w:rsidRDefault="00245493">
          <w:pPr>
            <w:pStyle w:val="Header"/>
          </w:pPr>
          <w:r>
            <w:t>Title:</w:t>
          </w:r>
        </w:p>
      </w:tc>
      <w:tc>
        <w:tcPr>
          <w:tcW w:w="5400" w:type="dxa"/>
          <w:gridSpan w:val="3"/>
          <w:vMerge w:val="restart"/>
        </w:tcPr>
        <w:p w:rsidR="00245493" w:rsidRDefault="00D85213">
          <w:pPr>
            <w:pStyle w:val="Header"/>
          </w:pPr>
          <w:r>
            <w:fldChar w:fldCharType="begin"/>
          </w:r>
          <w:r>
            <w:instrText xml:space="preserve"> DOCPROPERTY "Document Title"  \* MERGEFORMAT </w:instrText>
          </w:r>
          <w:r>
            <w:fldChar w:fldCharType="separate"/>
          </w:r>
          <w:r w:rsidR="00245493">
            <w:t>Active Pull Compensation</w:t>
          </w:r>
          <w:r>
            <w:fldChar w:fldCharType="end"/>
          </w:r>
        </w:p>
        <w:p w:rsidR="00245493" w:rsidRDefault="00D85213"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245493">
            <w:t>Gen II+ EPS EA3</w:t>
          </w:r>
          <w:r>
            <w:fldChar w:fldCharType="end"/>
          </w:r>
          <w:r w:rsidR="00245493">
            <w:tab/>
          </w:r>
        </w:p>
      </w:tc>
      <w:tc>
        <w:tcPr>
          <w:tcW w:w="1170" w:type="dxa"/>
        </w:tcPr>
        <w:p w:rsidR="00245493" w:rsidRDefault="00245493">
          <w:pPr>
            <w:pStyle w:val="Header"/>
          </w:pPr>
          <w:r>
            <w:t>Revision:</w:t>
          </w:r>
        </w:p>
      </w:tc>
      <w:tc>
        <w:tcPr>
          <w:tcW w:w="1350" w:type="dxa"/>
        </w:tcPr>
        <w:p w:rsidR="00245493" w:rsidRDefault="006D298C" w:rsidP="006D298C">
          <w:pPr>
            <w:pStyle w:val="Header"/>
          </w:pPr>
          <w:r>
            <w:t>1</w:t>
          </w:r>
          <w:ins w:id="53" w:author="Kaur, Lovepreet" w:date="2014-04-16T15:46:00Z">
            <w:r w:rsidR="00DB226D">
              <w:t>2</w:t>
            </w:r>
          </w:ins>
          <w:del w:id="54" w:author="Kaur, Lovepreet" w:date="2014-04-16T15:46:00Z">
            <w:r w:rsidDel="00DB226D">
              <w:delText>1</w:delText>
            </w:r>
          </w:del>
        </w:p>
      </w:tc>
    </w:tr>
    <w:tr w:rsidR="00245493">
      <w:trPr>
        <w:cantSplit/>
      </w:trPr>
      <w:tc>
        <w:tcPr>
          <w:tcW w:w="990" w:type="dxa"/>
        </w:tcPr>
        <w:p w:rsidR="00245493" w:rsidRDefault="00245493">
          <w:pPr>
            <w:pStyle w:val="Header"/>
          </w:pPr>
          <w:r>
            <w:t xml:space="preserve">Product:     </w:t>
          </w:r>
        </w:p>
      </w:tc>
      <w:tc>
        <w:tcPr>
          <w:tcW w:w="5400" w:type="dxa"/>
          <w:gridSpan w:val="3"/>
          <w:vMerge/>
        </w:tcPr>
        <w:p w:rsidR="00245493" w:rsidRDefault="00245493">
          <w:pPr>
            <w:pStyle w:val="Header"/>
            <w:jc w:val="center"/>
          </w:pPr>
        </w:p>
      </w:tc>
      <w:tc>
        <w:tcPr>
          <w:tcW w:w="1170" w:type="dxa"/>
        </w:tcPr>
        <w:p w:rsidR="00245493" w:rsidRDefault="00245493">
          <w:pPr>
            <w:pStyle w:val="Header"/>
          </w:pPr>
          <w:r>
            <w:t>Rev. Date:</w:t>
          </w:r>
        </w:p>
      </w:tc>
      <w:tc>
        <w:tcPr>
          <w:tcW w:w="1350" w:type="dxa"/>
        </w:tcPr>
        <w:p w:rsidR="00245493" w:rsidRDefault="006D298C" w:rsidP="006C3A35">
          <w:pPr>
            <w:pStyle w:val="Header"/>
          </w:pPr>
          <w:del w:id="55" w:author="Kaur, Lovepreet" w:date="2014-04-16T15:46:00Z">
            <w:r w:rsidDel="00DB226D">
              <w:delText>07</w:delText>
            </w:r>
            <w:r w:rsidR="00245493" w:rsidDel="00DB226D">
              <w:delText>-</w:delText>
            </w:r>
            <w:r w:rsidDel="00DB226D">
              <w:delText>Aug</w:delText>
            </w:r>
            <w:r w:rsidR="00245493" w:rsidDel="00DB226D">
              <w:delText>-1</w:delText>
            </w:r>
            <w:r w:rsidDel="00DB226D">
              <w:delText>3</w:delText>
            </w:r>
          </w:del>
          <w:ins w:id="56" w:author="Kaur, Lovepreet" w:date="2014-04-16T15:46:00Z">
            <w:r w:rsidR="00DB226D">
              <w:t>04-16-2014</w:t>
            </w:r>
          </w:ins>
        </w:p>
      </w:tc>
    </w:tr>
    <w:tr w:rsidR="00245493">
      <w:trPr>
        <w:cantSplit/>
      </w:trPr>
      <w:tc>
        <w:tcPr>
          <w:tcW w:w="990" w:type="dxa"/>
        </w:tcPr>
        <w:p w:rsidR="00245493" w:rsidRDefault="00245493">
          <w:pPr>
            <w:pStyle w:val="Header"/>
          </w:pPr>
          <w:r>
            <w:t>Group:</w:t>
          </w:r>
        </w:p>
      </w:tc>
      <w:tc>
        <w:tcPr>
          <w:tcW w:w="1530" w:type="dxa"/>
        </w:tcPr>
        <w:p w:rsidR="00245493" w:rsidRDefault="00245493">
          <w:pPr>
            <w:pStyle w:val="Header"/>
          </w:pPr>
          <w:r>
            <w:t>ESG</w:t>
          </w:r>
        </w:p>
      </w:tc>
      <w:tc>
        <w:tcPr>
          <w:tcW w:w="1260" w:type="dxa"/>
        </w:tcPr>
        <w:p w:rsidR="00245493" w:rsidRDefault="00245493">
          <w:pPr>
            <w:pStyle w:val="Header"/>
          </w:pPr>
          <w:r>
            <w:t>Originator:</w:t>
          </w:r>
        </w:p>
      </w:tc>
      <w:tc>
        <w:tcPr>
          <w:tcW w:w="2610" w:type="dxa"/>
        </w:tcPr>
        <w:p w:rsidR="00245493" w:rsidRDefault="006D298C" w:rsidP="001E6C0F">
          <w:pPr>
            <w:pStyle w:val="Header"/>
          </w:pPr>
          <w:del w:id="57" w:author="Kaur, Lovepreet" w:date="2014-04-16T15:46:00Z">
            <w:r w:rsidDel="00DB226D">
              <w:delText>Shriram Patki</w:delText>
            </w:r>
          </w:del>
          <w:ins w:id="58" w:author="Kaur, Lovepreet" w:date="2014-04-16T15:46:00Z">
            <w:r w:rsidR="00DB226D">
              <w:t>Lovepreet Kaur</w:t>
            </w:r>
          </w:ins>
        </w:p>
      </w:tc>
      <w:tc>
        <w:tcPr>
          <w:tcW w:w="1170" w:type="dxa"/>
        </w:tcPr>
        <w:p w:rsidR="00245493" w:rsidRDefault="00245493">
          <w:pPr>
            <w:pStyle w:val="Header"/>
          </w:pPr>
          <w:r>
            <w:t>Page:</w:t>
          </w:r>
        </w:p>
      </w:tc>
      <w:tc>
        <w:tcPr>
          <w:tcW w:w="1350" w:type="dxa"/>
        </w:tcPr>
        <w:p w:rsidR="00245493" w:rsidRDefault="00574CC3">
          <w:pPr>
            <w:pStyle w:val="Header"/>
          </w:pPr>
          <w:r>
            <w:rPr>
              <w:rStyle w:val="PageNumber"/>
            </w:rPr>
            <w:fldChar w:fldCharType="begin"/>
          </w:r>
          <w:r w:rsidR="00245493">
            <w:rPr>
              <w:rStyle w:val="PageNumber"/>
            </w:rPr>
            <w:instrText xml:space="preserve"> PAGE </w:instrText>
          </w:r>
          <w:r>
            <w:rPr>
              <w:rStyle w:val="PageNumber"/>
            </w:rPr>
            <w:fldChar w:fldCharType="separate"/>
          </w:r>
          <w:r w:rsidR="002D2C5C">
            <w:rPr>
              <w:rStyle w:val="PageNumber"/>
              <w:noProof/>
            </w:rPr>
            <w:t>41</w:t>
          </w:r>
          <w:r>
            <w:rPr>
              <w:rStyle w:val="PageNumber"/>
            </w:rPr>
            <w:fldChar w:fldCharType="end"/>
          </w:r>
          <w:r w:rsidR="00245493">
            <w:rPr>
              <w:rStyle w:val="PageNumber"/>
            </w:rPr>
            <w:t xml:space="preserve"> of </w:t>
          </w:r>
          <w:r>
            <w:rPr>
              <w:rStyle w:val="PageNumber"/>
            </w:rPr>
            <w:fldChar w:fldCharType="begin"/>
          </w:r>
          <w:r w:rsidR="00245493">
            <w:rPr>
              <w:rStyle w:val="PageNumber"/>
            </w:rPr>
            <w:instrText xml:space="preserve"> NUMPAGES </w:instrText>
          </w:r>
          <w:r>
            <w:rPr>
              <w:rStyle w:val="PageNumber"/>
            </w:rPr>
            <w:fldChar w:fldCharType="separate"/>
          </w:r>
          <w:r w:rsidR="002D2C5C">
            <w:rPr>
              <w:rStyle w:val="PageNumber"/>
              <w:noProof/>
            </w:rPr>
            <w:t>41</w:t>
          </w:r>
          <w:r>
            <w:rPr>
              <w:rStyle w:val="PageNumber"/>
            </w:rPr>
            <w:fldChar w:fldCharType="end"/>
          </w:r>
        </w:p>
      </w:tc>
    </w:tr>
  </w:tbl>
  <w:p w:rsidR="00245493" w:rsidRDefault="00245493">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DF5"/>
    <w:rsid w:val="00010DF5"/>
    <w:rsid w:val="0001320A"/>
    <w:rsid w:val="000202B9"/>
    <w:rsid w:val="0002054B"/>
    <w:rsid w:val="000457A2"/>
    <w:rsid w:val="00052D5F"/>
    <w:rsid w:val="0006602A"/>
    <w:rsid w:val="00067B71"/>
    <w:rsid w:val="00077569"/>
    <w:rsid w:val="0008048C"/>
    <w:rsid w:val="000B0D16"/>
    <w:rsid w:val="000B26A4"/>
    <w:rsid w:val="000C29A9"/>
    <w:rsid w:val="000E71D1"/>
    <w:rsid w:val="00107819"/>
    <w:rsid w:val="00112BDD"/>
    <w:rsid w:val="00117B6E"/>
    <w:rsid w:val="00121F8F"/>
    <w:rsid w:val="00176061"/>
    <w:rsid w:val="001A574F"/>
    <w:rsid w:val="001B0360"/>
    <w:rsid w:val="001B60DF"/>
    <w:rsid w:val="001D138E"/>
    <w:rsid w:val="001D5FFA"/>
    <w:rsid w:val="001E6C0F"/>
    <w:rsid w:val="001F09B2"/>
    <w:rsid w:val="0020722A"/>
    <w:rsid w:val="002239C0"/>
    <w:rsid w:val="00245493"/>
    <w:rsid w:val="00251AC0"/>
    <w:rsid w:val="002736D8"/>
    <w:rsid w:val="0029517B"/>
    <w:rsid w:val="002C03D8"/>
    <w:rsid w:val="002D2C5C"/>
    <w:rsid w:val="00313B7B"/>
    <w:rsid w:val="00315335"/>
    <w:rsid w:val="00346102"/>
    <w:rsid w:val="003C4D3F"/>
    <w:rsid w:val="003D23FB"/>
    <w:rsid w:val="003F225A"/>
    <w:rsid w:val="00406581"/>
    <w:rsid w:val="00407553"/>
    <w:rsid w:val="004131E3"/>
    <w:rsid w:val="00424C28"/>
    <w:rsid w:val="004274FF"/>
    <w:rsid w:val="00443F4C"/>
    <w:rsid w:val="00460F0B"/>
    <w:rsid w:val="00487EFA"/>
    <w:rsid w:val="004A76C2"/>
    <w:rsid w:val="004A781C"/>
    <w:rsid w:val="004F4AC1"/>
    <w:rsid w:val="00532E3D"/>
    <w:rsid w:val="0053457A"/>
    <w:rsid w:val="00544F73"/>
    <w:rsid w:val="0055014B"/>
    <w:rsid w:val="00574CC3"/>
    <w:rsid w:val="005C1400"/>
    <w:rsid w:val="005C18CD"/>
    <w:rsid w:val="005C2E10"/>
    <w:rsid w:val="005D4169"/>
    <w:rsid w:val="005D5FE4"/>
    <w:rsid w:val="005E269A"/>
    <w:rsid w:val="005F5F52"/>
    <w:rsid w:val="00616281"/>
    <w:rsid w:val="00616853"/>
    <w:rsid w:val="00650AB5"/>
    <w:rsid w:val="00656AFA"/>
    <w:rsid w:val="00674ADF"/>
    <w:rsid w:val="006903F5"/>
    <w:rsid w:val="00694F81"/>
    <w:rsid w:val="006C3A35"/>
    <w:rsid w:val="006D1ADF"/>
    <w:rsid w:val="006D298C"/>
    <w:rsid w:val="006D33CC"/>
    <w:rsid w:val="006F01A3"/>
    <w:rsid w:val="00705E76"/>
    <w:rsid w:val="00706174"/>
    <w:rsid w:val="0070626F"/>
    <w:rsid w:val="00716440"/>
    <w:rsid w:val="00743FFB"/>
    <w:rsid w:val="00744364"/>
    <w:rsid w:val="00752A0C"/>
    <w:rsid w:val="0076070A"/>
    <w:rsid w:val="007717AC"/>
    <w:rsid w:val="00771908"/>
    <w:rsid w:val="0078781C"/>
    <w:rsid w:val="00791704"/>
    <w:rsid w:val="007A69AC"/>
    <w:rsid w:val="007B5E48"/>
    <w:rsid w:val="007B7C8C"/>
    <w:rsid w:val="007C0D70"/>
    <w:rsid w:val="007D0B97"/>
    <w:rsid w:val="007D7CD2"/>
    <w:rsid w:val="007E573F"/>
    <w:rsid w:val="007E5C81"/>
    <w:rsid w:val="007E7414"/>
    <w:rsid w:val="00800BF5"/>
    <w:rsid w:val="00814A52"/>
    <w:rsid w:val="008242F0"/>
    <w:rsid w:val="00846B92"/>
    <w:rsid w:val="008535B2"/>
    <w:rsid w:val="008A4E1A"/>
    <w:rsid w:val="008A5F7B"/>
    <w:rsid w:val="008A6637"/>
    <w:rsid w:val="008B20C0"/>
    <w:rsid w:val="008B3E94"/>
    <w:rsid w:val="008C7C22"/>
    <w:rsid w:val="008D3323"/>
    <w:rsid w:val="008D67E0"/>
    <w:rsid w:val="008E68D9"/>
    <w:rsid w:val="008F6DBB"/>
    <w:rsid w:val="009030B7"/>
    <w:rsid w:val="009079A8"/>
    <w:rsid w:val="00930373"/>
    <w:rsid w:val="00937013"/>
    <w:rsid w:val="00955F6A"/>
    <w:rsid w:val="00957470"/>
    <w:rsid w:val="009602B8"/>
    <w:rsid w:val="00975BBC"/>
    <w:rsid w:val="00981CA5"/>
    <w:rsid w:val="00997DBC"/>
    <w:rsid w:val="009A0CAE"/>
    <w:rsid w:val="009A729C"/>
    <w:rsid w:val="009B20B2"/>
    <w:rsid w:val="009C7910"/>
    <w:rsid w:val="009C7A4B"/>
    <w:rsid w:val="009F1FD5"/>
    <w:rsid w:val="00A0589D"/>
    <w:rsid w:val="00A13A91"/>
    <w:rsid w:val="00A30A62"/>
    <w:rsid w:val="00A3345B"/>
    <w:rsid w:val="00A44054"/>
    <w:rsid w:val="00A46B11"/>
    <w:rsid w:val="00A53F5F"/>
    <w:rsid w:val="00A549F1"/>
    <w:rsid w:val="00A65B25"/>
    <w:rsid w:val="00A6753B"/>
    <w:rsid w:val="00A8746D"/>
    <w:rsid w:val="00A9369A"/>
    <w:rsid w:val="00AB68AC"/>
    <w:rsid w:val="00AC23D9"/>
    <w:rsid w:val="00AD158B"/>
    <w:rsid w:val="00AD731B"/>
    <w:rsid w:val="00AE140E"/>
    <w:rsid w:val="00AF149A"/>
    <w:rsid w:val="00B01580"/>
    <w:rsid w:val="00B54697"/>
    <w:rsid w:val="00B70741"/>
    <w:rsid w:val="00BA2971"/>
    <w:rsid w:val="00BC57AD"/>
    <w:rsid w:val="00BD008B"/>
    <w:rsid w:val="00BD10E5"/>
    <w:rsid w:val="00BD15D2"/>
    <w:rsid w:val="00BD188C"/>
    <w:rsid w:val="00BD3DFF"/>
    <w:rsid w:val="00BE1815"/>
    <w:rsid w:val="00BF364D"/>
    <w:rsid w:val="00C02331"/>
    <w:rsid w:val="00C12639"/>
    <w:rsid w:val="00C33BEF"/>
    <w:rsid w:val="00C34AC2"/>
    <w:rsid w:val="00C34B8A"/>
    <w:rsid w:val="00C35BD3"/>
    <w:rsid w:val="00C72FFA"/>
    <w:rsid w:val="00CA7483"/>
    <w:rsid w:val="00CB4BB1"/>
    <w:rsid w:val="00CC4828"/>
    <w:rsid w:val="00CE2063"/>
    <w:rsid w:val="00CF00B6"/>
    <w:rsid w:val="00D138A4"/>
    <w:rsid w:val="00D16134"/>
    <w:rsid w:val="00D174BD"/>
    <w:rsid w:val="00D174EF"/>
    <w:rsid w:val="00D17556"/>
    <w:rsid w:val="00D319C8"/>
    <w:rsid w:val="00D32252"/>
    <w:rsid w:val="00D45B33"/>
    <w:rsid w:val="00D70D20"/>
    <w:rsid w:val="00D774B3"/>
    <w:rsid w:val="00D85213"/>
    <w:rsid w:val="00D94BDD"/>
    <w:rsid w:val="00D95228"/>
    <w:rsid w:val="00DA3A24"/>
    <w:rsid w:val="00DB226D"/>
    <w:rsid w:val="00DC5665"/>
    <w:rsid w:val="00DC7E08"/>
    <w:rsid w:val="00DE4889"/>
    <w:rsid w:val="00DF0C65"/>
    <w:rsid w:val="00DF2D4C"/>
    <w:rsid w:val="00DF379F"/>
    <w:rsid w:val="00E05823"/>
    <w:rsid w:val="00E20979"/>
    <w:rsid w:val="00E5472B"/>
    <w:rsid w:val="00E57C42"/>
    <w:rsid w:val="00EA16B7"/>
    <w:rsid w:val="00EC07C8"/>
    <w:rsid w:val="00EC1A2C"/>
    <w:rsid w:val="00EC46CD"/>
    <w:rsid w:val="00F16DAD"/>
    <w:rsid w:val="00F349B3"/>
    <w:rsid w:val="00F35B83"/>
    <w:rsid w:val="00F44C6B"/>
    <w:rsid w:val="00F64433"/>
    <w:rsid w:val="00F648ED"/>
    <w:rsid w:val="00F82E8E"/>
    <w:rsid w:val="00F957FA"/>
    <w:rsid w:val="00FB2942"/>
    <w:rsid w:val="00FB432D"/>
    <w:rsid w:val="00FB67B2"/>
    <w:rsid w:val="00FD1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360"/>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C33BE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BEF"/>
    <w:rPr>
      <w:rFonts w:ascii="Tahoma" w:hAnsi="Tahoma" w:cs="Tahoma"/>
      <w:sz w:val="16"/>
      <w:szCs w:val="16"/>
    </w:rPr>
  </w:style>
  <w:style w:type="character" w:customStyle="1" w:styleId="Heading3Char">
    <w:name w:val="Heading 3 Char"/>
    <w:basedOn w:val="DefaultParagraphFont"/>
    <w:link w:val="Heading3"/>
    <w:rsid w:val="00A0589D"/>
    <w:rPr>
      <w:rFonts w:ascii="Arial" w:hAnsi="Arial"/>
      <w:b/>
      <w:sz w:val="24"/>
    </w:rPr>
  </w:style>
  <w:style w:type="character" w:customStyle="1" w:styleId="Heading4Char">
    <w:name w:val="Heading 4 Char"/>
    <w:basedOn w:val="DefaultParagraphFont"/>
    <w:link w:val="Heading4"/>
    <w:rsid w:val="00A0589D"/>
    <w:rPr>
      <w:rFonts w:ascii="Arial" w:hAnsi="Arial"/>
      <w:b/>
      <w:sz w:val="24"/>
    </w:rPr>
  </w:style>
  <w:style w:type="character" w:customStyle="1" w:styleId="Heading2Char">
    <w:name w:val="Heading 2 Char"/>
    <w:basedOn w:val="DefaultParagraphFont"/>
    <w:link w:val="Heading2"/>
    <w:rsid w:val="00A0589D"/>
    <w:rPr>
      <w:rFonts w:ascii="Arial" w:hAnsi="Arial"/>
      <w:b/>
      <w:sz w:val="24"/>
    </w:rPr>
  </w:style>
  <w:style w:type="paragraph" w:styleId="Revision">
    <w:name w:val="Revision"/>
    <w:hidden/>
    <w:uiPriority w:val="99"/>
    <w:semiHidden/>
    <w:rsid w:val="005501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360"/>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C33BE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BEF"/>
    <w:rPr>
      <w:rFonts w:ascii="Tahoma" w:hAnsi="Tahoma" w:cs="Tahoma"/>
      <w:sz w:val="16"/>
      <w:szCs w:val="16"/>
    </w:rPr>
  </w:style>
  <w:style w:type="character" w:customStyle="1" w:styleId="Heading3Char">
    <w:name w:val="Heading 3 Char"/>
    <w:basedOn w:val="DefaultParagraphFont"/>
    <w:link w:val="Heading3"/>
    <w:rsid w:val="00A0589D"/>
    <w:rPr>
      <w:rFonts w:ascii="Arial" w:hAnsi="Arial"/>
      <w:b/>
      <w:sz w:val="24"/>
    </w:rPr>
  </w:style>
  <w:style w:type="character" w:customStyle="1" w:styleId="Heading4Char">
    <w:name w:val="Heading 4 Char"/>
    <w:basedOn w:val="DefaultParagraphFont"/>
    <w:link w:val="Heading4"/>
    <w:rsid w:val="00A0589D"/>
    <w:rPr>
      <w:rFonts w:ascii="Arial" w:hAnsi="Arial"/>
      <w:b/>
      <w:sz w:val="24"/>
    </w:rPr>
  </w:style>
  <w:style w:type="character" w:customStyle="1" w:styleId="Heading2Char">
    <w:name w:val="Heading 2 Char"/>
    <w:basedOn w:val="DefaultParagraphFont"/>
    <w:link w:val="Heading2"/>
    <w:rsid w:val="00A0589D"/>
    <w:rPr>
      <w:rFonts w:ascii="Arial" w:hAnsi="Arial"/>
      <w:b/>
      <w:sz w:val="24"/>
    </w:rPr>
  </w:style>
  <w:style w:type="paragraph" w:styleId="Revision">
    <w:name w:val="Revision"/>
    <w:hidden/>
    <w:uiPriority w:val="99"/>
    <w:semiHidden/>
    <w:rsid w:val="005501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988962">
      <w:bodyDiv w:val="1"/>
      <w:marLeft w:val="0"/>
      <w:marRight w:val="0"/>
      <w:marTop w:val="0"/>
      <w:marBottom w:val="0"/>
      <w:divBdr>
        <w:top w:val="none" w:sz="0" w:space="0" w:color="auto"/>
        <w:left w:val="none" w:sz="0" w:space="0" w:color="auto"/>
        <w:bottom w:val="none" w:sz="0" w:space="0" w:color="auto"/>
        <w:right w:val="none" w:sz="0" w:space="0" w:color="auto"/>
      </w:divBdr>
    </w:div>
    <w:div w:id="595554429">
      <w:bodyDiv w:val="1"/>
      <w:marLeft w:val="0"/>
      <w:marRight w:val="0"/>
      <w:marTop w:val="0"/>
      <w:marBottom w:val="0"/>
      <w:divBdr>
        <w:top w:val="none" w:sz="0" w:space="0" w:color="auto"/>
        <w:left w:val="none" w:sz="0" w:space="0" w:color="auto"/>
        <w:bottom w:val="none" w:sz="0" w:space="0" w:color="auto"/>
        <w:right w:val="none" w:sz="0" w:space="0" w:color="auto"/>
      </w:divBdr>
    </w:div>
    <w:div w:id="614101064">
      <w:bodyDiv w:val="1"/>
      <w:marLeft w:val="0"/>
      <w:marRight w:val="0"/>
      <w:marTop w:val="0"/>
      <w:marBottom w:val="0"/>
      <w:divBdr>
        <w:top w:val="none" w:sz="0" w:space="0" w:color="auto"/>
        <w:left w:val="none" w:sz="0" w:space="0" w:color="auto"/>
        <w:bottom w:val="none" w:sz="0" w:space="0" w:color="auto"/>
        <w:right w:val="none" w:sz="0" w:space="0" w:color="auto"/>
      </w:divBdr>
    </w:div>
    <w:div w:id="1084380572">
      <w:bodyDiv w:val="1"/>
      <w:marLeft w:val="0"/>
      <w:marRight w:val="0"/>
      <w:marTop w:val="0"/>
      <w:marBottom w:val="0"/>
      <w:divBdr>
        <w:top w:val="none" w:sz="0" w:space="0" w:color="auto"/>
        <w:left w:val="none" w:sz="0" w:space="0" w:color="auto"/>
        <w:bottom w:val="none" w:sz="0" w:space="0" w:color="auto"/>
        <w:right w:val="none" w:sz="0" w:space="0" w:color="auto"/>
      </w:divBdr>
    </w:div>
    <w:div w:id="1173296873">
      <w:bodyDiv w:val="1"/>
      <w:marLeft w:val="0"/>
      <w:marRight w:val="0"/>
      <w:marTop w:val="0"/>
      <w:marBottom w:val="0"/>
      <w:divBdr>
        <w:top w:val="none" w:sz="0" w:space="0" w:color="auto"/>
        <w:left w:val="none" w:sz="0" w:space="0" w:color="auto"/>
        <w:bottom w:val="none" w:sz="0" w:space="0" w:color="auto"/>
        <w:right w:val="none" w:sz="0" w:space="0" w:color="auto"/>
      </w:divBdr>
    </w:div>
    <w:div w:id="188987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Excel_97-2003_Worksheet2.xls"/><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6.bin"/><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Excel_97-2003_Worksheet1.xls"/><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oleObject" Target="embeddings/oleObject15.bin"/><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Microsoft_Excel_97-2003_Worksheet3.xls"/><Relationship Id="rId23" Type="http://schemas.openxmlformats.org/officeDocument/2006/relationships/oleObject" Target="embeddings/oleObject4.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7.bin"/><Relationship Id="rId10" Type="http://schemas.openxmlformats.org/officeDocument/2006/relationships/image" Target="media/image2.emf"/><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9.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6.bin"/><Relationship Id="rId30" Type="http://schemas.openxmlformats.org/officeDocument/2006/relationships/image" Target="media/image12.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1.emf"/><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CA50A0-F4D6-40D8-8784-27D0AB90B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3</TotalTime>
  <Pages>41</Pages>
  <Words>2922</Words>
  <Characters>16661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19544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lastModifiedBy>Kaur, Lovepreet</cp:lastModifiedBy>
  <cp:revision>4</cp:revision>
  <cp:lastPrinted>2011-03-21T13:34:00Z</cp:lastPrinted>
  <dcterms:created xsi:type="dcterms:W3CDTF">2014-04-16T19:50:00Z</dcterms:created>
  <dcterms:modified xsi:type="dcterms:W3CDTF">2014-04-16T19:54:00Z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Active Pull Compensation</vt:lpwstr>
  </property>
  <property fmtid="{D5CDD505-2E9C-101B-9397-08002B2CF9AE}" pid="3" name="MDDRevNum">
    <vt:lpwstr>3.0</vt:lpwstr>
  </property>
  <property fmtid="{D5CDD505-2E9C-101B-9397-08002B2CF9AE}" pid="4" name="Module Layer">
    <vt:lpwstr>0</vt:lpwstr>
  </property>
  <property fmtid="{D5CDD505-2E9C-101B-9397-08002B2CF9AE}" pid="5" name="Module Name">
    <vt:lpwstr>ActivePull</vt:lpwstr>
  </property>
  <property fmtid="{D5CDD505-2E9C-101B-9397-08002B2CF9AE}" pid="6" name="Product Line">
    <vt:lpwstr>Gen II+ EPS EA3</vt:lpwstr>
  </property>
</Properties>
</file>