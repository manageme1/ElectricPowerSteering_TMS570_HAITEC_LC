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781C" w:rsidRDefault="000725C1">
      <w:pPr>
        <w:pStyle w:val="Heading1"/>
        <w:numPr>
          <w:ilvl w:val="0"/>
          <w:numId w:val="0"/>
        </w:numPr>
      </w:pPr>
      <w:r>
        <w:t xml:space="preserve">Module </w:t>
      </w:r>
      <w:r w:rsidR="004A781C">
        <w:t xml:space="preserve">-- </w:t>
      </w:r>
      <w:fldSimple w:instr=" DOCPROPERTY &quot;Document Title&quot;  \* MERGEFORMAT ">
        <w:r w:rsidR="007C3377">
          <w:t>Polarity</w:t>
        </w:r>
      </w:fldSimple>
    </w:p>
    <w:p w:rsidR="004A781C" w:rsidRDefault="004A781C">
      <w:pPr>
        <w:pStyle w:val="Heading1"/>
      </w:pPr>
      <w:r>
        <w:t>High-Level Description</w:t>
      </w:r>
    </w:p>
    <w:p w:rsidR="00DE1330" w:rsidRPr="00DE1330" w:rsidRDefault="00DE1330" w:rsidP="000725C1">
      <w:pPr>
        <w:spacing w:after="0"/>
        <w:rPr>
          <w:color w:val="000000"/>
        </w:rPr>
      </w:pPr>
      <w:r w:rsidRPr="00DE1330">
        <w:rPr>
          <w:color w:val="000000"/>
        </w:rPr>
        <w:t xml:space="preserve">This module implements </w:t>
      </w:r>
      <w:r w:rsidR="000725C1">
        <w:rPr>
          <w:color w:val="000000"/>
        </w:rPr>
        <w:t xml:space="preserve">the polarity assignments for the EPS systems to allow for various configurations of input and output signals for proper alignment. </w:t>
      </w:r>
    </w:p>
    <w:p w:rsidR="000725C1" w:rsidRPr="000725C1" w:rsidRDefault="00DE1330" w:rsidP="000725C1">
      <w:pPr>
        <w:pStyle w:val="Heading1"/>
      </w:pPr>
      <w:r>
        <w:t xml:space="preserve"> </w:t>
      </w:r>
      <w:r w:rsidR="004A781C">
        <w:t>Figures</w:t>
      </w:r>
    </w:p>
    <w:p w:rsidR="000725C1" w:rsidRDefault="000725C1">
      <w:pPr>
        <w:pStyle w:val="Heading2"/>
      </w:pPr>
      <w:r>
        <w:t>Diagram – Component Diagram</w:t>
      </w:r>
    </w:p>
    <w:p w:rsidR="000725C1" w:rsidRPr="000725C1" w:rsidRDefault="00255B29" w:rsidP="000725C1">
      <w:pPr>
        <w:jc w:val="center"/>
      </w:pPr>
      <w:ins w:id="0" w:author="Lucas Wendling" w:date="2013-02-19T10:58:00Z">
        <w:r>
          <w:rPr>
            <w:noProof/>
          </w:rPr>
          <w:drawing>
            <wp:inline distT="0" distB="0" distL="0" distR="0">
              <wp:extent cx="3677225" cy="2823450"/>
              <wp:effectExtent l="19050" t="0" r="0" b="0"/>
              <wp:docPr id="1" name="Picture 0" descr="Polarit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arity.tif"/>
                      <pic:cNvPicPr/>
                    </pic:nvPicPr>
                    <pic:blipFill>
                      <a:blip r:embed="rId9" cstate="print"/>
                      <a:stretch>
                        <a:fillRect/>
                      </a:stretch>
                    </pic:blipFill>
                    <pic:spPr>
                      <a:xfrm>
                        <a:off x="0" y="0"/>
                        <a:ext cx="3676943" cy="2823233"/>
                      </a:xfrm>
                      <a:prstGeom prst="rect">
                        <a:avLst/>
                      </a:prstGeom>
                    </pic:spPr>
                  </pic:pic>
                </a:graphicData>
              </a:graphic>
            </wp:inline>
          </w:drawing>
        </w:r>
      </w:ins>
      <w:del w:id="1" w:author="Lucas Wendling" w:date="2013-02-19T10:58:00Z">
        <w:r w:rsidR="007A628B" w:rsidDel="00255B29">
          <w:rPr>
            <w:noProof/>
          </w:rPr>
          <w:drawing>
            <wp:inline distT="0" distB="0" distL="0" distR="0">
              <wp:extent cx="2190750" cy="226568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2190750" cy="2265680"/>
                      </a:xfrm>
                      <a:prstGeom prst="rect">
                        <a:avLst/>
                      </a:prstGeom>
                      <a:noFill/>
                      <a:ln w="9525">
                        <a:noFill/>
                        <a:miter lim="800000"/>
                        <a:headEnd/>
                        <a:tailEnd/>
                      </a:ln>
                    </pic:spPr>
                  </pic:pic>
                </a:graphicData>
              </a:graphic>
            </wp:inline>
          </w:drawing>
        </w:r>
      </w:del>
    </w:p>
    <w:p w:rsidR="004A781C" w:rsidRDefault="004A781C">
      <w:pPr>
        <w:pStyle w:val="Heading2"/>
      </w:pPr>
      <w:r>
        <w:t>Diagram – Function Data Sharing</w:t>
      </w:r>
    </w:p>
    <w:p w:rsidR="000725C1" w:rsidRPr="000725C1" w:rsidRDefault="000725C1" w:rsidP="000725C1">
      <w:r>
        <w:t>No shared data.</w:t>
      </w:r>
    </w:p>
    <w:p w:rsidR="000725C1" w:rsidRPr="000725C1" w:rsidRDefault="000725C1" w:rsidP="000725C1"/>
    <w:p w:rsidR="00F22277" w:rsidRPr="00F22277" w:rsidRDefault="00F22277" w:rsidP="00F22277"/>
    <w:p w:rsidR="004A781C" w:rsidRDefault="004A781C"/>
    <w:p w:rsidR="004A781C" w:rsidRDefault="004A781C"/>
    <w:p w:rsidR="004A781C" w:rsidRDefault="004A781C"/>
    <w:p w:rsidR="004A781C" w:rsidRDefault="004A781C">
      <w:pPr>
        <w:pStyle w:val="Heading1"/>
      </w:pPr>
      <w:r>
        <w:br w:type="page"/>
      </w:r>
      <w:r>
        <w:lastRenderedPageBreak/>
        <w:t>Variable Data Dictionary</w:t>
      </w:r>
    </w:p>
    <w:p w:rsidR="004A781C" w:rsidRDefault="004A781C">
      <w:r>
        <w:t xml:space="preserve">For details on module input / output variable, refer to the Data Dictionary for the application.  Input / output variable names are listed here for reference.  </w:t>
      </w:r>
    </w:p>
    <w:p w:rsidR="004A781C" w:rsidDel="00255B29" w:rsidRDefault="004A781C">
      <w:pPr>
        <w:rPr>
          <w:del w:id="2" w:author="Lucas Wendling" w:date="2013-02-19T10:59:00Z"/>
        </w:rPr>
      </w:pPr>
      <w:del w:id="3" w:author="Lucas Wendling" w:date="2013-02-19T10:59:00Z">
        <w:r w:rsidDel="00255B29">
          <w:delText>(Note: Full variable names required in table.)</w:delText>
        </w:r>
      </w:del>
    </w:p>
    <w:p w:rsidR="004A781C" w:rsidDel="00255B29" w:rsidRDefault="004A781C">
      <w:pPr>
        <w:rPr>
          <w:del w:id="4" w:author="Lucas Wendling" w:date="2013-02-19T10:59:00Z"/>
        </w:rPr>
      </w:pPr>
      <w:del w:id="5" w:author="Lucas Wendling" w:date="2013-02-19T10:59:00Z">
        <w:r w:rsidDel="00255B29">
          <w:delText>(Note: All global variables including End Of Line data used should be shown here)</w:delText>
        </w:r>
      </w:del>
    </w:p>
    <w:tbl>
      <w:tblPr>
        <w:tblW w:w="8910" w:type="dxa"/>
        <w:tblInd w:w="1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4446"/>
        <w:gridCol w:w="9"/>
        <w:gridCol w:w="4455"/>
      </w:tblGrid>
      <w:tr w:rsidR="006D33CC" w:rsidRPr="006D33CC" w:rsidTr="006D33CC">
        <w:trPr>
          <w:trHeight w:val="321"/>
        </w:trPr>
        <w:tc>
          <w:tcPr>
            <w:tcW w:w="4446" w:type="dxa"/>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Inputs</w:t>
            </w:r>
          </w:p>
        </w:tc>
        <w:tc>
          <w:tcPr>
            <w:tcW w:w="4464" w:type="dxa"/>
            <w:gridSpan w:val="2"/>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Outputs</w:t>
            </w:r>
          </w:p>
        </w:tc>
      </w:tr>
      <w:tr w:rsidR="00F22277" w:rsidRPr="004B5BE2" w:rsidTr="007A628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F22277" w:rsidRPr="004B5BE2" w:rsidRDefault="00255B29" w:rsidP="007A628B">
            <w:pPr>
              <w:spacing w:before="100" w:beforeAutospacing="1" w:after="100" w:afterAutospacing="1"/>
              <w:rPr>
                <w:rFonts w:ascii="Arial" w:hAnsi="Arial" w:cs="Arial"/>
                <w:sz w:val="16"/>
                <w:szCs w:val="16"/>
              </w:rPr>
            </w:pPr>
            <w:ins w:id="6" w:author="Lucas Wendling" w:date="2013-02-19T10:59:00Z">
              <w:r w:rsidRPr="00255B29">
                <w:rPr>
                  <w:rFonts w:ascii="Arial" w:hAnsi="Arial" w:cs="Arial"/>
                  <w:sz w:val="16"/>
                  <w:szCs w:val="16"/>
                </w:rPr>
                <w:t>DiagHwTrqPolarity_Cnt_s08</w:t>
              </w:r>
            </w:ins>
          </w:p>
        </w:tc>
        <w:tc>
          <w:tcPr>
            <w:tcW w:w="4455" w:type="dxa"/>
            <w:vAlign w:val="bottom"/>
          </w:tcPr>
          <w:p w:rsidR="00F22277" w:rsidRDefault="00F22277">
            <w:pPr>
              <w:rPr>
                <w:rFonts w:ascii="Arial" w:hAnsi="Arial" w:cs="Arial"/>
                <w:sz w:val="16"/>
                <w:szCs w:val="16"/>
              </w:rPr>
            </w:pPr>
            <w:r>
              <w:rPr>
                <w:rFonts w:ascii="Arial" w:hAnsi="Arial" w:cs="Arial"/>
                <w:sz w:val="16"/>
                <w:szCs w:val="16"/>
              </w:rPr>
              <w:t>HwTrqPolarity_Cnt_s08</w:t>
            </w:r>
          </w:p>
        </w:tc>
      </w:tr>
      <w:tr w:rsidR="00F22277" w:rsidRPr="004B5BE2" w:rsidTr="007A628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F22277" w:rsidRDefault="00255B29" w:rsidP="007A628B">
            <w:pPr>
              <w:spacing w:before="100" w:beforeAutospacing="1" w:after="100" w:afterAutospacing="1"/>
              <w:rPr>
                <w:rFonts w:ascii="Arial" w:hAnsi="Arial" w:cs="Arial"/>
                <w:sz w:val="16"/>
                <w:szCs w:val="16"/>
              </w:rPr>
            </w:pPr>
            <w:ins w:id="7" w:author="Lucas Wendling" w:date="2013-02-19T10:59:00Z">
              <w:r w:rsidRPr="00255B29">
                <w:rPr>
                  <w:rFonts w:ascii="Arial" w:hAnsi="Arial" w:cs="Arial"/>
                  <w:sz w:val="16"/>
                  <w:szCs w:val="16"/>
                </w:rPr>
                <w:t>DiagHwPosPolarity_Cnt_s08</w:t>
              </w:r>
            </w:ins>
          </w:p>
        </w:tc>
        <w:tc>
          <w:tcPr>
            <w:tcW w:w="4455" w:type="dxa"/>
            <w:vAlign w:val="bottom"/>
          </w:tcPr>
          <w:p w:rsidR="00F22277" w:rsidRDefault="00F22277">
            <w:pPr>
              <w:rPr>
                <w:rFonts w:ascii="Arial" w:hAnsi="Arial" w:cs="Arial"/>
                <w:sz w:val="16"/>
                <w:szCs w:val="16"/>
              </w:rPr>
            </w:pPr>
            <w:r>
              <w:rPr>
                <w:rFonts w:ascii="Arial" w:hAnsi="Arial" w:cs="Arial"/>
                <w:sz w:val="16"/>
                <w:szCs w:val="16"/>
              </w:rPr>
              <w:t>HwPosPolarity_Cnt_s08</w:t>
            </w:r>
          </w:p>
        </w:tc>
      </w:tr>
      <w:tr w:rsidR="00F22277" w:rsidRPr="004B5BE2" w:rsidTr="007A628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F22277" w:rsidRDefault="00255B29" w:rsidP="007A628B">
            <w:pPr>
              <w:spacing w:before="100" w:beforeAutospacing="1" w:after="100" w:afterAutospacing="1"/>
              <w:rPr>
                <w:rFonts w:ascii="Arial" w:hAnsi="Arial" w:cs="Arial"/>
                <w:sz w:val="16"/>
                <w:szCs w:val="16"/>
              </w:rPr>
            </w:pPr>
            <w:ins w:id="8" w:author="Lucas Wendling" w:date="2013-02-19T10:59:00Z">
              <w:r w:rsidRPr="00255B29">
                <w:rPr>
                  <w:rFonts w:ascii="Arial" w:hAnsi="Arial" w:cs="Arial"/>
                  <w:sz w:val="16"/>
                  <w:szCs w:val="16"/>
                </w:rPr>
                <w:t>DiagMtrPosPolarity_Cnt_s08</w:t>
              </w:r>
            </w:ins>
          </w:p>
        </w:tc>
        <w:tc>
          <w:tcPr>
            <w:tcW w:w="4455" w:type="dxa"/>
            <w:vAlign w:val="bottom"/>
          </w:tcPr>
          <w:p w:rsidR="00F22277" w:rsidRDefault="00F22277">
            <w:pPr>
              <w:rPr>
                <w:rFonts w:ascii="Arial" w:hAnsi="Arial" w:cs="Arial"/>
                <w:sz w:val="16"/>
                <w:szCs w:val="16"/>
              </w:rPr>
            </w:pPr>
            <w:r>
              <w:rPr>
                <w:rFonts w:ascii="Arial" w:hAnsi="Arial" w:cs="Arial"/>
                <w:sz w:val="16"/>
                <w:szCs w:val="16"/>
              </w:rPr>
              <w:t>MtrPosPolarity_Cnt_s08</w:t>
            </w:r>
          </w:p>
        </w:tc>
      </w:tr>
      <w:tr w:rsidR="00F22277" w:rsidRPr="004B5BE2" w:rsidTr="007A628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F22277" w:rsidRDefault="00255B29" w:rsidP="007A628B">
            <w:pPr>
              <w:spacing w:before="100" w:beforeAutospacing="1" w:after="100" w:afterAutospacing="1"/>
              <w:rPr>
                <w:rFonts w:ascii="Arial" w:hAnsi="Arial" w:cs="Arial"/>
                <w:sz w:val="16"/>
                <w:szCs w:val="16"/>
              </w:rPr>
            </w:pPr>
            <w:ins w:id="9" w:author="Lucas Wendling" w:date="2013-02-19T10:59:00Z">
              <w:r w:rsidRPr="00255B29">
                <w:rPr>
                  <w:rFonts w:ascii="Arial" w:hAnsi="Arial" w:cs="Arial"/>
                  <w:sz w:val="16"/>
                  <w:szCs w:val="16"/>
                </w:rPr>
                <w:t>DiagMtrVelPolarity_Cnt_s08</w:t>
              </w:r>
            </w:ins>
          </w:p>
        </w:tc>
        <w:tc>
          <w:tcPr>
            <w:tcW w:w="4455" w:type="dxa"/>
            <w:vAlign w:val="bottom"/>
          </w:tcPr>
          <w:p w:rsidR="00F22277" w:rsidRDefault="00F22277">
            <w:pPr>
              <w:rPr>
                <w:rFonts w:ascii="Arial" w:hAnsi="Arial" w:cs="Arial"/>
                <w:sz w:val="16"/>
                <w:szCs w:val="16"/>
              </w:rPr>
            </w:pPr>
            <w:r>
              <w:rPr>
                <w:rFonts w:ascii="Arial" w:hAnsi="Arial" w:cs="Arial"/>
                <w:sz w:val="16"/>
                <w:szCs w:val="16"/>
              </w:rPr>
              <w:t>MtrVelPolarity_Cnt_s08</w:t>
            </w:r>
          </w:p>
        </w:tc>
      </w:tr>
      <w:tr w:rsidR="00F22277" w:rsidRPr="004B5BE2" w:rsidTr="007A628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F22277" w:rsidRDefault="00255B29" w:rsidP="007A628B">
            <w:pPr>
              <w:spacing w:before="100" w:beforeAutospacing="1" w:after="100" w:afterAutospacing="1"/>
              <w:rPr>
                <w:rFonts w:ascii="Arial" w:hAnsi="Arial" w:cs="Arial"/>
                <w:sz w:val="16"/>
                <w:szCs w:val="16"/>
              </w:rPr>
            </w:pPr>
            <w:ins w:id="10" w:author="Lucas Wendling" w:date="2013-02-19T11:00:00Z">
              <w:r w:rsidRPr="00255B29">
                <w:rPr>
                  <w:rFonts w:ascii="Arial" w:hAnsi="Arial" w:cs="Arial"/>
                  <w:sz w:val="16"/>
                  <w:szCs w:val="16"/>
                </w:rPr>
                <w:t>DiagMtrElecMechPolarity_Cnt_s08</w:t>
              </w:r>
            </w:ins>
          </w:p>
        </w:tc>
        <w:tc>
          <w:tcPr>
            <w:tcW w:w="4455" w:type="dxa"/>
          </w:tcPr>
          <w:p w:rsidR="00F22277" w:rsidRDefault="00F22277">
            <w:pPr>
              <w:rPr>
                <w:rFonts w:ascii="Arial" w:hAnsi="Arial" w:cs="Arial"/>
                <w:color w:val="000000"/>
                <w:sz w:val="16"/>
                <w:szCs w:val="16"/>
              </w:rPr>
            </w:pPr>
            <w:r>
              <w:rPr>
                <w:rFonts w:ascii="Arial" w:hAnsi="Arial" w:cs="Arial"/>
                <w:color w:val="000000"/>
                <w:sz w:val="16"/>
                <w:szCs w:val="16"/>
              </w:rPr>
              <w:t>MtrElecMechPolarity_Cnt_s08</w:t>
            </w:r>
          </w:p>
        </w:tc>
      </w:tr>
      <w:tr w:rsidR="00F22277" w:rsidRPr="004B5BE2" w:rsidTr="007A628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F22277" w:rsidRDefault="00255B29" w:rsidP="007A628B">
            <w:pPr>
              <w:spacing w:before="100" w:beforeAutospacing="1" w:after="100" w:afterAutospacing="1"/>
              <w:rPr>
                <w:rFonts w:ascii="Arial" w:hAnsi="Arial" w:cs="Arial"/>
                <w:sz w:val="16"/>
                <w:szCs w:val="16"/>
              </w:rPr>
            </w:pPr>
            <w:ins w:id="11" w:author="Lucas Wendling" w:date="2013-02-19T10:59:00Z">
              <w:r w:rsidRPr="00255B29">
                <w:rPr>
                  <w:rFonts w:ascii="Arial" w:hAnsi="Arial" w:cs="Arial"/>
                  <w:sz w:val="16"/>
                  <w:szCs w:val="16"/>
                </w:rPr>
                <w:t>DiagAssistAssyPolarity_Cnt_s08</w:t>
              </w:r>
            </w:ins>
          </w:p>
        </w:tc>
        <w:tc>
          <w:tcPr>
            <w:tcW w:w="4455" w:type="dxa"/>
          </w:tcPr>
          <w:p w:rsidR="00F22277" w:rsidRDefault="00F22277">
            <w:pPr>
              <w:rPr>
                <w:rFonts w:ascii="Arial" w:hAnsi="Arial" w:cs="Arial"/>
                <w:color w:val="000000"/>
                <w:sz w:val="16"/>
                <w:szCs w:val="16"/>
              </w:rPr>
            </w:pPr>
            <w:r>
              <w:rPr>
                <w:rFonts w:ascii="Arial" w:hAnsi="Arial" w:cs="Arial"/>
                <w:color w:val="000000"/>
                <w:sz w:val="16"/>
                <w:szCs w:val="16"/>
              </w:rPr>
              <w:t>AssistAssyPolarity_Cnt_s08</w:t>
            </w:r>
          </w:p>
        </w:tc>
      </w:tr>
      <w:tr w:rsidR="00850F04" w:rsidRPr="004B5BE2" w:rsidTr="007A628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850F04" w:rsidRDefault="00850F04" w:rsidP="007A628B">
            <w:pPr>
              <w:spacing w:before="100" w:beforeAutospacing="1" w:after="100" w:afterAutospacing="1"/>
              <w:rPr>
                <w:rFonts w:ascii="Arial" w:hAnsi="Arial" w:cs="Arial"/>
                <w:sz w:val="16"/>
                <w:szCs w:val="16"/>
              </w:rPr>
            </w:pPr>
          </w:p>
        </w:tc>
        <w:tc>
          <w:tcPr>
            <w:tcW w:w="4455" w:type="dxa"/>
          </w:tcPr>
          <w:p w:rsidR="00850F04" w:rsidRDefault="00850F04">
            <w:pPr>
              <w:rPr>
                <w:rFonts w:ascii="Arial" w:hAnsi="Arial" w:cs="Arial"/>
                <w:color w:val="000000"/>
                <w:sz w:val="16"/>
                <w:szCs w:val="16"/>
              </w:rPr>
            </w:pPr>
            <w:proofErr w:type="spellStart"/>
            <w:r>
              <w:rPr>
                <w:rFonts w:ascii="Arial" w:hAnsi="Arial" w:cs="Arial"/>
                <w:color w:val="000000"/>
                <w:sz w:val="16"/>
                <w:szCs w:val="16"/>
              </w:rPr>
              <w:t>SysC</w:t>
            </w:r>
            <w:proofErr w:type="spellEnd"/>
            <w:r>
              <w:rPr>
                <w:rFonts w:ascii="Arial" w:hAnsi="Arial" w:cs="Arial"/>
                <w:color w:val="000000"/>
                <w:sz w:val="16"/>
                <w:szCs w:val="16"/>
              </w:rPr>
              <w:t>_ MtrElecMechPolarity_Cnt_s32</w:t>
            </w:r>
          </w:p>
        </w:tc>
      </w:tr>
    </w:tbl>
    <w:p w:rsidR="006D33CC" w:rsidRDefault="006D33CC"/>
    <w:p w:rsidR="004A781C" w:rsidRDefault="004A781C">
      <w:pPr>
        <w:pStyle w:val="Heading2"/>
      </w:pPr>
      <w:r>
        <w:t>Module Internal Variables</w:t>
      </w:r>
    </w:p>
    <w:p w:rsidR="004A781C" w:rsidRDefault="004A781C">
      <w:r>
        <w:t xml:space="preserve">This section identifies the name, range and resolutions for module specific data created by this module.  If there are no range restrictions on the variable, the term “FULL” is placed into the table for legal range. </w:t>
      </w:r>
    </w:p>
    <w:tbl>
      <w:tblPr>
        <w:tblW w:w="891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Change w:id="12" w:author="Lucas Wendling" w:date="2013-02-19T11:05:00Z">
          <w:tblPr>
            <w:tblW w:w="891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PrChange>
      </w:tblPr>
      <w:tblGrid>
        <w:gridCol w:w="1873"/>
        <w:gridCol w:w="1205"/>
        <w:gridCol w:w="1080"/>
        <w:gridCol w:w="1170"/>
        <w:gridCol w:w="1170"/>
        <w:gridCol w:w="2420"/>
        <w:tblGridChange w:id="13">
          <w:tblGrid>
            <w:gridCol w:w="1873"/>
            <w:gridCol w:w="1385"/>
            <w:gridCol w:w="270"/>
            <w:gridCol w:w="1350"/>
            <w:gridCol w:w="1170"/>
            <w:gridCol w:w="1170"/>
            <w:gridCol w:w="1700"/>
          </w:tblGrid>
        </w:tblGridChange>
      </w:tblGrid>
      <w:tr w:rsidR="00255B29" w:rsidTr="00255B29">
        <w:trPr>
          <w:trHeight w:val="650"/>
          <w:trPrChange w:id="14" w:author="Lucas Wendling" w:date="2013-02-19T11:05:00Z">
            <w:trPr>
              <w:trHeight w:val="650"/>
            </w:trPr>
          </w:trPrChange>
        </w:trPr>
        <w:tc>
          <w:tcPr>
            <w:tcW w:w="1873" w:type="dxa"/>
            <w:tcBorders>
              <w:top w:val="single" w:sz="6" w:space="0" w:color="auto"/>
              <w:left w:val="single" w:sz="6" w:space="0" w:color="auto"/>
              <w:bottom w:val="single" w:sz="6" w:space="0" w:color="auto"/>
              <w:right w:val="single" w:sz="6" w:space="0" w:color="auto"/>
            </w:tcBorders>
            <w:shd w:val="pct30" w:color="FFFF00" w:fill="FFFFFF"/>
            <w:tcPrChange w:id="15" w:author="Lucas Wendling" w:date="2013-02-19T11:05:00Z">
              <w:tcPr>
                <w:tcW w:w="1873" w:type="dxa"/>
                <w:tcBorders>
                  <w:top w:val="single" w:sz="6" w:space="0" w:color="auto"/>
                  <w:left w:val="single" w:sz="6" w:space="0" w:color="auto"/>
                  <w:bottom w:val="single" w:sz="6" w:space="0" w:color="auto"/>
                  <w:right w:val="single" w:sz="6" w:space="0" w:color="auto"/>
                </w:tcBorders>
                <w:shd w:val="pct30" w:color="FFFF00" w:fill="FFFFFF"/>
              </w:tcPr>
            </w:tcPrChange>
          </w:tcPr>
          <w:p w:rsidR="00255B29" w:rsidRDefault="00255B29" w:rsidP="007A628B">
            <w:pPr>
              <w:spacing w:before="60"/>
              <w:jc w:val="center"/>
              <w:rPr>
                <w:rFonts w:ascii="Arial" w:hAnsi="Arial" w:cs="Arial"/>
                <w:sz w:val="16"/>
              </w:rPr>
            </w:pPr>
            <w:r>
              <w:rPr>
                <w:rFonts w:ascii="Arial" w:hAnsi="Arial" w:cs="Arial"/>
                <w:sz w:val="16"/>
              </w:rPr>
              <w:t>Variable Name</w:t>
            </w:r>
          </w:p>
        </w:tc>
        <w:tc>
          <w:tcPr>
            <w:tcW w:w="1205" w:type="dxa"/>
            <w:tcBorders>
              <w:top w:val="single" w:sz="6" w:space="0" w:color="auto"/>
              <w:left w:val="single" w:sz="6" w:space="0" w:color="auto"/>
              <w:bottom w:val="single" w:sz="6" w:space="0" w:color="auto"/>
              <w:right w:val="single" w:sz="6" w:space="0" w:color="auto"/>
            </w:tcBorders>
            <w:shd w:val="pct30" w:color="FFFF00" w:fill="FFFFFF"/>
            <w:tcPrChange w:id="16" w:author="Lucas Wendling" w:date="2013-02-19T11:05:00Z">
              <w:tcPr>
                <w:tcW w:w="1655" w:type="dxa"/>
                <w:gridSpan w:val="2"/>
                <w:tcBorders>
                  <w:top w:val="single" w:sz="6" w:space="0" w:color="auto"/>
                  <w:left w:val="single" w:sz="6" w:space="0" w:color="auto"/>
                  <w:bottom w:val="single" w:sz="6" w:space="0" w:color="auto"/>
                  <w:right w:val="single" w:sz="6" w:space="0" w:color="auto"/>
                </w:tcBorders>
                <w:shd w:val="pct30" w:color="FFFF00" w:fill="FFFFFF"/>
              </w:tcPr>
            </w:tcPrChange>
          </w:tcPr>
          <w:p w:rsidR="00255B29" w:rsidRDefault="00255B29" w:rsidP="007A628B">
            <w:pPr>
              <w:spacing w:before="60"/>
              <w:jc w:val="center"/>
              <w:rPr>
                <w:ins w:id="17" w:author="Lucas Wendling" w:date="2013-02-19T11:03:00Z"/>
                <w:rFonts w:ascii="Arial" w:hAnsi="Arial" w:cs="Arial"/>
                <w:sz w:val="16"/>
              </w:rPr>
            </w:pPr>
            <w:ins w:id="18" w:author="Lucas Wendling" w:date="2013-02-19T11:03:00Z">
              <w:r>
                <w:rPr>
                  <w:rFonts w:ascii="Arial" w:hAnsi="Arial" w:cs="Arial"/>
                  <w:sz w:val="16"/>
                </w:rPr>
                <w:t>Data Type</w:t>
              </w:r>
            </w:ins>
          </w:p>
        </w:tc>
        <w:tc>
          <w:tcPr>
            <w:tcW w:w="1080" w:type="dxa"/>
            <w:tcBorders>
              <w:top w:val="single" w:sz="6" w:space="0" w:color="auto"/>
              <w:left w:val="single" w:sz="6" w:space="0" w:color="auto"/>
              <w:bottom w:val="single" w:sz="6" w:space="0" w:color="auto"/>
              <w:right w:val="single" w:sz="6" w:space="0" w:color="auto"/>
            </w:tcBorders>
            <w:shd w:val="pct30" w:color="FFFF00" w:fill="FFFFFF"/>
            <w:tcPrChange w:id="19" w:author="Lucas Wendling" w:date="2013-02-19T11:05:00Z">
              <w:tcPr>
                <w:tcW w:w="1350" w:type="dxa"/>
                <w:tcBorders>
                  <w:top w:val="single" w:sz="6" w:space="0" w:color="auto"/>
                  <w:left w:val="single" w:sz="6" w:space="0" w:color="auto"/>
                  <w:bottom w:val="single" w:sz="6" w:space="0" w:color="auto"/>
                  <w:right w:val="single" w:sz="6" w:space="0" w:color="auto"/>
                </w:tcBorders>
                <w:shd w:val="pct30" w:color="FFFF00" w:fill="FFFFFF"/>
              </w:tcPr>
            </w:tcPrChange>
          </w:tcPr>
          <w:p w:rsidR="00255B29" w:rsidRDefault="00255B29" w:rsidP="007A628B">
            <w:pPr>
              <w:spacing w:before="60"/>
              <w:jc w:val="center"/>
              <w:rPr>
                <w:rFonts w:ascii="Arial" w:hAnsi="Arial" w:cs="Arial"/>
                <w:sz w:val="16"/>
              </w:rPr>
            </w:pPr>
            <w:r>
              <w:rPr>
                <w:rFonts w:ascii="Arial" w:hAnsi="Arial" w:cs="Arial"/>
                <w:sz w:val="16"/>
              </w:rPr>
              <w:t>Resolution</w:t>
            </w:r>
          </w:p>
        </w:tc>
        <w:tc>
          <w:tcPr>
            <w:tcW w:w="1170" w:type="dxa"/>
            <w:tcBorders>
              <w:top w:val="single" w:sz="6" w:space="0" w:color="auto"/>
              <w:left w:val="single" w:sz="6" w:space="0" w:color="auto"/>
              <w:bottom w:val="single" w:sz="6" w:space="0" w:color="auto"/>
              <w:right w:val="single" w:sz="6" w:space="0" w:color="auto"/>
            </w:tcBorders>
            <w:shd w:val="pct30" w:color="FFFF00" w:fill="FFFFFF"/>
            <w:tcPrChange w:id="20" w:author="Lucas Wendling" w:date="2013-02-19T11:05:00Z">
              <w:tcPr>
                <w:tcW w:w="1170" w:type="dxa"/>
                <w:tcBorders>
                  <w:top w:val="single" w:sz="6" w:space="0" w:color="auto"/>
                  <w:left w:val="single" w:sz="6" w:space="0" w:color="auto"/>
                  <w:bottom w:val="single" w:sz="6" w:space="0" w:color="auto"/>
                  <w:right w:val="single" w:sz="6" w:space="0" w:color="auto"/>
                </w:tcBorders>
                <w:shd w:val="pct30" w:color="FFFF00" w:fill="FFFFFF"/>
              </w:tcPr>
            </w:tcPrChange>
          </w:tcPr>
          <w:p w:rsidR="00255B29" w:rsidRDefault="00255B29" w:rsidP="007A628B">
            <w:pPr>
              <w:spacing w:before="60"/>
              <w:jc w:val="center"/>
              <w:rPr>
                <w:rFonts w:ascii="Arial" w:hAnsi="Arial" w:cs="Arial"/>
                <w:sz w:val="16"/>
              </w:rPr>
            </w:pPr>
            <w:r>
              <w:rPr>
                <w:rFonts w:ascii="Arial" w:hAnsi="Arial" w:cs="Arial"/>
                <w:sz w:val="16"/>
              </w:rPr>
              <w:t>Legal Range</w:t>
            </w:r>
          </w:p>
          <w:p w:rsidR="00255B29" w:rsidRDefault="00255B29" w:rsidP="007A628B">
            <w:pPr>
              <w:spacing w:before="60"/>
              <w:jc w:val="center"/>
              <w:rPr>
                <w:rFonts w:ascii="Arial" w:hAnsi="Arial" w:cs="Arial"/>
                <w:sz w:val="16"/>
              </w:rPr>
            </w:pPr>
            <w:r>
              <w:rPr>
                <w:rFonts w:ascii="Arial" w:hAnsi="Arial" w:cs="Arial"/>
                <w:sz w:val="16"/>
              </w:rPr>
              <w:t>(min)</w:t>
            </w:r>
          </w:p>
        </w:tc>
        <w:tc>
          <w:tcPr>
            <w:tcW w:w="1170" w:type="dxa"/>
            <w:tcBorders>
              <w:top w:val="single" w:sz="6" w:space="0" w:color="auto"/>
              <w:left w:val="single" w:sz="6" w:space="0" w:color="auto"/>
              <w:bottom w:val="single" w:sz="6" w:space="0" w:color="auto"/>
              <w:right w:val="single" w:sz="6" w:space="0" w:color="auto"/>
            </w:tcBorders>
            <w:shd w:val="pct30" w:color="FFFF00" w:fill="FFFFFF"/>
            <w:tcPrChange w:id="21" w:author="Lucas Wendling" w:date="2013-02-19T11:05:00Z">
              <w:tcPr>
                <w:tcW w:w="1170" w:type="dxa"/>
                <w:tcBorders>
                  <w:top w:val="single" w:sz="6" w:space="0" w:color="auto"/>
                  <w:left w:val="single" w:sz="6" w:space="0" w:color="auto"/>
                  <w:bottom w:val="single" w:sz="6" w:space="0" w:color="auto"/>
                  <w:right w:val="single" w:sz="6" w:space="0" w:color="auto"/>
                </w:tcBorders>
                <w:shd w:val="pct30" w:color="FFFF00" w:fill="FFFFFF"/>
              </w:tcPr>
            </w:tcPrChange>
          </w:tcPr>
          <w:p w:rsidR="00255B29" w:rsidRDefault="00255B29" w:rsidP="007A628B">
            <w:pPr>
              <w:spacing w:before="60"/>
              <w:jc w:val="center"/>
              <w:rPr>
                <w:rFonts w:ascii="Arial" w:hAnsi="Arial" w:cs="Arial"/>
                <w:sz w:val="16"/>
              </w:rPr>
            </w:pPr>
            <w:r>
              <w:rPr>
                <w:rFonts w:ascii="Arial" w:hAnsi="Arial" w:cs="Arial"/>
                <w:sz w:val="16"/>
              </w:rPr>
              <w:t>Legal Range</w:t>
            </w:r>
          </w:p>
          <w:p w:rsidR="00255B29" w:rsidRDefault="00255B29" w:rsidP="007A628B">
            <w:pPr>
              <w:spacing w:before="60"/>
              <w:jc w:val="center"/>
              <w:rPr>
                <w:rFonts w:ascii="Arial" w:hAnsi="Arial" w:cs="Arial"/>
                <w:sz w:val="16"/>
              </w:rPr>
            </w:pPr>
            <w:r>
              <w:rPr>
                <w:rFonts w:ascii="Arial" w:hAnsi="Arial" w:cs="Arial"/>
                <w:sz w:val="16"/>
              </w:rPr>
              <w:t>(max)</w:t>
            </w:r>
          </w:p>
        </w:tc>
        <w:tc>
          <w:tcPr>
            <w:tcW w:w="2420" w:type="dxa"/>
            <w:tcBorders>
              <w:top w:val="single" w:sz="6" w:space="0" w:color="auto"/>
              <w:left w:val="single" w:sz="6" w:space="0" w:color="auto"/>
              <w:bottom w:val="single" w:sz="6" w:space="0" w:color="auto"/>
              <w:right w:val="single" w:sz="6" w:space="0" w:color="auto"/>
            </w:tcBorders>
            <w:shd w:val="pct30" w:color="FFFF00" w:fill="FFFFFF"/>
            <w:tcPrChange w:id="22" w:author="Lucas Wendling" w:date="2013-02-19T11:05:00Z">
              <w:tcPr>
                <w:tcW w:w="1700" w:type="dxa"/>
                <w:tcBorders>
                  <w:top w:val="single" w:sz="6" w:space="0" w:color="auto"/>
                  <w:left w:val="single" w:sz="6" w:space="0" w:color="auto"/>
                  <w:bottom w:val="single" w:sz="6" w:space="0" w:color="auto"/>
                  <w:right w:val="single" w:sz="6" w:space="0" w:color="auto"/>
                </w:tcBorders>
                <w:shd w:val="pct30" w:color="FFFF00" w:fill="FFFFFF"/>
              </w:tcPr>
            </w:tcPrChange>
          </w:tcPr>
          <w:p w:rsidR="00255B29" w:rsidRDefault="00255B29" w:rsidP="007A628B">
            <w:pPr>
              <w:spacing w:before="60"/>
              <w:jc w:val="center"/>
              <w:rPr>
                <w:rFonts w:ascii="Arial" w:hAnsi="Arial" w:cs="Arial"/>
                <w:sz w:val="16"/>
              </w:rPr>
            </w:pPr>
            <w:r>
              <w:rPr>
                <w:rFonts w:ascii="Arial" w:hAnsi="Arial" w:cs="Arial"/>
                <w:sz w:val="16"/>
              </w:rPr>
              <w:t>Software Segment</w:t>
            </w:r>
          </w:p>
        </w:tc>
      </w:tr>
      <w:tr w:rsidR="00255B29" w:rsidTr="00255B29">
        <w:trPr>
          <w:trHeight w:val="532"/>
          <w:trPrChange w:id="23" w:author="Lucas Wendling" w:date="2013-02-19T11:05:00Z">
            <w:trPr>
              <w:trHeight w:val="532"/>
            </w:trPr>
          </w:trPrChange>
        </w:trPr>
        <w:tc>
          <w:tcPr>
            <w:tcW w:w="1873" w:type="dxa"/>
            <w:tcBorders>
              <w:top w:val="single" w:sz="6" w:space="0" w:color="auto"/>
              <w:left w:val="single" w:sz="6" w:space="0" w:color="auto"/>
              <w:bottom w:val="single" w:sz="6" w:space="0" w:color="auto"/>
              <w:right w:val="single" w:sz="6" w:space="0" w:color="auto"/>
            </w:tcBorders>
            <w:tcPrChange w:id="24" w:author="Lucas Wendling" w:date="2013-02-19T11:05:00Z">
              <w:tcPr>
                <w:tcW w:w="1873" w:type="dxa"/>
                <w:tcBorders>
                  <w:top w:val="single" w:sz="6" w:space="0" w:color="auto"/>
                  <w:left w:val="single" w:sz="6" w:space="0" w:color="auto"/>
                  <w:bottom w:val="single" w:sz="6" w:space="0" w:color="auto"/>
                  <w:right w:val="single" w:sz="6" w:space="0" w:color="auto"/>
                </w:tcBorders>
              </w:tcPr>
            </w:tcPrChange>
          </w:tcPr>
          <w:p w:rsidR="00255B29" w:rsidRDefault="00255B29" w:rsidP="007A628B">
            <w:pPr>
              <w:spacing w:before="60"/>
              <w:rPr>
                <w:rFonts w:ascii="Arial" w:hAnsi="Arial" w:cs="Arial"/>
                <w:sz w:val="16"/>
              </w:rPr>
            </w:pPr>
            <w:proofErr w:type="spellStart"/>
            <w:ins w:id="25" w:author="Lucas Wendling" w:date="2013-02-19T11:03:00Z">
              <w:r w:rsidRPr="00255B29">
                <w:rPr>
                  <w:rFonts w:ascii="Arial" w:hAnsi="Arial" w:cs="Arial"/>
                  <w:sz w:val="16"/>
                </w:rPr>
                <w:t>Polarity_Cnt_Str</w:t>
              </w:r>
            </w:ins>
            <w:proofErr w:type="spellEnd"/>
            <w:del w:id="26" w:author="Lucas Wendling" w:date="2013-02-19T11:03:00Z">
              <w:r w:rsidDel="00255B29">
                <w:rPr>
                  <w:rFonts w:ascii="Arial" w:hAnsi="Arial" w:cs="Arial"/>
                  <w:sz w:val="16"/>
                </w:rPr>
                <w:delText>None</w:delText>
              </w:r>
            </w:del>
          </w:p>
        </w:tc>
        <w:tc>
          <w:tcPr>
            <w:tcW w:w="1205" w:type="dxa"/>
            <w:tcBorders>
              <w:top w:val="single" w:sz="6" w:space="0" w:color="auto"/>
              <w:left w:val="single" w:sz="6" w:space="0" w:color="auto"/>
              <w:bottom w:val="single" w:sz="6" w:space="0" w:color="auto"/>
              <w:right w:val="single" w:sz="6" w:space="0" w:color="auto"/>
            </w:tcBorders>
            <w:tcPrChange w:id="27" w:author="Lucas Wendling" w:date="2013-02-19T11:05:00Z">
              <w:tcPr>
                <w:tcW w:w="1385" w:type="dxa"/>
                <w:tcBorders>
                  <w:top w:val="single" w:sz="6" w:space="0" w:color="auto"/>
                  <w:left w:val="single" w:sz="6" w:space="0" w:color="auto"/>
                  <w:bottom w:val="single" w:sz="6" w:space="0" w:color="auto"/>
                  <w:right w:val="single" w:sz="6" w:space="0" w:color="auto"/>
                </w:tcBorders>
              </w:tcPr>
            </w:tcPrChange>
          </w:tcPr>
          <w:p w:rsidR="00255B29" w:rsidRDefault="00255B29" w:rsidP="007A628B">
            <w:pPr>
              <w:spacing w:before="60"/>
              <w:rPr>
                <w:ins w:id="28" w:author="Lucas Wendling" w:date="2013-02-19T11:03:00Z"/>
                <w:rFonts w:ascii="Arial" w:hAnsi="Arial" w:cs="Arial"/>
                <w:sz w:val="16"/>
              </w:rPr>
            </w:pPr>
            <w:proofErr w:type="spellStart"/>
            <w:ins w:id="29" w:author="Lucas Wendling" w:date="2013-02-19T11:04:00Z">
              <w:r w:rsidRPr="00255B29">
                <w:rPr>
                  <w:rFonts w:ascii="Arial" w:hAnsi="Arial" w:cs="Arial"/>
                  <w:sz w:val="16"/>
                </w:rPr>
                <w:t>Polarity_DataType</w:t>
              </w:r>
            </w:ins>
            <w:proofErr w:type="spellEnd"/>
          </w:p>
        </w:tc>
        <w:tc>
          <w:tcPr>
            <w:tcW w:w="1080" w:type="dxa"/>
            <w:tcBorders>
              <w:top w:val="single" w:sz="6" w:space="0" w:color="auto"/>
              <w:left w:val="single" w:sz="6" w:space="0" w:color="auto"/>
              <w:bottom w:val="single" w:sz="6" w:space="0" w:color="auto"/>
              <w:right w:val="single" w:sz="6" w:space="0" w:color="auto"/>
            </w:tcBorders>
            <w:tcPrChange w:id="30" w:author="Lucas Wendling" w:date="2013-02-19T11:05:00Z">
              <w:tcPr>
                <w:tcW w:w="1620" w:type="dxa"/>
                <w:gridSpan w:val="2"/>
                <w:tcBorders>
                  <w:top w:val="single" w:sz="6" w:space="0" w:color="auto"/>
                  <w:left w:val="single" w:sz="6" w:space="0" w:color="auto"/>
                  <w:bottom w:val="single" w:sz="6" w:space="0" w:color="auto"/>
                  <w:right w:val="single" w:sz="6" w:space="0" w:color="auto"/>
                </w:tcBorders>
              </w:tcPr>
            </w:tcPrChange>
          </w:tcPr>
          <w:p w:rsidR="00255B29" w:rsidRDefault="00255B29" w:rsidP="007A628B">
            <w:pPr>
              <w:spacing w:before="60"/>
              <w:rPr>
                <w:rFonts w:ascii="Arial" w:hAnsi="Arial" w:cs="Arial"/>
                <w:sz w:val="16"/>
              </w:rPr>
            </w:pPr>
            <w:ins w:id="31" w:author="Lucas Wendling" w:date="2013-02-19T11:04:00Z">
              <w:r>
                <w:rPr>
                  <w:rFonts w:ascii="Arial" w:hAnsi="Arial" w:cs="Arial"/>
                  <w:sz w:val="16"/>
                </w:rPr>
                <w:t>N/A</w:t>
              </w:r>
            </w:ins>
          </w:p>
        </w:tc>
        <w:tc>
          <w:tcPr>
            <w:tcW w:w="1170" w:type="dxa"/>
            <w:tcBorders>
              <w:top w:val="single" w:sz="6" w:space="0" w:color="auto"/>
              <w:left w:val="single" w:sz="6" w:space="0" w:color="auto"/>
              <w:bottom w:val="single" w:sz="6" w:space="0" w:color="auto"/>
              <w:right w:val="single" w:sz="6" w:space="0" w:color="auto"/>
            </w:tcBorders>
            <w:tcPrChange w:id="32" w:author="Lucas Wendling" w:date="2013-02-19T11:05:00Z">
              <w:tcPr>
                <w:tcW w:w="1170" w:type="dxa"/>
                <w:tcBorders>
                  <w:top w:val="single" w:sz="6" w:space="0" w:color="auto"/>
                  <w:left w:val="single" w:sz="6" w:space="0" w:color="auto"/>
                  <w:bottom w:val="single" w:sz="6" w:space="0" w:color="auto"/>
                  <w:right w:val="single" w:sz="6" w:space="0" w:color="auto"/>
                </w:tcBorders>
              </w:tcPr>
            </w:tcPrChange>
          </w:tcPr>
          <w:p w:rsidR="00255B29" w:rsidRDefault="00255B29" w:rsidP="007A628B">
            <w:pPr>
              <w:spacing w:before="60"/>
              <w:rPr>
                <w:rFonts w:ascii="Arial" w:hAnsi="Arial" w:cs="Arial"/>
                <w:sz w:val="16"/>
              </w:rPr>
            </w:pPr>
            <w:ins w:id="33" w:author="Lucas Wendling" w:date="2013-02-19T11:04:00Z">
              <w:r>
                <w:rPr>
                  <w:rFonts w:ascii="Arial" w:hAnsi="Arial" w:cs="Arial"/>
                  <w:sz w:val="16"/>
                </w:rPr>
                <w:t xml:space="preserve">See </w:t>
              </w:r>
              <w:proofErr w:type="spellStart"/>
              <w:r>
                <w:rPr>
                  <w:rFonts w:ascii="Arial" w:hAnsi="Arial" w:cs="Arial"/>
                  <w:sz w:val="16"/>
                </w:rPr>
                <w:t>DataType</w:t>
              </w:r>
            </w:ins>
            <w:proofErr w:type="spellEnd"/>
          </w:p>
        </w:tc>
        <w:tc>
          <w:tcPr>
            <w:tcW w:w="1170" w:type="dxa"/>
            <w:tcBorders>
              <w:top w:val="single" w:sz="6" w:space="0" w:color="auto"/>
              <w:left w:val="single" w:sz="6" w:space="0" w:color="auto"/>
              <w:bottom w:val="single" w:sz="6" w:space="0" w:color="auto"/>
              <w:right w:val="single" w:sz="6" w:space="0" w:color="auto"/>
            </w:tcBorders>
            <w:tcPrChange w:id="34" w:author="Lucas Wendling" w:date="2013-02-19T11:05:00Z">
              <w:tcPr>
                <w:tcW w:w="1170" w:type="dxa"/>
                <w:tcBorders>
                  <w:top w:val="single" w:sz="6" w:space="0" w:color="auto"/>
                  <w:left w:val="single" w:sz="6" w:space="0" w:color="auto"/>
                  <w:bottom w:val="single" w:sz="6" w:space="0" w:color="auto"/>
                  <w:right w:val="single" w:sz="6" w:space="0" w:color="auto"/>
                </w:tcBorders>
              </w:tcPr>
            </w:tcPrChange>
          </w:tcPr>
          <w:p w:rsidR="00255B29" w:rsidRDefault="00255B29" w:rsidP="007A628B">
            <w:pPr>
              <w:spacing w:before="60"/>
              <w:rPr>
                <w:rFonts w:ascii="Arial" w:hAnsi="Arial" w:cs="Arial"/>
                <w:sz w:val="16"/>
              </w:rPr>
            </w:pPr>
            <w:ins w:id="35" w:author="Lucas Wendling" w:date="2013-02-19T11:04:00Z">
              <w:r w:rsidRPr="00255B29">
                <w:rPr>
                  <w:rFonts w:ascii="Arial" w:hAnsi="Arial" w:cs="Arial"/>
                  <w:sz w:val="16"/>
                </w:rPr>
                <w:t xml:space="preserve">See </w:t>
              </w:r>
              <w:proofErr w:type="spellStart"/>
              <w:r w:rsidRPr="00255B29">
                <w:rPr>
                  <w:rFonts w:ascii="Arial" w:hAnsi="Arial" w:cs="Arial"/>
                  <w:sz w:val="16"/>
                </w:rPr>
                <w:t>DataType</w:t>
              </w:r>
            </w:ins>
            <w:proofErr w:type="spellEnd"/>
          </w:p>
        </w:tc>
        <w:tc>
          <w:tcPr>
            <w:tcW w:w="2420" w:type="dxa"/>
            <w:tcBorders>
              <w:top w:val="single" w:sz="6" w:space="0" w:color="auto"/>
              <w:left w:val="single" w:sz="6" w:space="0" w:color="auto"/>
              <w:bottom w:val="single" w:sz="6" w:space="0" w:color="auto"/>
              <w:right w:val="single" w:sz="6" w:space="0" w:color="auto"/>
            </w:tcBorders>
            <w:tcPrChange w:id="36" w:author="Lucas Wendling" w:date="2013-02-19T11:05:00Z">
              <w:tcPr>
                <w:tcW w:w="1700" w:type="dxa"/>
                <w:tcBorders>
                  <w:top w:val="single" w:sz="6" w:space="0" w:color="auto"/>
                  <w:left w:val="single" w:sz="6" w:space="0" w:color="auto"/>
                  <w:bottom w:val="single" w:sz="6" w:space="0" w:color="auto"/>
                  <w:right w:val="single" w:sz="6" w:space="0" w:color="auto"/>
                </w:tcBorders>
              </w:tcPr>
            </w:tcPrChange>
          </w:tcPr>
          <w:p w:rsidR="00255B29" w:rsidRDefault="00A60AD0" w:rsidP="007A628B">
            <w:pPr>
              <w:spacing w:before="60"/>
              <w:rPr>
                <w:rFonts w:ascii="Arial" w:hAnsi="Arial" w:cs="Arial"/>
                <w:sz w:val="16"/>
              </w:rPr>
            </w:pPr>
            <w:ins w:id="37" w:author="Lucas Wendling" w:date="2013-02-19T11:07:00Z">
              <w:r>
                <w:rPr>
                  <w:rFonts w:ascii="Arial" w:hAnsi="Arial" w:cs="Arial"/>
                  <w:sz w:val="16"/>
                </w:rPr>
                <w:t>*</w:t>
              </w:r>
            </w:ins>
            <w:ins w:id="38" w:author="Lucas Wendling" w:date="2013-02-19T11:08:00Z">
              <w:r>
                <w:rPr>
                  <w:rFonts w:ascii="Arial" w:hAnsi="Arial" w:cs="Arial"/>
                  <w:sz w:val="16"/>
                </w:rPr>
                <w:t>*</w:t>
              </w:r>
            </w:ins>
            <w:proofErr w:type="spellStart"/>
            <w:ins w:id="39" w:author="Lucas Wendling" w:date="2013-02-19T11:07:00Z">
              <w:r>
                <w:rPr>
                  <w:rFonts w:ascii="Arial" w:hAnsi="Arial" w:cs="Arial"/>
                  <w:sz w:val="16"/>
                </w:rPr>
                <w:t>NvM</w:t>
              </w:r>
              <w:proofErr w:type="spellEnd"/>
              <w:r>
                <w:rPr>
                  <w:rFonts w:ascii="Arial" w:hAnsi="Arial" w:cs="Arial"/>
                  <w:sz w:val="16"/>
                </w:rPr>
                <w:t>/Per-Instance Memory</w:t>
              </w:r>
            </w:ins>
            <w:ins w:id="40" w:author="Lucas Wendling" w:date="2013-02-19T11:08:00Z">
              <w:r>
                <w:rPr>
                  <w:rFonts w:ascii="Arial" w:hAnsi="Arial" w:cs="Arial"/>
                  <w:sz w:val="16"/>
                </w:rPr>
                <w:t>**</w:t>
              </w:r>
            </w:ins>
          </w:p>
        </w:tc>
      </w:tr>
    </w:tbl>
    <w:p w:rsidR="00BD008B" w:rsidRDefault="00BD008B"/>
    <w:p w:rsidR="004A781C" w:rsidRDefault="004A781C">
      <w:pPr>
        <w:pStyle w:val="Heading3"/>
      </w:pPr>
      <w:r>
        <w:t xml:space="preserve">User defined </w:t>
      </w:r>
      <w:proofErr w:type="spellStart"/>
      <w:r>
        <w:t>typedef</w:t>
      </w:r>
      <w:proofErr w:type="spellEnd"/>
      <w:r>
        <w:t xml:space="preserve"> definition/declaration </w:t>
      </w:r>
    </w:p>
    <w:p w:rsidR="004A781C" w:rsidRDefault="004A781C">
      <w:r>
        <w:t>This section documents any user types uniquely used for the module.</w:t>
      </w:r>
    </w:p>
    <w:tbl>
      <w:tblPr>
        <w:tblW w:w="893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F"/>
      </w:tblPr>
      <w:tblGrid>
        <w:gridCol w:w="3348"/>
        <w:gridCol w:w="2160"/>
        <w:gridCol w:w="1440"/>
        <w:gridCol w:w="992"/>
        <w:gridCol w:w="993"/>
      </w:tblGrid>
      <w:tr w:rsidR="003C4D3F" w:rsidTr="007A628B">
        <w:tc>
          <w:tcPr>
            <w:tcW w:w="3348" w:type="dxa"/>
            <w:shd w:val="pct30" w:color="FFFF00" w:fill="FFFFFF"/>
          </w:tcPr>
          <w:p w:rsidR="003C4D3F" w:rsidRDefault="003C4D3F" w:rsidP="007A628B">
            <w:pPr>
              <w:spacing w:before="60"/>
              <w:jc w:val="center"/>
              <w:rPr>
                <w:rFonts w:ascii="Arial" w:hAnsi="Arial" w:cs="Arial"/>
                <w:sz w:val="16"/>
              </w:rPr>
            </w:pPr>
            <w:proofErr w:type="spellStart"/>
            <w:r>
              <w:rPr>
                <w:rFonts w:ascii="Arial" w:hAnsi="Arial" w:cs="Arial"/>
                <w:sz w:val="16"/>
              </w:rPr>
              <w:t>Typedef</w:t>
            </w:r>
            <w:proofErr w:type="spellEnd"/>
            <w:r>
              <w:rPr>
                <w:rFonts w:ascii="Arial" w:hAnsi="Arial" w:cs="Arial"/>
                <w:sz w:val="16"/>
              </w:rPr>
              <w:t xml:space="preserve"> Name</w:t>
            </w:r>
          </w:p>
        </w:tc>
        <w:tc>
          <w:tcPr>
            <w:tcW w:w="2160" w:type="dxa"/>
            <w:shd w:val="pct30" w:color="FFFF00" w:fill="FFFFFF"/>
          </w:tcPr>
          <w:p w:rsidR="003C4D3F" w:rsidRDefault="003C4D3F" w:rsidP="007A628B">
            <w:pPr>
              <w:spacing w:before="60"/>
              <w:jc w:val="center"/>
              <w:rPr>
                <w:rFonts w:ascii="Arial" w:hAnsi="Arial" w:cs="Arial"/>
                <w:sz w:val="16"/>
              </w:rPr>
            </w:pPr>
            <w:r>
              <w:rPr>
                <w:rFonts w:ascii="Arial" w:hAnsi="Arial" w:cs="Arial"/>
                <w:sz w:val="16"/>
              </w:rPr>
              <w:t>Element Name</w:t>
            </w:r>
          </w:p>
        </w:tc>
        <w:tc>
          <w:tcPr>
            <w:tcW w:w="1440" w:type="dxa"/>
            <w:shd w:val="pct30" w:color="FFFF00" w:fill="FFFFFF"/>
          </w:tcPr>
          <w:p w:rsidR="003C4D3F" w:rsidRDefault="003C4D3F" w:rsidP="007A628B">
            <w:pPr>
              <w:spacing w:before="60"/>
              <w:jc w:val="center"/>
              <w:rPr>
                <w:rFonts w:ascii="Arial" w:hAnsi="Arial" w:cs="Arial"/>
                <w:sz w:val="16"/>
              </w:rPr>
            </w:pPr>
            <w:r>
              <w:rPr>
                <w:rFonts w:ascii="Arial" w:hAnsi="Arial" w:cs="Arial"/>
                <w:sz w:val="16"/>
              </w:rPr>
              <w:t>User Defined Type</w:t>
            </w:r>
          </w:p>
        </w:tc>
        <w:tc>
          <w:tcPr>
            <w:tcW w:w="992" w:type="dxa"/>
            <w:shd w:val="pct30" w:color="FFFF00" w:fill="FFFFFF"/>
          </w:tcPr>
          <w:p w:rsidR="003C4D3F" w:rsidRDefault="003C4D3F" w:rsidP="007A628B">
            <w:pPr>
              <w:spacing w:before="60"/>
              <w:jc w:val="center"/>
              <w:rPr>
                <w:rFonts w:ascii="Arial" w:hAnsi="Arial" w:cs="Arial"/>
                <w:sz w:val="16"/>
              </w:rPr>
            </w:pPr>
            <w:r>
              <w:rPr>
                <w:rFonts w:ascii="Arial" w:hAnsi="Arial" w:cs="Arial"/>
                <w:sz w:val="16"/>
              </w:rPr>
              <w:t>Legal Range</w:t>
            </w:r>
          </w:p>
          <w:p w:rsidR="003C4D3F" w:rsidRDefault="003C4D3F" w:rsidP="007A628B">
            <w:pPr>
              <w:spacing w:before="60"/>
              <w:jc w:val="center"/>
              <w:rPr>
                <w:rFonts w:ascii="Arial" w:hAnsi="Arial" w:cs="Arial"/>
                <w:sz w:val="16"/>
              </w:rPr>
            </w:pPr>
            <w:r>
              <w:rPr>
                <w:rFonts w:ascii="Arial" w:hAnsi="Arial" w:cs="Arial"/>
                <w:sz w:val="16"/>
              </w:rPr>
              <w:t>(min)</w:t>
            </w:r>
          </w:p>
        </w:tc>
        <w:tc>
          <w:tcPr>
            <w:tcW w:w="993" w:type="dxa"/>
            <w:shd w:val="pct30" w:color="FFFF00" w:fill="FFFFFF"/>
          </w:tcPr>
          <w:p w:rsidR="003C4D3F" w:rsidRDefault="003C4D3F" w:rsidP="007A628B">
            <w:pPr>
              <w:spacing w:before="60"/>
              <w:jc w:val="center"/>
              <w:rPr>
                <w:rFonts w:ascii="Arial" w:hAnsi="Arial" w:cs="Arial"/>
                <w:sz w:val="16"/>
              </w:rPr>
            </w:pPr>
            <w:r>
              <w:rPr>
                <w:rFonts w:ascii="Arial" w:hAnsi="Arial" w:cs="Arial"/>
                <w:sz w:val="16"/>
              </w:rPr>
              <w:t>Legal Range</w:t>
            </w:r>
          </w:p>
          <w:p w:rsidR="003C4D3F" w:rsidRDefault="003C4D3F" w:rsidP="007A628B">
            <w:pPr>
              <w:spacing w:before="60"/>
              <w:jc w:val="center"/>
              <w:rPr>
                <w:rFonts w:ascii="Arial" w:hAnsi="Arial" w:cs="Arial"/>
                <w:sz w:val="16"/>
              </w:rPr>
            </w:pPr>
            <w:r>
              <w:rPr>
                <w:rFonts w:ascii="Arial" w:hAnsi="Arial" w:cs="Arial"/>
                <w:sz w:val="16"/>
              </w:rPr>
              <w:t>(max)</w:t>
            </w:r>
          </w:p>
        </w:tc>
      </w:tr>
      <w:tr w:rsidR="003C4D3F" w:rsidTr="007A628B">
        <w:tc>
          <w:tcPr>
            <w:tcW w:w="3348" w:type="dxa"/>
          </w:tcPr>
          <w:p w:rsidR="003C4D3F" w:rsidRDefault="008E5499" w:rsidP="007A628B">
            <w:pPr>
              <w:spacing w:before="60"/>
              <w:rPr>
                <w:rFonts w:ascii="Arial" w:hAnsi="Arial" w:cs="Arial"/>
                <w:sz w:val="16"/>
              </w:rPr>
            </w:pPr>
            <w:proofErr w:type="spellStart"/>
            <w:ins w:id="41" w:author="Lucas Wendling" w:date="2013-02-19T11:06:00Z">
              <w:r w:rsidRPr="008E5499">
                <w:rPr>
                  <w:rFonts w:ascii="Arial" w:hAnsi="Arial" w:cs="Arial"/>
                  <w:sz w:val="16"/>
                </w:rPr>
                <w:t>Polarity_DataType</w:t>
              </w:r>
            </w:ins>
            <w:proofErr w:type="spellEnd"/>
            <w:del w:id="42" w:author="Lucas Wendling" w:date="2013-02-19T11:06:00Z">
              <w:r w:rsidR="00F22277" w:rsidDel="008E5499">
                <w:rPr>
                  <w:rFonts w:ascii="Arial" w:hAnsi="Arial" w:cs="Arial"/>
                  <w:sz w:val="16"/>
                </w:rPr>
                <w:delText>None</w:delText>
              </w:r>
            </w:del>
          </w:p>
        </w:tc>
        <w:tc>
          <w:tcPr>
            <w:tcW w:w="2160" w:type="dxa"/>
          </w:tcPr>
          <w:p w:rsidR="003C4D3F" w:rsidRDefault="008E5499" w:rsidP="007A628B">
            <w:pPr>
              <w:spacing w:before="60"/>
              <w:rPr>
                <w:rFonts w:ascii="Arial" w:hAnsi="Arial" w:cs="Arial"/>
                <w:sz w:val="16"/>
              </w:rPr>
            </w:pPr>
            <w:ins w:id="43" w:author="Lucas Wendling" w:date="2013-02-19T11:06:00Z">
              <w:r w:rsidRPr="008E5499">
                <w:rPr>
                  <w:rFonts w:ascii="Arial" w:hAnsi="Arial" w:cs="Arial"/>
                  <w:sz w:val="16"/>
                </w:rPr>
                <w:t>Polarity_Cnt_b08</w:t>
              </w:r>
            </w:ins>
          </w:p>
        </w:tc>
        <w:tc>
          <w:tcPr>
            <w:tcW w:w="1440" w:type="dxa"/>
          </w:tcPr>
          <w:p w:rsidR="003C4D3F" w:rsidRDefault="008E5499" w:rsidP="007A628B">
            <w:pPr>
              <w:spacing w:before="60"/>
              <w:rPr>
                <w:rFonts w:ascii="Arial" w:hAnsi="Arial" w:cs="Arial"/>
                <w:sz w:val="16"/>
              </w:rPr>
            </w:pPr>
            <w:ins w:id="44" w:author="Lucas Wendling" w:date="2013-02-19T11:06:00Z">
              <w:r>
                <w:rPr>
                  <w:rFonts w:ascii="Arial" w:hAnsi="Arial" w:cs="Arial"/>
                  <w:sz w:val="16"/>
                </w:rPr>
                <w:t>uint8</w:t>
              </w:r>
            </w:ins>
          </w:p>
        </w:tc>
        <w:tc>
          <w:tcPr>
            <w:tcW w:w="992" w:type="dxa"/>
          </w:tcPr>
          <w:p w:rsidR="003C4D3F" w:rsidRDefault="008E5499" w:rsidP="007A628B">
            <w:pPr>
              <w:spacing w:before="60"/>
              <w:rPr>
                <w:rFonts w:ascii="Arial" w:hAnsi="Arial" w:cs="Arial"/>
                <w:sz w:val="16"/>
              </w:rPr>
            </w:pPr>
            <w:ins w:id="45" w:author="Lucas Wendling" w:date="2013-02-19T11:06:00Z">
              <w:r>
                <w:rPr>
                  <w:rFonts w:ascii="Arial" w:hAnsi="Arial" w:cs="Arial"/>
                  <w:sz w:val="16"/>
                </w:rPr>
                <w:t>Full</w:t>
              </w:r>
            </w:ins>
          </w:p>
        </w:tc>
        <w:tc>
          <w:tcPr>
            <w:tcW w:w="993" w:type="dxa"/>
          </w:tcPr>
          <w:p w:rsidR="003C4D3F" w:rsidRDefault="008E5499" w:rsidP="007A628B">
            <w:pPr>
              <w:spacing w:before="60"/>
              <w:rPr>
                <w:rFonts w:ascii="Arial" w:hAnsi="Arial" w:cs="Arial"/>
                <w:sz w:val="16"/>
              </w:rPr>
            </w:pPr>
            <w:ins w:id="46" w:author="Lucas Wendling" w:date="2013-02-19T11:06:00Z">
              <w:r>
                <w:rPr>
                  <w:rFonts w:ascii="Arial" w:hAnsi="Arial" w:cs="Arial"/>
                  <w:sz w:val="16"/>
                </w:rPr>
                <w:t>Full</w:t>
              </w:r>
            </w:ins>
          </w:p>
        </w:tc>
      </w:tr>
      <w:tr w:rsidR="008E5499" w:rsidTr="007A628B">
        <w:trPr>
          <w:ins w:id="47" w:author="Lucas Wendling" w:date="2013-02-19T11:06:00Z"/>
        </w:trPr>
        <w:tc>
          <w:tcPr>
            <w:tcW w:w="3348" w:type="dxa"/>
          </w:tcPr>
          <w:p w:rsidR="008E5499" w:rsidRPr="008E5499" w:rsidRDefault="008E5499" w:rsidP="007A628B">
            <w:pPr>
              <w:spacing w:before="60"/>
              <w:rPr>
                <w:ins w:id="48" w:author="Lucas Wendling" w:date="2013-02-19T11:06:00Z"/>
                <w:rFonts w:ascii="Arial" w:hAnsi="Arial" w:cs="Arial"/>
                <w:sz w:val="16"/>
              </w:rPr>
            </w:pPr>
          </w:p>
        </w:tc>
        <w:tc>
          <w:tcPr>
            <w:tcW w:w="2160" w:type="dxa"/>
          </w:tcPr>
          <w:p w:rsidR="008E5499" w:rsidRDefault="008E5499" w:rsidP="007A628B">
            <w:pPr>
              <w:spacing w:before="60"/>
              <w:rPr>
                <w:ins w:id="49" w:author="Lucas Wendling" w:date="2013-02-19T11:06:00Z"/>
                <w:rFonts w:ascii="Arial" w:hAnsi="Arial" w:cs="Arial"/>
                <w:sz w:val="16"/>
              </w:rPr>
            </w:pPr>
            <w:ins w:id="50" w:author="Lucas Wendling" w:date="2013-02-19T11:06:00Z">
              <w:r w:rsidRPr="008E5499">
                <w:rPr>
                  <w:rFonts w:ascii="Arial" w:hAnsi="Arial" w:cs="Arial"/>
                  <w:sz w:val="16"/>
                </w:rPr>
                <w:t>R_Polarity_Cnt_b08</w:t>
              </w:r>
            </w:ins>
          </w:p>
        </w:tc>
        <w:tc>
          <w:tcPr>
            <w:tcW w:w="1440" w:type="dxa"/>
          </w:tcPr>
          <w:p w:rsidR="008E5499" w:rsidRDefault="008E5499" w:rsidP="007A628B">
            <w:pPr>
              <w:spacing w:before="60"/>
              <w:rPr>
                <w:ins w:id="51" w:author="Lucas Wendling" w:date="2013-02-19T11:06:00Z"/>
                <w:rFonts w:ascii="Arial" w:hAnsi="Arial" w:cs="Arial"/>
                <w:sz w:val="16"/>
              </w:rPr>
            </w:pPr>
            <w:ins w:id="52" w:author="Lucas Wendling" w:date="2013-02-19T11:06:00Z">
              <w:r>
                <w:rPr>
                  <w:rFonts w:ascii="Arial" w:hAnsi="Arial" w:cs="Arial"/>
                  <w:sz w:val="16"/>
                </w:rPr>
                <w:t>uint8</w:t>
              </w:r>
            </w:ins>
          </w:p>
        </w:tc>
        <w:tc>
          <w:tcPr>
            <w:tcW w:w="992" w:type="dxa"/>
          </w:tcPr>
          <w:p w:rsidR="008E5499" w:rsidRDefault="008E5499" w:rsidP="007A628B">
            <w:pPr>
              <w:spacing w:before="60"/>
              <w:rPr>
                <w:ins w:id="53" w:author="Lucas Wendling" w:date="2013-02-19T11:06:00Z"/>
                <w:rFonts w:ascii="Arial" w:hAnsi="Arial" w:cs="Arial"/>
                <w:sz w:val="16"/>
              </w:rPr>
            </w:pPr>
            <w:ins w:id="54" w:author="Lucas Wendling" w:date="2013-02-19T11:06:00Z">
              <w:r>
                <w:rPr>
                  <w:rFonts w:ascii="Arial" w:hAnsi="Arial" w:cs="Arial"/>
                  <w:sz w:val="16"/>
                </w:rPr>
                <w:t>Full</w:t>
              </w:r>
            </w:ins>
          </w:p>
        </w:tc>
        <w:tc>
          <w:tcPr>
            <w:tcW w:w="993" w:type="dxa"/>
          </w:tcPr>
          <w:p w:rsidR="008E5499" w:rsidRDefault="008E5499" w:rsidP="007A628B">
            <w:pPr>
              <w:spacing w:before="60"/>
              <w:rPr>
                <w:ins w:id="55" w:author="Lucas Wendling" w:date="2013-02-19T11:06:00Z"/>
                <w:rFonts w:ascii="Arial" w:hAnsi="Arial" w:cs="Arial"/>
                <w:sz w:val="16"/>
              </w:rPr>
            </w:pPr>
            <w:ins w:id="56" w:author="Lucas Wendling" w:date="2013-02-19T11:06:00Z">
              <w:r>
                <w:rPr>
                  <w:rFonts w:ascii="Arial" w:hAnsi="Arial" w:cs="Arial"/>
                  <w:sz w:val="16"/>
                </w:rPr>
                <w:t>Full</w:t>
              </w:r>
            </w:ins>
          </w:p>
        </w:tc>
      </w:tr>
    </w:tbl>
    <w:p w:rsidR="004A781C" w:rsidRDefault="004A781C"/>
    <w:p w:rsidR="00DE4889" w:rsidRDefault="00DE4889">
      <w:pPr>
        <w:spacing w:after="0"/>
        <w:rPr>
          <w:rFonts w:ascii="Arial" w:hAnsi="Arial"/>
          <w:b/>
          <w:kern w:val="28"/>
          <w:sz w:val="28"/>
        </w:rPr>
      </w:pPr>
      <w:r>
        <w:br w:type="page"/>
      </w:r>
    </w:p>
    <w:p w:rsidR="004A781C" w:rsidRDefault="004A781C">
      <w:pPr>
        <w:pStyle w:val="Heading1"/>
      </w:pPr>
      <w:r>
        <w:lastRenderedPageBreak/>
        <w:t>Constant Data Dictionary</w:t>
      </w:r>
    </w:p>
    <w:p w:rsidR="004A781C" w:rsidRDefault="004A781C">
      <w:pPr>
        <w:pStyle w:val="Heading2"/>
      </w:pPr>
      <w:r>
        <w:t>Calibration Constants</w:t>
      </w:r>
    </w:p>
    <w:p w:rsidR="004A781C" w:rsidRDefault="004A781C">
      <w:r>
        <w:t xml:space="preserve">This section lists the calibrations used by the module.  For details on calibration constants, refer to the Data Dictionary for the application.  </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4608"/>
      </w:tblGrid>
      <w:tr w:rsidR="004A781C">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4A781C">
        <w:trPr>
          <w:jc w:val="center"/>
        </w:trPr>
        <w:tc>
          <w:tcPr>
            <w:tcW w:w="4608" w:type="dxa"/>
            <w:tcBorders>
              <w:top w:val="nil"/>
              <w:left w:val="single" w:sz="6" w:space="0" w:color="auto"/>
              <w:bottom w:val="single" w:sz="6" w:space="0" w:color="auto"/>
              <w:right w:val="single" w:sz="6" w:space="0" w:color="auto"/>
            </w:tcBorders>
          </w:tcPr>
          <w:p w:rsidR="004A781C" w:rsidRPr="00F22277" w:rsidRDefault="00F22277" w:rsidP="00A97129">
            <w:pPr>
              <w:rPr>
                <w:rFonts w:ascii="Arial" w:hAnsi="Arial" w:cs="Arial"/>
                <w:color w:val="000000"/>
                <w:sz w:val="16"/>
                <w:szCs w:val="16"/>
              </w:rPr>
            </w:pPr>
            <w:del w:id="57" w:author="Lucas Wendling" w:date="2013-02-19T11:00:00Z">
              <w:r w:rsidDel="00255B29">
                <w:rPr>
                  <w:rFonts w:ascii="Arial" w:hAnsi="Arial" w:cs="Arial"/>
                  <w:color w:val="000000"/>
                  <w:sz w:val="16"/>
                  <w:szCs w:val="16"/>
                </w:rPr>
                <w:delText>k_SystemPolarity_Cnt_b16</w:delText>
              </w:r>
              <w:r w:rsidR="00BD1BF4" w:rsidDel="00255B29">
                <w:rPr>
                  <w:rFonts w:ascii="Arial" w:hAnsi="Arial" w:cs="Arial"/>
                  <w:color w:val="000000"/>
                  <w:sz w:val="16"/>
                  <w:szCs w:val="16"/>
                </w:rPr>
                <w:delText xml:space="preserve"> </w:delText>
              </w:r>
              <w:r w:rsidR="00A97129" w:rsidRPr="00A97129" w:rsidDel="00255B29">
                <w:rPr>
                  <w:rFonts w:ascii="Arial" w:hAnsi="Arial" w:cs="Arial"/>
                  <w:b/>
                  <w:color w:val="000000"/>
                  <w:sz w:val="16"/>
                  <w:szCs w:val="16"/>
                </w:rPr>
                <w:delText>(NVM)</w:delText>
              </w:r>
            </w:del>
          </w:p>
        </w:tc>
      </w:tr>
    </w:tbl>
    <w:p w:rsidR="004A781C" w:rsidRDefault="004A781C">
      <w:pPr>
        <w:pStyle w:val="Heading2"/>
      </w:pPr>
      <w:proofErr w:type="gramStart"/>
      <w:r>
        <w:t>Program(</w:t>
      </w:r>
      <w:proofErr w:type="gramEnd"/>
      <w:r>
        <w:t>fixed) Constants</w:t>
      </w:r>
    </w:p>
    <w:p w:rsidR="004A781C" w:rsidRDefault="004A781C">
      <w:pPr>
        <w:pStyle w:val="Heading3"/>
      </w:pPr>
      <w:r>
        <w:t>Embedded Constants</w:t>
      </w:r>
    </w:p>
    <w:p w:rsidR="004A781C" w:rsidRDefault="004A781C">
      <w:r>
        <w:t xml:space="preserve">All embedded constants whose values are provided in Eng units will be evaluated to the equivalent counts by using the </w:t>
      </w:r>
      <w:proofErr w:type="spellStart"/>
      <w:r>
        <w:t>FPM_InitFixedPoint_</w:t>
      </w:r>
      <w:proofErr w:type="gramStart"/>
      <w:r>
        <w:t>m</w:t>
      </w:r>
      <w:proofErr w:type="spellEnd"/>
      <w:r>
        <w:t>(</w:t>
      </w:r>
      <w:proofErr w:type="gramEnd"/>
      <w:r>
        <w:t xml:space="preserve">) macro within the #define statement.  </w:t>
      </w:r>
    </w:p>
    <w:p w:rsidR="004A781C" w:rsidRDefault="004A781C">
      <w:pPr>
        <w:pStyle w:val="Heading4"/>
      </w:pPr>
      <w:r>
        <w:t>Local</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3888"/>
        <w:gridCol w:w="1680"/>
        <w:gridCol w:w="1680"/>
        <w:gridCol w:w="1680"/>
      </w:tblGrid>
      <w:tr w:rsidR="00DE4889" w:rsidTr="007A628B">
        <w:tc>
          <w:tcPr>
            <w:tcW w:w="3888"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7A628B">
            <w:pPr>
              <w:spacing w:before="60"/>
              <w:jc w:val="center"/>
              <w:rPr>
                <w:rFonts w:ascii="Arial" w:hAnsi="Arial" w:cs="Arial"/>
                <w:sz w:val="16"/>
              </w:rPr>
            </w:pPr>
            <w:r>
              <w:rPr>
                <w:rFonts w:ascii="Arial" w:hAnsi="Arial" w:cs="Arial"/>
                <w:sz w:val="16"/>
              </w:rPr>
              <w:t>Constant Name</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7A628B">
            <w:pPr>
              <w:spacing w:before="60"/>
              <w:jc w:val="center"/>
              <w:rPr>
                <w:rFonts w:ascii="Arial" w:hAnsi="Arial" w:cs="Arial"/>
                <w:sz w:val="16"/>
              </w:rPr>
            </w:pPr>
            <w:r>
              <w:rPr>
                <w:rFonts w:ascii="Arial" w:hAnsi="Arial" w:cs="Arial"/>
                <w:sz w:val="16"/>
              </w:rPr>
              <w:t>Resolution</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7A628B">
            <w:pPr>
              <w:spacing w:before="60"/>
              <w:jc w:val="center"/>
              <w:rPr>
                <w:rFonts w:ascii="Arial" w:hAnsi="Arial" w:cs="Arial"/>
                <w:sz w:val="16"/>
              </w:rPr>
            </w:pPr>
            <w:r>
              <w:rPr>
                <w:rFonts w:ascii="Arial" w:hAnsi="Arial" w:cs="Arial"/>
                <w:sz w:val="16"/>
              </w:rPr>
              <w:t>Units</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7A628B">
            <w:pPr>
              <w:spacing w:before="60"/>
              <w:jc w:val="center"/>
              <w:rPr>
                <w:rFonts w:ascii="Arial" w:hAnsi="Arial" w:cs="Arial"/>
                <w:sz w:val="16"/>
              </w:rPr>
            </w:pPr>
            <w:r>
              <w:rPr>
                <w:rFonts w:ascii="Arial" w:hAnsi="Arial" w:cs="Arial"/>
                <w:sz w:val="16"/>
              </w:rPr>
              <w:t>Value</w:t>
            </w:r>
          </w:p>
        </w:tc>
      </w:tr>
      <w:tr w:rsidR="00DE4889" w:rsidDel="00A60AD0" w:rsidTr="007A628B">
        <w:trPr>
          <w:del w:id="58" w:author="Lucas Wendling" w:date="2013-02-19T11:07:00Z"/>
        </w:trPr>
        <w:tc>
          <w:tcPr>
            <w:tcW w:w="3888" w:type="dxa"/>
            <w:tcBorders>
              <w:top w:val="single" w:sz="6" w:space="0" w:color="auto"/>
              <w:left w:val="single" w:sz="6" w:space="0" w:color="auto"/>
              <w:bottom w:val="single" w:sz="6" w:space="0" w:color="auto"/>
              <w:right w:val="single" w:sz="6" w:space="0" w:color="auto"/>
            </w:tcBorders>
          </w:tcPr>
          <w:p w:rsidR="00DE4889" w:rsidDel="00A60AD0" w:rsidRDefault="007C3377" w:rsidP="007A628B">
            <w:pPr>
              <w:spacing w:before="60"/>
              <w:rPr>
                <w:del w:id="59" w:author="Lucas Wendling" w:date="2013-02-19T11:07:00Z"/>
                <w:rFonts w:ascii="Arial" w:hAnsi="Arial" w:cs="Arial"/>
                <w:sz w:val="16"/>
              </w:rPr>
            </w:pPr>
            <w:del w:id="60" w:author="Lucas Wendling" w:date="2013-02-19T11:07:00Z">
              <w:r w:rsidRPr="007C3377" w:rsidDel="00A60AD0">
                <w:rPr>
                  <w:rFonts w:ascii="Arial" w:hAnsi="Arial" w:cs="Arial"/>
                  <w:sz w:val="16"/>
                </w:rPr>
                <w:delText>D_POSITIVEONE_CNT_S8</w:delText>
              </w:r>
            </w:del>
          </w:p>
        </w:tc>
        <w:tc>
          <w:tcPr>
            <w:tcW w:w="1680" w:type="dxa"/>
            <w:tcBorders>
              <w:top w:val="single" w:sz="6" w:space="0" w:color="auto"/>
              <w:left w:val="single" w:sz="6" w:space="0" w:color="auto"/>
              <w:bottom w:val="single" w:sz="6" w:space="0" w:color="auto"/>
              <w:right w:val="single" w:sz="6" w:space="0" w:color="auto"/>
            </w:tcBorders>
          </w:tcPr>
          <w:p w:rsidR="00DE4889" w:rsidDel="00A60AD0" w:rsidRDefault="007C3377" w:rsidP="007A628B">
            <w:pPr>
              <w:spacing w:before="60"/>
              <w:rPr>
                <w:del w:id="61" w:author="Lucas Wendling" w:date="2013-02-19T11:07:00Z"/>
                <w:rFonts w:ascii="Arial" w:hAnsi="Arial" w:cs="Arial"/>
                <w:sz w:val="16"/>
              </w:rPr>
            </w:pPr>
            <w:del w:id="62" w:author="Lucas Wendling" w:date="2013-02-19T11:07:00Z">
              <w:r w:rsidDel="00A60AD0">
                <w:rPr>
                  <w:rFonts w:ascii="Arial" w:hAnsi="Arial" w:cs="Arial"/>
                  <w:sz w:val="16"/>
                </w:rPr>
                <w:delText>1</w:delText>
              </w:r>
            </w:del>
          </w:p>
        </w:tc>
        <w:tc>
          <w:tcPr>
            <w:tcW w:w="1680" w:type="dxa"/>
            <w:tcBorders>
              <w:top w:val="single" w:sz="6" w:space="0" w:color="auto"/>
              <w:left w:val="single" w:sz="6" w:space="0" w:color="auto"/>
              <w:bottom w:val="single" w:sz="6" w:space="0" w:color="auto"/>
              <w:right w:val="single" w:sz="6" w:space="0" w:color="auto"/>
            </w:tcBorders>
          </w:tcPr>
          <w:p w:rsidR="00DE4889" w:rsidDel="00A60AD0" w:rsidRDefault="007C3377" w:rsidP="007A628B">
            <w:pPr>
              <w:spacing w:before="60"/>
              <w:rPr>
                <w:del w:id="63" w:author="Lucas Wendling" w:date="2013-02-19T11:07:00Z"/>
                <w:rFonts w:ascii="Arial" w:hAnsi="Arial" w:cs="Arial"/>
                <w:sz w:val="16"/>
              </w:rPr>
            </w:pPr>
            <w:del w:id="64" w:author="Lucas Wendling" w:date="2013-02-19T11:07:00Z">
              <w:r w:rsidDel="00A60AD0">
                <w:rPr>
                  <w:rFonts w:ascii="Arial" w:hAnsi="Arial" w:cs="Arial"/>
                  <w:sz w:val="16"/>
                </w:rPr>
                <w:delText>Counts</w:delText>
              </w:r>
            </w:del>
          </w:p>
        </w:tc>
        <w:tc>
          <w:tcPr>
            <w:tcW w:w="1680" w:type="dxa"/>
            <w:tcBorders>
              <w:top w:val="single" w:sz="6" w:space="0" w:color="auto"/>
              <w:left w:val="single" w:sz="6" w:space="0" w:color="auto"/>
              <w:bottom w:val="single" w:sz="6" w:space="0" w:color="auto"/>
              <w:right w:val="single" w:sz="6" w:space="0" w:color="auto"/>
            </w:tcBorders>
          </w:tcPr>
          <w:p w:rsidR="00DE4889" w:rsidDel="00A60AD0" w:rsidRDefault="007C3377" w:rsidP="007A628B">
            <w:pPr>
              <w:spacing w:before="60"/>
              <w:rPr>
                <w:del w:id="65" w:author="Lucas Wendling" w:date="2013-02-19T11:07:00Z"/>
                <w:rFonts w:ascii="Arial" w:hAnsi="Arial" w:cs="Arial"/>
                <w:sz w:val="16"/>
              </w:rPr>
            </w:pPr>
            <w:del w:id="66" w:author="Lucas Wendling" w:date="2013-02-19T11:07:00Z">
              <w:r w:rsidDel="00A60AD0">
                <w:rPr>
                  <w:rFonts w:ascii="Arial" w:hAnsi="Arial" w:cs="Arial"/>
                  <w:sz w:val="16"/>
                </w:rPr>
                <w:delText>1</w:delText>
              </w:r>
            </w:del>
          </w:p>
        </w:tc>
      </w:tr>
      <w:tr w:rsidR="00DE4889" w:rsidDel="00A60AD0" w:rsidTr="007A628B">
        <w:trPr>
          <w:del w:id="67" w:author="Lucas Wendling" w:date="2013-02-19T11:07:00Z"/>
        </w:trPr>
        <w:tc>
          <w:tcPr>
            <w:tcW w:w="3888" w:type="dxa"/>
            <w:tcBorders>
              <w:top w:val="single" w:sz="6" w:space="0" w:color="auto"/>
              <w:left w:val="single" w:sz="6" w:space="0" w:color="auto"/>
              <w:bottom w:val="single" w:sz="6" w:space="0" w:color="auto"/>
              <w:right w:val="single" w:sz="6" w:space="0" w:color="auto"/>
            </w:tcBorders>
          </w:tcPr>
          <w:p w:rsidR="00DE4889" w:rsidDel="00A60AD0" w:rsidRDefault="007C3377" w:rsidP="007A628B">
            <w:pPr>
              <w:spacing w:before="60"/>
              <w:rPr>
                <w:del w:id="68" w:author="Lucas Wendling" w:date="2013-02-19T11:07:00Z"/>
                <w:rFonts w:ascii="Arial" w:hAnsi="Arial" w:cs="Arial"/>
                <w:sz w:val="16"/>
              </w:rPr>
            </w:pPr>
            <w:del w:id="69" w:author="Lucas Wendling" w:date="2013-02-19T11:07:00Z">
              <w:r w:rsidRPr="007C3377" w:rsidDel="00A60AD0">
                <w:rPr>
                  <w:rFonts w:ascii="Arial" w:hAnsi="Arial" w:cs="Arial"/>
                  <w:sz w:val="16"/>
                </w:rPr>
                <w:delText>D_NEGATIVEONE_CNT_S8</w:delText>
              </w:r>
            </w:del>
          </w:p>
        </w:tc>
        <w:tc>
          <w:tcPr>
            <w:tcW w:w="1680" w:type="dxa"/>
            <w:tcBorders>
              <w:top w:val="single" w:sz="6" w:space="0" w:color="auto"/>
              <w:left w:val="single" w:sz="6" w:space="0" w:color="auto"/>
              <w:bottom w:val="single" w:sz="6" w:space="0" w:color="auto"/>
              <w:right w:val="single" w:sz="6" w:space="0" w:color="auto"/>
            </w:tcBorders>
          </w:tcPr>
          <w:p w:rsidR="00DE4889" w:rsidDel="00A60AD0" w:rsidRDefault="007C3377" w:rsidP="007A628B">
            <w:pPr>
              <w:spacing w:before="60"/>
              <w:rPr>
                <w:del w:id="70" w:author="Lucas Wendling" w:date="2013-02-19T11:07:00Z"/>
                <w:rFonts w:ascii="Arial" w:hAnsi="Arial" w:cs="Arial"/>
                <w:sz w:val="16"/>
              </w:rPr>
            </w:pPr>
            <w:del w:id="71" w:author="Lucas Wendling" w:date="2013-02-19T11:07:00Z">
              <w:r w:rsidDel="00A60AD0">
                <w:rPr>
                  <w:rFonts w:ascii="Arial" w:hAnsi="Arial" w:cs="Arial"/>
                  <w:sz w:val="16"/>
                </w:rPr>
                <w:delText>1</w:delText>
              </w:r>
            </w:del>
          </w:p>
        </w:tc>
        <w:tc>
          <w:tcPr>
            <w:tcW w:w="1680" w:type="dxa"/>
            <w:tcBorders>
              <w:top w:val="single" w:sz="6" w:space="0" w:color="auto"/>
              <w:left w:val="single" w:sz="6" w:space="0" w:color="auto"/>
              <w:bottom w:val="single" w:sz="6" w:space="0" w:color="auto"/>
              <w:right w:val="single" w:sz="6" w:space="0" w:color="auto"/>
            </w:tcBorders>
          </w:tcPr>
          <w:p w:rsidR="00DE4889" w:rsidDel="00A60AD0" w:rsidRDefault="007C3377" w:rsidP="007A628B">
            <w:pPr>
              <w:spacing w:before="60"/>
              <w:rPr>
                <w:del w:id="72" w:author="Lucas Wendling" w:date="2013-02-19T11:07:00Z"/>
                <w:rFonts w:ascii="Arial" w:hAnsi="Arial" w:cs="Arial"/>
                <w:sz w:val="16"/>
              </w:rPr>
            </w:pPr>
            <w:del w:id="73" w:author="Lucas Wendling" w:date="2013-02-19T11:07:00Z">
              <w:r w:rsidDel="00A60AD0">
                <w:rPr>
                  <w:rFonts w:ascii="Arial" w:hAnsi="Arial" w:cs="Arial"/>
                  <w:sz w:val="16"/>
                </w:rPr>
                <w:delText>Counts</w:delText>
              </w:r>
            </w:del>
          </w:p>
        </w:tc>
        <w:tc>
          <w:tcPr>
            <w:tcW w:w="1680" w:type="dxa"/>
            <w:tcBorders>
              <w:top w:val="single" w:sz="6" w:space="0" w:color="auto"/>
              <w:left w:val="single" w:sz="6" w:space="0" w:color="auto"/>
              <w:bottom w:val="single" w:sz="6" w:space="0" w:color="auto"/>
              <w:right w:val="single" w:sz="6" w:space="0" w:color="auto"/>
            </w:tcBorders>
          </w:tcPr>
          <w:p w:rsidR="00DE4889" w:rsidDel="00A60AD0" w:rsidRDefault="007C3377" w:rsidP="007A628B">
            <w:pPr>
              <w:spacing w:before="60"/>
              <w:rPr>
                <w:del w:id="74" w:author="Lucas Wendling" w:date="2013-02-19T11:07:00Z"/>
                <w:rFonts w:ascii="Arial" w:hAnsi="Arial" w:cs="Arial"/>
                <w:sz w:val="16"/>
              </w:rPr>
            </w:pPr>
            <w:del w:id="75" w:author="Lucas Wendling" w:date="2013-02-19T11:07:00Z">
              <w:r w:rsidDel="00A60AD0">
                <w:rPr>
                  <w:rFonts w:ascii="Arial" w:hAnsi="Arial" w:cs="Arial"/>
                  <w:sz w:val="16"/>
                </w:rPr>
                <w:delText>-1</w:delText>
              </w:r>
            </w:del>
          </w:p>
        </w:tc>
      </w:tr>
      <w:tr w:rsidR="00864A44" w:rsidTr="007A628B">
        <w:tc>
          <w:tcPr>
            <w:tcW w:w="3888" w:type="dxa"/>
            <w:tcBorders>
              <w:top w:val="single" w:sz="6" w:space="0" w:color="auto"/>
              <w:left w:val="single" w:sz="6" w:space="0" w:color="auto"/>
              <w:bottom w:val="single" w:sz="6" w:space="0" w:color="auto"/>
              <w:right w:val="single" w:sz="6" w:space="0" w:color="auto"/>
            </w:tcBorders>
          </w:tcPr>
          <w:p w:rsidR="00864A44" w:rsidRPr="007C3377" w:rsidRDefault="00864A44" w:rsidP="00A60AD0">
            <w:pPr>
              <w:spacing w:before="60"/>
              <w:rPr>
                <w:rFonts w:ascii="Arial" w:hAnsi="Arial" w:cs="Arial"/>
                <w:sz w:val="16"/>
              </w:rPr>
            </w:pPr>
            <w:r>
              <w:rPr>
                <w:rFonts w:ascii="Arial" w:hAnsi="Arial" w:cs="Arial"/>
                <w:sz w:val="16"/>
              </w:rPr>
              <w:t>D_HWTRQPOL_CNT_</w:t>
            </w:r>
            <w:del w:id="76" w:author="Lucas Wendling" w:date="2013-02-19T11:07:00Z">
              <w:r w:rsidDel="00A60AD0">
                <w:rPr>
                  <w:rFonts w:ascii="Arial" w:hAnsi="Arial" w:cs="Arial"/>
                  <w:sz w:val="16"/>
                </w:rPr>
                <w:delText>B16</w:delText>
              </w:r>
            </w:del>
            <w:ins w:id="77" w:author="Lucas Wendling" w:date="2013-02-19T11:07:00Z">
              <w:r w:rsidR="00A60AD0">
                <w:rPr>
                  <w:rFonts w:ascii="Arial" w:hAnsi="Arial" w:cs="Arial"/>
                  <w:sz w:val="16"/>
                </w:rPr>
                <w:t>B08</w:t>
              </w:r>
            </w:ins>
          </w:p>
        </w:tc>
        <w:tc>
          <w:tcPr>
            <w:tcW w:w="1680" w:type="dxa"/>
            <w:tcBorders>
              <w:top w:val="single" w:sz="6" w:space="0" w:color="auto"/>
              <w:left w:val="single" w:sz="6" w:space="0" w:color="auto"/>
              <w:bottom w:val="single" w:sz="6" w:space="0" w:color="auto"/>
              <w:right w:val="single" w:sz="6" w:space="0" w:color="auto"/>
            </w:tcBorders>
          </w:tcPr>
          <w:p w:rsidR="00864A44" w:rsidRDefault="00864A44" w:rsidP="007A628B">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864A44" w:rsidRDefault="00864A44" w:rsidP="007A628B">
            <w:pPr>
              <w:spacing w:before="60"/>
              <w:rPr>
                <w:rFonts w:ascii="Arial" w:hAnsi="Arial" w:cs="Arial"/>
                <w:sz w:val="16"/>
              </w:rPr>
            </w:pPr>
            <w:r>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864A44" w:rsidRPr="007C3377" w:rsidRDefault="00864A44" w:rsidP="00A60AD0">
            <w:pPr>
              <w:spacing w:before="60"/>
              <w:rPr>
                <w:rFonts w:ascii="Arial" w:hAnsi="Arial" w:cs="Arial"/>
                <w:sz w:val="16"/>
              </w:rPr>
            </w:pPr>
            <w:r>
              <w:rPr>
                <w:rFonts w:ascii="Arial" w:hAnsi="Arial" w:cs="Arial"/>
                <w:sz w:val="16"/>
              </w:rPr>
              <w:t>0x</w:t>
            </w:r>
            <w:del w:id="78" w:author="Lucas Wendling" w:date="2013-02-19T11:08:00Z">
              <w:r w:rsidDel="00A60AD0">
                <w:rPr>
                  <w:rFonts w:ascii="Arial" w:hAnsi="Arial" w:cs="Arial"/>
                  <w:sz w:val="16"/>
                </w:rPr>
                <w:delText>00</w:delText>
              </w:r>
            </w:del>
            <w:r>
              <w:rPr>
                <w:rFonts w:ascii="Arial" w:hAnsi="Arial" w:cs="Arial"/>
                <w:sz w:val="16"/>
              </w:rPr>
              <w:t>01</w:t>
            </w:r>
          </w:p>
        </w:tc>
      </w:tr>
      <w:tr w:rsidR="00864A44" w:rsidTr="007A628B">
        <w:tc>
          <w:tcPr>
            <w:tcW w:w="3888" w:type="dxa"/>
            <w:tcBorders>
              <w:top w:val="single" w:sz="6" w:space="0" w:color="auto"/>
              <w:left w:val="single" w:sz="6" w:space="0" w:color="auto"/>
              <w:bottom w:val="single" w:sz="6" w:space="0" w:color="auto"/>
              <w:right w:val="single" w:sz="6" w:space="0" w:color="auto"/>
            </w:tcBorders>
          </w:tcPr>
          <w:p w:rsidR="00864A44" w:rsidRPr="007C3377" w:rsidRDefault="00864A44" w:rsidP="00A60AD0">
            <w:pPr>
              <w:spacing w:before="60"/>
              <w:rPr>
                <w:rFonts w:ascii="Arial" w:hAnsi="Arial" w:cs="Arial"/>
                <w:sz w:val="16"/>
              </w:rPr>
            </w:pPr>
            <w:r>
              <w:rPr>
                <w:rFonts w:ascii="Arial" w:hAnsi="Arial" w:cs="Arial"/>
                <w:sz w:val="16"/>
              </w:rPr>
              <w:t>D_HWPOSPOL_CNT_</w:t>
            </w:r>
            <w:del w:id="79" w:author="Lucas Wendling" w:date="2013-02-19T11:07:00Z">
              <w:r w:rsidDel="00A60AD0">
                <w:rPr>
                  <w:rFonts w:ascii="Arial" w:hAnsi="Arial" w:cs="Arial"/>
                  <w:sz w:val="16"/>
                </w:rPr>
                <w:delText>B16</w:delText>
              </w:r>
            </w:del>
            <w:ins w:id="80" w:author="Lucas Wendling" w:date="2013-02-19T11:07:00Z">
              <w:r w:rsidR="00A60AD0">
                <w:rPr>
                  <w:rFonts w:ascii="Arial" w:hAnsi="Arial" w:cs="Arial"/>
                  <w:sz w:val="16"/>
                </w:rPr>
                <w:t>B08</w:t>
              </w:r>
            </w:ins>
          </w:p>
        </w:tc>
        <w:tc>
          <w:tcPr>
            <w:tcW w:w="1680" w:type="dxa"/>
            <w:tcBorders>
              <w:top w:val="single" w:sz="6" w:space="0" w:color="auto"/>
              <w:left w:val="single" w:sz="6" w:space="0" w:color="auto"/>
              <w:bottom w:val="single" w:sz="6" w:space="0" w:color="auto"/>
              <w:right w:val="single" w:sz="6" w:space="0" w:color="auto"/>
            </w:tcBorders>
          </w:tcPr>
          <w:p w:rsidR="00864A44" w:rsidRDefault="00864A44" w:rsidP="007A628B">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864A44" w:rsidRDefault="00864A44" w:rsidP="007A628B">
            <w:pPr>
              <w:spacing w:before="60"/>
              <w:rPr>
                <w:rFonts w:ascii="Arial" w:hAnsi="Arial" w:cs="Arial"/>
                <w:sz w:val="16"/>
              </w:rPr>
            </w:pPr>
            <w:r>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864A44" w:rsidRPr="007C3377" w:rsidRDefault="00864A44" w:rsidP="00A60AD0">
            <w:pPr>
              <w:spacing w:before="60"/>
              <w:rPr>
                <w:rFonts w:ascii="Arial" w:hAnsi="Arial" w:cs="Arial"/>
                <w:sz w:val="16"/>
              </w:rPr>
            </w:pPr>
            <w:r>
              <w:rPr>
                <w:rFonts w:ascii="Arial" w:hAnsi="Arial" w:cs="Arial"/>
                <w:sz w:val="16"/>
              </w:rPr>
              <w:t>0x</w:t>
            </w:r>
            <w:del w:id="81" w:author="Lucas Wendling" w:date="2013-02-19T11:08:00Z">
              <w:r w:rsidDel="00A60AD0">
                <w:rPr>
                  <w:rFonts w:ascii="Arial" w:hAnsi="Arial" w:cs="Arial"/>
                  <w:sz w:val="16"/>
                </w:rPr>
                <w:delText>00</w:delText>
              </w:r>
            </w:del>
            <w:r>
              <w:rPr>
                <w:rFonts w:ascii="Arial" w:hAnsi="Arial" w:cs="Arial"/>
                <w:sz w:val="16"/>
              </w:rPr>
              <w:t>02</w:t>
            </w:r>
          </w:p>
        </w:tc>
      </w:tr>
      <w:tr w:rsidR="00864A44" w:rsidTr="007A628B">
        <w:tc>
          <w:tcPr>
            <w:tcW w:w="3888" w:type="dxa"/>
            <w:tcBorders>
              <w:top w:val="single" w:sz="6" w:space="0" w:color="auto"/>
              <w:left w:val="single" w:sz="6" w:space="0" w:color="auto"/>
              <w:bottom w:val="single" w:sz="6" w:space="0" w:color="auto"/>
              <w:right w:val="single" w:sz="6" w:space="0" w:color="auto"/>
            </w:tcBorders>
          </w:tcPr>
          <w:p w:rsidR="00864A44" w:rsidRPr="007C3377" w:rsidRDefault="00864A44" w:rsidP="00A60AD0">
            <w:pPr>
              <w:spacing w:before="60"/>
              <w:rPr>
                <w:rFonts w:ascii="Arial" w:hAnsi="Arial" w:cs="Arial"/>
                <w:sz w:val="16"/>
              </w:rPr>
            </w:pPr>
            <w:r>
              <w:rPr>
                <w:rFonts w:ascii="Arial" w:hAnsi="Arial" w:cs="Arial"/>
                <w:sz w:val="16"/>
              </w:rPr>
              <w:t>D_MTRPOSPOL_CNT_</w:t>
            </w:r>
            <w:del w:id="82" w:author="Lucas Wendling" w:date="2013-02-19T11:07:00Z">
              <w:r w:rsidDel="00A60AD0">
                <w:rPr>
                  <w:rFonts w:ascii="Arial" w:hAnsi="Arial" w:cs="Arial"/>
                  <w:sz w:val="16"/>
                </w:rPr>
                <w:delText>B16</w:delText>
              </w:r>
            </w:del>
            <w:ins w:id="83" w:author="Lucas Wendling" w:date="2013-02-19T11:07:00Z">
              <w:r w:rsidR="00A60AD0">
                <w:rPr>
                  <w:rFonts w:ascii="Arial" w:hAnsi="Arial" w:cs="Arial"/>
                  <w:sz w:val="16"/>
                </w:rPr>
                <w:t>B08</w:t>
              </w:r>
            </w:ins>
          </w:p>
        </w:tc>
        <w:tc>
          <w:tcPr>
            <w:tcW w:w="1680" w:type="dxa"/>
            <w:tcBorders>
              <w:top w:val="single" w:sz="6" w:space="0" w:color="auto"/>
              <w:left w:val="single" w:sz="6" w:space="0" w:color="auto"/>
              <w:bottom w:val="single" w:sz="6" w:space="0" w:color="auto"/>
              <w:right w:val="single" w:sz="6" w:space="0" w:color="auto"/>
            </w:tcBorders>
          </w:tcPr>
          <w:p w:rsidR="00864A44" w:rsidRDefault="00864A44" w:rsidP="007A628B">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864A44" w:rsidRDefault="00864A44" w:rsidP="007A628B">
            <w:pPr>
              <w:spacing w:before="60"/>
              <w:rPr>
                <w:rFonts w:ascii="Arial" w:hAnsi="Arial" w:cs="Arial"/>
                <w:sz w:val="16"/>
              </w:rPr>
            </w:pPr>
            <w:r>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864A44" w:rsidRPr="007C3377" w:rsidRDefault="00864A44" w:rsidP="00A60AD0">
            <w:pPr>
              <w:spacing w:before="60"/>
              <w:rPr>
                <w:rFonts w:ascii="Arial" w:hAnsi="Arial" w:cs="Arial"/>
                <w:sz w:val="16"/>
              </w:rPr>
            </w:pPr>
            <w:r>
              <w:rPr>
                <w:rFonts w:ascii="Arial" w:hAnsi="Arial" w:cs="Arial"/>
                <w:sz w:val="16"/>
              </w:rPr>
              <w:t>0x</w:t>
            </w:r>
            <w:del w:id="84" w:author="Lucas Wendling" w:date="2013-02-19T11:08:00Z">
              <w:r w:rsidDel="00A60AD0">
                <w:rPr>
                  <w:rFonts w:ascii="Arial" w:hAnsi="Arial" w:cs="Arial"/>
                  <w:sz w:val="16"/>
                </w:rPr>
                <w:delText>00</w:delText>
              </w:r>
            </w:del>
            <w:r>
              <w:rPr>
                <w:rFonts w:ascii="Arial" w:hAnsi="Arial" w:cs="Arial"/>
                <w:sz w:val="16"/>
              </w:rPr>
              <w:t>04</w:t>
            </w:r>
          </w:p>
        </w:tc>
      </w:tr>
      <w:tr w:rsidR="00864A44" w:rsidTr="007A628B">
        <w:tc>
          <w:tcPr>
            <w:tcW w:w="3888" w:type="dxa"/>
            <w:tcBorders>
              <w:top w:val="single" w:sz="6" w:space="0" w:color="auto"/>
              <w:left w:val="single" w:sz="6" w:space="0" w:color="auto"/>
              <w:bottom w:val="single" w:sz="6" w:space="0" w:color="auto"/>
              <w:right w:val="single" w:sz="6" w:space="0" w:color="auto"/>
            </w:tcBorders>
          </w:tcPr>
          <w:p w:rsidR="00864A44" w:rsidRPr="007C3377" w:rsidRDefault="00864A44" w:rsidP="00A60AD0">
            <w:pPr>
              <w:spacing w:before="60"/>
              <w:rPr>
                <w:rFonts w:ascii="Arial" w:hAnsi="Arial" w:cs="Arial"/>
                <w:sz w:val="16"/>
              </w:rPr>
            </w:pPr>
            <w:r>
              <w:rPr>
                <w:rFonts w:ascii="Arial" w:hAnsi="Arial" w:cs="Arial"/>
                <w:sz w:val="16"/>
              </w:rPr>
              <w:t>D_MTRVELPOL_CNT_</w:t>
            </w:r>
            <w:del w:id="85" w:author="Lucas Wendling" w:date="2013-02-19T11:07:00Z">
              <w:r w:rsidDel="00A60AD0">
                <w:rPr>
                  <w:rFonts w:ascii="Arial" w:hAnsi="Arial" w:cs="Arial"/>
                  <w:sz w:val="16"/>
                </w:rPr>
                <w:delText>B16</w:delText>
              </w:r>
            </w:del>
            <w:ins w:id="86" w:author="Lucas Wendling" w:date="2013-02-19T11:07:00Z">
              <w:r w:rsidR="00A60AD0">
                <w:rPr>
                  <w:rFonts w:ascii="Arial" w:hAnsi="Arial" w:cs="Arial"/>
                  <w:sz w:val="16"/>
                </w:rPr>
                <w:t>B08</w:t>
              </w:r>
            </w:ins>
          </w:p>
        </w:tc>
        <w:tc>
          <w:tcPr>
            <w:tcW w:w="1680" w:type="dxa"/>
            <w:tcBorders>
              <w:top w:val="single" w:sz="6" w:space="0" w:color="auto"/>
              <w:left w:val="single" w:sz="6" w:space="0" w:color="auto"/>
              <w:bottom w:val="single" w:sz="6" w:space="0" w:color="auto"/>
              <w:right w:val="single" w:sz="6" w:space="0" w:color="auto"/>
            </w:tcBorders>
          </w:tcPr>
          <w:p w:rsidR="00864A44" w:rsidRDefault="00864A44" w:rsidP="007A628B">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864A44" w:rsidRDefault="00864A44" w:rsidP="007A628B">
            <w:pPr>
              <w:spacing w:before="60"/>
              <w:rPr>
                <w:rFonts w:ascii="Arial" w:hAnsi="Arial" w:cs="Arial"/>
                <w:sz w:val="16"/>
              </w:rPr>
            </w:pPr>
            <w:r>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864A44" w:rsidRPr="007C3377" w:rsidRDefault="00864A44" w:rsidP="00A60AD0">
            <w:pPr>
              <w:spacing w:before="60"/>
              <w:rPr>
                <w:rFonts w:ascii="Arial" w:hAnsi="Arial" w:cs="Arial"/>
                <w:sz w:val="16"/>
              </w:rPr>
            </w:pPr>
            <w:r>
              <w:rPr>
                <w:rFonts w:ascii="Arial" w:hAnsi="Arial" w:cs="Arial"/>
                <w:sz w:val="16"/>
              </w:rPr>
              <w:t>0x</w:t>
            </w:r>
            <w:del w:id="87" w:author="Lucas Wendling" w:date="2013-02-19T11:08:00Z">
              <w:r w:rsidDel="00A60AD0">
                <w:rPr>
                  <w:rFonts w:ascii="Arial" w:hAnsi="Arial" w:cs="Arial"/>
                  <w:sz w:val="16"/>
                </w:rPr>
                <w:delText>00</w:delText>
              </w:r>
            </w:del>
            <w:r>
              <w:rPr>
                <w:rFonts w:ascii="Arial" w:hAnsi="Arial" w:cs="Arial"/>
                <w:sz w:val="16"/>
              </w:rPr>
              <w:t>08</w:t>
            </w:r>
          </w:p>
        </w:tc>
      </w:tr>
      <w:tr w:rsidR="007C3377" w:rsidTr="007A628B">
        <w:tc>
          <w:tcPr>
            <w:tcW w:w="3888" w:type="dxa"/>
            <w:tcBorders>
              <w:top w:val="single" w:sz="6" w:space="0" w:color="auto"/>
              <w:left w:val="single" w:sz="6" w:space="0" w:color="auto"/>
              <w:bottom w:val="single" w:sz="6" w:space="0" w:color="auto"/>
              <w:right w:val="single" w:sz="6" w:space="0" w:color="auto"/>
            </w:tcBorders>
          </w:tcPr>
          <w:p w:rsidR="007C3377" w:rsidRPr="007C3377" w:rsidRDefault="007C3377" w:rsidP="00A60AD0">
            <w:pPr>
              <w:spacing w:before="60"/>
              <w:rPr>
                <w:rFonts w:ascii="Arial" w:hAnsi="Arial" w:cs="Arial"/>
                <w:sz w:val="16"/>
              </w:rPr>
            </w:pPr>
            <w:r w:rsidRPr="007C3377">
              <w:rPr>
                <w:rFonts w:ascii="Arial" w:hAnsi="Arial" w:cs="Arial"/>
                <w:sz w:val="16"/>
              </w:rPr>
              <w:t>D_ASSTASSEMPOL_CNT_</w:t>
            </w:r>
            <w:del w:id="88" w:author="Lucas Wendling" w:date="2013-02-19T11:07:00Z">
              <w:r w:rsidRPr="007C3377" w:rsidDel="00A60AD0">
                <w:rPr>
                  <w:rFonts w:ascii="Arial" w:hAnsi="Arial" w:cs="Arial"/>
                  <w:sz w:val="16"/>
                </w:rPr>
                <w:delText>B16</w:delText>
              </w:r>
            </w:del>
            <w:ins w:id="89" w:author="Lucas Wendling" w:date="2013-02-19T11:07:00Z">
              <w:r w:rsidR="00A60AD0" w:rsidRPr="007C3377">
                <w:rPr>
                  <w:rFonts w:ascii="Arial" w:hAnsi="Arial" w:cs="Arial"/>
                  <w:sz w:val="16"/>
                </w:rPr>
                <w:t>B</w:t>
              </w:r>
              <w:r w:rsidR="00A60AD0">
                <w:rPr>
                  <w:rFonts w:ascii="Arial" w:hAnsi="Arial" w:cs="Arial"/>
                  <w:sz w:val="16"/>
                </w:rPr>
                <w:t>08</w:t>
              </w:r>
            </w:ins>
          </w:p>
        </w:tc>
        <w:tc>
          <w:tcPr>
            <w:tcW w:w="1680" w:type="dxa"/>
            <w:tcBorders>
              <w:top w:val="single" w:sz="6" w:space="0" w:color="auto"/>
              <w:left w:val="single" w:sz="6" w:space="0" w:color="auto"/>
              <w:bottom w:val="single" w:sz="6" w:space="0" w:color="auto"/>
              <w:right w:val="single" w:sz="6" w:space="0" w:color="auto"/>
            </w:tcBorders>
          </w:tcPr>
          <w:p w:rsidR="007C3377" w:rsidRDefault="007C3377" w:rsidP="007A628B">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7C3377" w:rsidRDefault="007C3377" w:rsidP="007A628B">
            <w:pPr>
              <w:spacing w:before="60"/>
              <w:rPr>
                <w:rFonts w:ascii="Arial" w:hAnsi="Arial" w:cs="Arial"/>
                <w:sz w:val="16"/>
              </w:rPr>
            </w:pPr>
            <w:r>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7C3377" w:rsidRDefault="007C3377" w:rsidP="00A60AD0">
            <w:pPr>
              <w:spacing w:before="60"/>
              <w:rPr>
                <w:rFonts w:ascii="Arial" w:hAnsi="Arial" w:cs="Arial"/>
                <w:sz w:val="16"/>
              </w:rPr>
            </w:pPr>
            <w:r w:rsidRPr="007C3377">
              <w:rPr>
                <w:rFonts w:ascii="Arial" w:hAnsi="Arial" w:cs="Arial"/>
                <w:sz w:val="16"/>
              </w:rPr>
              <w:t>0x</w:t>
            </w:r>
            <w:del w:id="90" w:author="Lucas Wendling" w:date="2013-02-19T11:08:00Z">
              <w:r w:rsidRPr="007C3377" w:rsidDel="00A60AD0">
                <w:rPr>
                  <w:rFonts w:ascii="Arial" w:hAnsi="Arial" w:cs="Arial"/>
                  <w:sz w:val="16"/>
                </w:rPr>
                <w:delText>00</w:delText>
              </w:r>
            </w:del>
            <w:r w:rsidRPr="007C3377">
              <w:rPr>
                <w:rFonts w:ascii="Arial" w:hAnsi="Arial" w:cs="Arial"/>
                <w:sz w:val="16"/>
              </w:rPr>
              <w:t>10</w:t>
            </w:r>
          </w:p>
        </w:tc>
      </w:tr>
      <w:tr w:rsidR="007C3377" w:rsidTr="007A628B">
        <w:tc>
          <w:tcPr>
            <w:tcW w:w="3888" w:type="dxa"/>
            <w:tcBorders>
              <w:top w:val="single" w:sz="6" w:space="0" w:color="auto"/>
              <w:left w:val="single" w:sz="6" w:space="0" w:color="auto"/>
              <w:bottom w:val="single" w:sz="6" w:space="0" w:color="auto"/>
              <w:right w:val="single" w:sz="6" w:space="0" w:color="auto"/>
            </w:tcBorders>
          </w:tcPr>
          <w:p w:rsidR="007C3377" w:rsidRPr="007C3377" w:rsidRDefault="007C3377" w:rsidP="00A60AD0">
            <w:pPr>
              <w:spacing w:before="60"/>
              <w:rPr>
                <w:rFonts w:ascii="Arial" w:hAnsi="Arial" w:cs="Arial"/>
                <w:sz w:val="16"/>
              </w:rPr>
            </w:pPr>
            <w:r w:rsidRPr="007C3377">
              <w:rPr>
                <w:rFonts w:ascii="Arial" w:hAnsi="Arial" w:cs="Arial"/>
                <w:sz w:val="16"/>
              </w:rPr>
              <w:t>D_MTRELECMECHPOL_CNT_</w:t>
            </w:r>
            <w:del w:id="91" w:author="Lucas Wendling" w:date="2013-02-19T11:07:00Z">
              <w:r w:rsidRPr="007C3377" w:rsidDel="00A60AD0">
                <w:rPr>
                  <w:rFonts w:ascii="Arial" w:hAnsi="Arial" w:cs="Arial"/>
                  <w:sz w:val="16"/>
                </w:rPr>
                <w:delText>B16</w:delText>
              </w:r>
            </w:del>
            <w:ins w:id="92" w:author="Lucas Wendling" w:date="2013-02-19T11:07:00Z">
              <w:r w:rsidR="00A60AD0" w:rsidRPr="007C3377">
                <w:rPr>
                  <w:rFonts w:ascii="Arial" w:hAnsi="Arial" w:cs="Arial"/>
                  <w:sz w:val="16"/>
                </w:rPr>
                <w:t>B</w:t>
              </w:r>
              <w:r w:rsidR="00A60AD0">
                <w:rPr>
                  <w:rFonts w:ascii="Arial" w:hAnsi="Arial" w:cs="Arial"/>
                  <w:sz w:val="16"/>
                </w:rPr>
                <w:t>08</w:t>
              </w:r>
            </w:ins>
          </w:p>
        </w:tc>
        <w:tc>
          <w:tcPr>
            <w:tcW w:w="1680" w:type="dxa"/>
            <w:tcBorders>
              <w:top w:val="single" w:sz="6" w:space="0" w:color="auto"/>
              <w:left w:val="single" w:sz="6" w:space="0" w:color="auto"/>
              <w:bottom w:val="single" w:sz="6" w:space="0" w:color="auto"/>
              <w:right w:val="single" w:sz="6" w:space="0" w:color="auto"/>
            </w:tcBorders>
          </w:tcPr>
          <w:p w:rsidR="007C3377" w:rsidRDefault="007C3377" w:rsidP="007A628B">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7C3377" w:rsidRDefault="007C3377" w:rsidP="007A628B">
            <w:pPr>
              <w:spacing w:before="60"/>
              <w:rPr>
                <w:rFonts w:ascii="Arial" w:hAnsi="Arial" w:cs="Arial"/>
                <w:sz w:val="16"/>
              </w:rPr>
            </w:pPr>
            <w:r>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7C3377" w:rsidRDefault="007C3377" w:rsidP="00A60AD0">
            <w:pPr>
              <w:spacing w:before="60"/>
              <w:rPr>
                <w:rFonts w:ascii="Arial" w:hAnsi="Arial" w:cs="Arial"/>
                <w:sz w:val="16"/>
              </w:rPr>
            </w:pPr>
            <w:r w:rsidRPr="007C3377">
              <w:rPr>
                <w:rFonts w:ascii="Arial" w:hAnsi="Arial" w:cs="Arial"/>
                <w:sz w:val="16"/>
              </w:rPr>
              <w:t>0x</w:t>
            </w:r>
            <w:del w:id="93" w:author="Lucas Wendling" w:date="2013-02-19T11:08:00Z">
              <w:r w:rsidRPr="007C3377" w:rsidDel="00A60AD0">
                <w:rPr>
                  <w:rFonts w:ascii="Arial" w:hAnsi="Arial" w:cs="Arial"/>
                  <w:sz w:val="16"/>
                </w:rPr>
                <w:delText>00</w:delText>
              </w:r>
            </w:del>
            <w:r w:rsidRPr="007C3377">
              <w:rPr>
                <w:rFonts w:ascii="Arial" w:hAnsi="Arial" w:cs="Arial"/>
                <w:sz w:val="16"/>
              </w:rPr>
              <w:t>20</w:t>
            </w:r>
          </w:p>
        </w:tc>
      </w:tr>
      <w:tr w:rsidR="007C3377" w:rsidDel="00A60AD0" w:rsidTr="007A628B">
        <w:trPr>
          <w:del w:id="94" w:author="Lucas Wendling" w:date="2013-02-19T11:08:00Z"/>
        </w:trPr>
        <w:tc>
          <w:tcPr>
            <w:tcW w:w="3888" w:type="dxa"/>
            <w:tcBorders>
              <w:top w:val="single" w:sz="6" w:space="0" w:color="auto"/>
              <w:left w:val="single" w:sz="6" w:space="0" w:color="auto"/>
              <w:bottom w:val="single" w:sz="6" w:space="0" w:color="auto"/>
              <w:right w:val="single" w:sz="6" w:space="0" w:color="auto"/>
            </w:tcBorders>
          </w:tcPr>
          <w:p w:rsidR="007C3377" w:rsidRPr="007C3377" w:rsidDel="00A60AD0" w:rsidRDefault="007C3377" w:rsidP="00A60AD0">
            <w:pPr>
              <w:spacing w:before="60"/>
              <w:rPr>
                <w:del w:id="95" w:author="Lucas Wendling" w:date="2013-02-19T11:08:00Z"/>
                <w:rFonts w:ascii="Arial" w:hAnsi="Arial" w:cs="Arial"/>
                <w:sz w:val="16"/>
              </w:rPr>
            </w:pPr>
            <w:del w:id="96" w:author="Lucas Wendling" w:date="2013-02-19T11:08:00Z">
              <w:r w:rsidRPr="007C3377" w:rsidDel="00A60AD0">
                <w:rPr>
                  <w:rFonts w:ascii="Arial" w:hAnsi="Arial" w:cs="Arial"/>
                  <w:sz w:val="16"/>
                </w:rPr>
                <w:delText>D_USEDPOLBITS_CNT_</w:delText>
              </w:r>
            </w:del>
            <w:del w:id="97" w:author="Lucas Wendling" w:date="2013-02-19T11:07:00Z">
              <w:r w:rsidRPr="007C3377" w:rsidDel="00A60AD0">
                <w:rPr>
                  <w:rFonts w:ascii="Arial" w:hAnsi="Arial" w:cs="Arial"/>
                  <w:sz w:val="16"/>
                </w:rPr>
                <w:delText>B16</w:delText>
              </w:r>
            </w:del>
          </w:p>
        </w:tc>
        <w:tc>
          <w:tcPr>
            <w:tcW w:w="1680" w:type="dxa"/>
            <w:tcBorders>
              <w:top w:val="single" w:sz="6" w:space="0" w:color="auto"/>
              <w:left w:val="single" w:sz="6" w:space="0" w:color="auto"/>
              <w:bottom w:val="single" w:sz="6" w:space="0" w:color="auto"/>
              <w:right w:val="single" w:sz="6" w:space="0" w:color="auto"/>
            </w:tcBorders>
          </w:tcPr>
          <w:p w:rsidR="007C3377" w:rsidDel="00A60AD0" w:rsidRDefault="007C3377" w:rsidP="007A628B">
            <w:pPr>
              <w:spacing w:before="60"/>
              <w:rPr>
                <w:del w:id="98" w:author="Lucas Wendling" w:date="2013-02-19T11:08:00Z"/>
                <w:rFonts w:ascii="Arial" w:hAnsi="Arial" w:cs="Arial"/>
                <w:sz w:val="16"/>
              </w:rPr>
            </w:pPr>
            <w:del w:id="99" w:author="Lucas Wendling" w:date="2013-02-19T11:08:00Z">
              <w:r w:rsidDel="00A60AD0">
                <w:rPr>
                  <w:rFonts w:ascii="Arial" w:hAnsi="Arial" w:cs="Arial"/>
                  <w:sz w:val="16"/>
                </w:rPr>
                <w:delText>1</w:delText>
              </w:r>
            </w:del>
          </w:p>
        </w:tc>
        <w:tc>
          <w:tcPr>
            <w:tcW w:w="1680" w:type="dxa"/>
            <w:tcBorders>
              <w:top w:val="single" w:sz="6" w:space="0" w:color="auto"/>
              <w:left w:val="single" w:sz="6" w:space="0" w:color="auto"/>
              <w:bottom w:val="single" w:sz="6" w:space="0" w:color="auto"/>
              <w:right w:val="single" w:sz="6" w:space="0" w:color="auto"/>
            </w:tcBorders>
          </w:tcPr>
          <w:p w:rsidR="007C3377" w:rsidDel="00A60AD0" w:rsidRDefault="007C3377" w:rsidP="007A628B">
            <w:pPr>
              <w:spacing w:before="60"/>
              <w:rPr>
                <w:del w:id="100" w:author="Lucas Wendling" w:date="2013-02-19T11:08:00Z"/>
                <w:rFonts w:ascii="Arial" w:hAnsi="Arial" w:cs="Arial"/>
                <w:sz w:val="16"/>
              </w:rPr>
            </w:pPr>
            <w:del w:id="101" w:author="Lucas Wendling" w:date="2013-02-19T11:08:00Z">
              <w:r w:rsidDel="00A60AD0">
                <w:rPr>
                  <w:rFonts w:ascii="Arial" w:hAnsi="Arial" w:cs="Arial"/>
                  <w:sz w:val="16"/>
                </w:rPr>
                <w:delText>Counts</w:delText>
              </w:r>
            </w:del>
          </w:p>
        </w:tc>
        <w:tc>
          <w:tcPr>
            <w:tcW w:w="1680" w:type="dxa"/>
            <w:tcBorders>
              <w:top w:val="single" w:sz="6" w:space="0" w:color="auto"/>
              <w:left w:val="single" w:sz="6" w:space="0" w:color="auto"/>
              <w:bottom w:val="single" w:sz="6" w:space="0" w:color="auto"/>
              <w:right w:val="single" w:sz="6" w:space="0" w:color="auto"/>
            </w:tcBorders>
          </w:tcPr>
          <w:p w:rsidR="007C3377" w:rsidDel="00A60AD0" w:rsidRDefault="007C3377" w:rsidP="007A628B">
            <w:pPr>
              <w:spacing w:before="60"/>
              <w:rPr>
                <w:del w:id="102" w:author="Lucas Wendling" w:date="2013-02-19T11:08:00Z"/>
                <w:rFonts w:ascii="Arial" w:hAnsi="Arial" w:cs="Arial"/>
                <w:sz w:val="16"/>
              </w:rPr>
            </w:pPr>
            <w:del w:id="103" w:author="Lucas Wendling" w:date="2013-02-19T11:08:00Z">
              <w:r w:rsidRPr="007C3377" w:rsidDel="00A60AD0">
                <w:rPr>
                  <w:rFonts w:ascii="Arial" w:hAnsi="Arial" w:cs="Arial"/>
                  <w:sz w:val="16"/>
                </w:rPr>
                <w:delText>0x003F</w:delText>
              </w:r>
            </w:del>
          </w:p>
        </w:tc>
      </w:tr>
      <w:tr w:rsidR="007C3377" w:rsidDel="00A60AD0" w:rsidTr="007A628B">
        <w:trPr>
          <w:del w:id="104" w:author="Lucas Wendling" w:date="2013-02-19T11:08:00Z"/>
        </w:trPr>
        <w:tc>
          <w:tcPr>
            <w:tcW w:w="3888" w:type="dxa"/>
            <w:tcBorders>
              <w:top w:val="single" w:sz="6" w:space="0" w:color="auto"/>
              <w:left w:val="single" w:sz="6" w:space="0" w:color="auto"/>
              <w:bottom w:val="single" w:sz="6" w:space="0" w:color="auto"/>
              <w:right w:val="single" w:sz="6" w:space="0" w:color="auto"/>
            </w:tcBorders>
          </w:tcPr>
          <w:p w:rsidR="007C3377" w:rsidRPr="007C3377" w:rsidDel="00A60AD0" w:rsidRDefault="007C3377" w:rsidP="007A628B">
            <w:pPr>
              <w:spacing w:before="60"/>
              <w:rPr>
                <w:del w:id="105" w:author="Lucas Wendling" w:date="2013-02-19T11:08:00Z"/>
                <w:rFonts w:ascii="Arial" w:hAnsi="Arial" w:cs="Arial"/>
                <w:sz w:val="16"/>
              </w:rPr>
            </w:pPr>
          </w:p>
        </w:tc>
        <w:tc>
          <w:tcPr>
            <w:tcW w:w="1680" w:type="dxa"/>
            <w:tcBorders>
              <w:top w:val="single" w:sz="6" w:space="0" w:color="auto"/>
              <w:left w:val="single" w:sz="6" w:space="0" w:color="auto"/>
              <w:bottom w:val="single" w:sz="6" w:space="0" w:color="auto"/>
              <w:right w:val="single" w:sz="6" w:space="0" w:color="auto"/>
            </w:tcBorders>
          </w:tcPr>
          <w:p w:rsidR="007C3377" w:rsidDel="00A60AD0" w:rsidRDefault="007C3377" w:rsidP="007A628B">
            <w:pPr>
              <w:spacing w:before="60"/>
              <w:rPr>
                <w:del w:id="106" w:author="Lucas Wendling" w:date="2013-02-19T11:08:00Z"/>
                <w:rFonts w:ascii="Arial" w:hAnsi="Arial" w:cs="Arial"/>
                <w:sz w:val="16"/>
              </w:rPr>
            </w:pPr>
          </w:p>
        </w:tc>
        <w:tc>
          <w:tcPr>
            <w:tcW w:w="1680" w:type="dxa"/>
            <w:tcBorders>
              <w:top w:val="single" w:sz="6" w:space="0" w:color="auto"/>
              <w:left w:val="single" w:sz="6" w:space="0" w:color="auto"/>
              <w:bottom w:val="single" w:sz="6" w:space="0" w:color="auto"/>
              <w:right w:val="single" w:sz="6" w:space="0" w:color="auto"/>
            </w:tcBorders>
          </w:tcPr>
          <w:p w:rsidR="007C3377" w:rsidDel="00A60AD0" w:rsidRDefault="007C3377" w:rsidP="007A628B">
            <w:pPr>
              <w:spacing w:before="60"/>
              <w:rPr>
                <w:del w:id="107" w:author="Lucas Wendling" w:date="2013-02-19T11:08:00Z"/>
                <w:rFonts w:ascii="Arial" w:hAnsi="Arial" w:cs="Arial"/>
                <w:sz w:val="16"/>
              </w:rPr>
            </w:pPr>
          </w:p>
        </w:tc>
        <w:tc>
          <w:tcPr>
            <w:tcW w:w="1680" w:type="dxa"/>
            <w:tcBorders>
              <w:top w:val="single" w:sz="6" w:space="0" w:color="auto"/>
              <w:left w:val="single" w:sz="6" w:space="0" w:color="auto"/>
              <w:bottom w:val="single" w:sz="6" w:space="0" w:color="auto"/>
              <w:right w:val="single" w:sz="6" w:space="0" w:color="auto"/>
            </w:tcBorders>
          </w:tcPr>
          <w:p w:rsidR="007C3377" w:rsidDel="00A60AD0" w:rsidRDefault="007C3377" w:rsidP="007A628B">
            <w:pPr>
              <w:spacing w:before="60"/>
              <w:rPr>
                <w:del w:id="108" w:author="Lucas Wendling" w:date="2013-02-19T11:08:00Z"/>
                <w:rFonts w:ascii="Arial" w:hAnsi="Arial" w:cs="Arial"/>
                <w:sz w:val="16"/>
              </w:rPr>
            </w:pPr>
          </w:p>
        </w:tc>
      </w:tr>
      <w:tr w:rsidR="007C3377" w:rsidDel="00A60AD0" w:rsidTr="007A628B">
        <w:trPr>
          <w:del w:id="109" w:author="Lucas Wendling" w:date="2013-02-19T11:08:00Z"/>
        </w:trPr>
        <w:tc>
          <w:tcPr>
            <w:tcW w:w="3888" w:type="dxa"/>
            <w:tcBorders>
              <w:top w:val="single" w:sz="6" w:space="0" w:color="auto"/>
              <w:left w:val="single" w:sz="6" w:space="0" w:color="auto"/>
              <w:bottom w:val="single" w:sz="6" w:space="0" w:color="auto"/>
              <w:right w:val="single" w:sz="6" w:space="0" w:color="auto"/>
            </w:tcBorders>
          </w:tcPr>
          <w:p w:rsidR="007C3377" w:rsidRPr="007C3377" w:rsidDel="00A60AD0" w:rsidRDefault="007C3377" w:rsidP="007A628B">
            <w:pPr>
              <w:spacing w:before="60"/>
              <w:rPr>
                <w:del w:id="110" w:author="Lucas Wendling" w:date="2013-02-19T11:08:00Z"/>
                <w:rFonts w:ascii="Arial" w:hAnsi="Arial" w:cs="Arial"/>
                <w:sz w:val="16"/>
              </w:rPr>
            </w:pPr>
          </w:p>
        </w:tc>
        <w:tc>
          <w:tcPr>
            <w:tcW w:w="1680" w:type="dxa"/>
            <w:tcBorders>
              <w:top w:val="single" w:sz="6" w:space="0" w:color="auto"/>
              <w:left w:val="single" w:sz="6" w:space="0" w:color="auto"/>
              <w:bottom w:val="single" w:sz="6" w:space="0" w:color="auto"/>
              <w:right w:val="single" w:sz="6" w:space="0" w:color="auto"/>
            </w:tcBorders>
          </w:tcPr>
          <w:p w:rsidR="007C3377" w:rsidDel="00A60AD0" w:rsidRDefault="007C3377" w:rsidP="007A628B">
            <w:pPr>
              <w:spacing w:before="60"/>
              <w:rPr>
                <w:del w:id="111" w:author="Lucas Wendling" w:date="2013-02-19T11:08:00Z"/>
                <w:rFonts w:ascii="Arial" w:hAnsi="Arial" w:cs="Arial"/>
                <w:sz w:val="16"/>
              </w:rPr>
            </w:pPr>
          </w:p>
        </w:tc>
        <w:tc>
          <w:tcPr>
            <w:tcW w:w="1680" w:type="dxa"/>
            <w:tcBorders>
              <w:top w:val="single" w:sz="6" w:space="0" w:color="auto"/>
              <w:left w:val="single" w:sz="6" w:space="0" w:color="auto"/>
              <w:bottom w:val="single" w:sz="6" w:space="0" w:color="auto"/>
              <w:right w:val="single" w:sz="6" w:space="0" w:color="auto"/>
            </w:tcBorders>
          </w:tcPr>
          <w:p w:rsidR="007C3377" w:rsidDel="00A60AD0" w:rsidRDefault="007C3377" w:rsidP="007A628B">
            <w:pPr>
              <w:spacing w:before="60"/>
              <w:rPr>
                <w:del w:id="112" w:author="Lucas Wendling" w:date="2013-02-19T11:08:00Z"/>
                <w:rFonts w:ascii="Arial" w:hAnsi="Arial" w:cs="Arial"/>
                <w:sz w:val="16"/>
              </w:rPr>
            </w:pPr>
          </w:p>
        </w:tc>
        <w:tc>
          <w:tcPr>
            <w:tcW w:w="1680" w:type="dxa"/>
            <w:tcBorders>
              <w:top w:val="single" w:sz="6" w:space="0" w:color="auto"/>
              <w:left w:val="single" w:sz="6" w:space="0" w:color="auto"/>
              <w:bottom w:val="single" w:sz="6" w:space="0" w:color="auto"/>
              <w:right w:val="single" w:sz="6" w:space="0" w:color="auto"/>
            </w:tcBorders>
          </w:tcPr>
          <w:p w:rsidR="007C3377" w:rsidDel="00A60AD0" w:rsidRDefault="007C3377" w:rsidP="007A628B">
            <w:pPr>
              <w:spacing w:before="60"/>
              <w:rPr>
                <w:del w:id="113" w:author="Lucas Wendling" w:date="2013-02-19T11:08:00Z"/>
                <w:rFonts w:ascii="Arial" w:hAnsi="Arial" w:cs="Arial"/>
                <w:sz w:val="16"/>
              </w:rPr>
            </w:pPr>
          </w:p>
        </w:tc>
      </w:tr>
    </w:tbl>
    <w:p w:rsidR="00864A44" w:rsidRDefault="00864A44" w:rsidP="00DE4889">
      <w:pPr>
        <w:pStyle w:val="Heading4"/>
        <w:numPr>
          <w:ilvl w:val="0"/>
          <w:numId w:val="0"/>
        </w:numPr>
        <w:ind w:left="864" w:hanging="864"/>
      </w:pPr>
    </w:p>
    <w:p w:rsidR="00864A44" w:rsidRDefault="00864A44" w:rsidP="00864A44">
      <w:pPr>
        <w:rPr>
          <w:rFonts w:ascii="Arial" w:hAnsi="Arial"/>
          <w:sz w:val="24"/>
        </w:rPr>
      </w:pPr>
      <w:r>
        <w:br w:type="page"/>
      </w:r>
    </w:p>
    <w:p w:rsidR="004A781C" w:rsidRDefault="004A781C">
      <w:pPr>
        <w:pStyle w:val="Heading4"/>
      </w:pPr>
      <w:r>
        <w:lastRenderedPageBreak/>
        <w:t>Global</w:t>
      </w:r>
    </w:p>
    <w:p w:rsidR="004A781C" w:rsidRDefault="004A781C">
      <w:r>
        <w:t>This section lists the global constants used by the module.  For details on global constants, refer to the Data Dictionary for the application.</w:t>
      </w:r>
    </w:p>
    <w:tbl>
      <w:tblPr>
        <w:tblW w:w="46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F"/>
        <w:tblPrChange w:id="114" w:author="Lucas Wendling" w:date="2013-02-19T11:09:00Z">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PrChange>
      </w:tblPr>
      <w:tblGrid>
        <w:gridCol w:w="4608"/>
        <w:tblGridChange w:id="115">
          <w:tblGrid>
            <w:gridCol w:w="4608"/>
          </w:tblGrid>
        </w:tblGridChange>
      </w:tblGrid>
      <w:tr w:rsidR="004A781C" w:rsidTr="00A60AD0">
        <w:trPr>
          <w:jc w:val="center"/>
          <w:trPrChange w:id="116" w:author="Lucas Wendling" w:date="2013-02-19T11:09:00Z">
            <w:trPr>
              <w:jc w:val="center"/>
            </w:trPr>
          </w:trPrChange>
        </w:trPr>
        <w:tc>
          <w:tcPr>
            <w:tcW w:w="4608" w:type="dxa"/>
            <w:shd w:val="pct30" w:color="FFFF00" w:fill="FFFFFF"/>
            <w:tcPrChange w:id="117" w:author="Lucas Wendling" w:date="2013-02-19T11:09:00Z">
              <w:tcPr>
                <w:tcW w:w="4608" w:type="dxa"/>
                <w:tcBorders>
                  <w:top w:val="single" w:sz="6" w:space="0" w:color="auto"/>
                  <w:left w:val="single" w:sz="6" w:space="0" w:color="auto"/>
                  <w:bottom w:val="single" w:sz="6" w:space="0" w:color="auto"/>
                  <w:right w:val="single" w:sz="6" w:space="0" w:color="auto"/>
                </w:tcBorders>
                <w:shd w:val="pct30" w:color="FFFF00" w:fill="FFFFFF"/>
              </w:tcPr>
            </w:tcPrChange>
          </w:tcPr>
          <w:p w:rsidR="004A781C" w:rsidRDefault="004A781C">
            <w:pPr>
              <w:spacing w:before="60"/>
              <w:jc w:val="center"/>
              <w:rPr>
                <w:rFonts w:ascii="Arial" w:hAnsi="Arial" w:cs="Arial"/>
                <w:sz w:val="16"/>
              </w:rPr>
            </w:pPr>
            <w:r>
              <w:rPr>
                <w:rFonts w:ascii="Arial" w:hAnsi="Arial" w:cs="Arial"/>
                <w:sz w:val="16"/>
              </w:rPr>
              <w:t>Constant Name</w:t>
            </w:r>
          </w:p>
        </w:tc>
      </w:tr>
      <w:tr w:rsidR="004A781C" w:rsidTr="00A60AD0">
        <w:trPr>
          <w:jc w:val="center"/>
          <w:trPrChange w:id="118" w:author="Lucas Wendling" w:date="2013-02-19T11:09:00Z">
            <w:trPr>
              <w:jc w:val="center"/>
            </w:trPr>
          </w:trPrChange>
        </w:trPr>
        <w:tc>
          <w:tcPr>
            <w:tcW w:w="4608" w:type="dxa"/>
            <w:tcPrChange w:id="119" w:author="Lucas Wendling" w:date="2013-02-19T11:09:00Z">
              <w:tcPr>
                <w:tcW w:w="4608" w:type="dxa"/>
                <w:tcBorders>
                  <w:top w:val="nil"/>
                  <w:left w:val="single" w:sz="6" w:space="0" w:color="auto"/>
                  <w:bottom w:val="single" w:sz="6" w:space="0" w:color="auto"/>
                  <w:right w:val="single" w:sz="6" w:space="0" w:color="auto"/>
                </w:tcBorders>
              </w:tcPr>
            </w:tcPrChange>
          </w:tcPr>
          <w:p w:rsidR="004A781C" w:rsidRDefault="00A60AD0">
            <w:pPr>
              <w:spacing w:before="60"/>
              <w:rPr>
                <w:rFonts w:ascii="Arial" w:hAnsi="Arial" w:cs="Arial"/>
                <w:sz w:val="16"/>
              </w:rPr>
            </w:pPr>
            <w:ins w:id="120" w:author="Lucas Wendling" w:date="2013-02-19T11:09:00Z">
              <w:r w:rsidRPr="00A60AD0">
                <w:rPr>
                  <w:rFonts w:ascii="Arial" w:hAnsi="Arial" w:cs="Arial"/>
                  <w:sz w:val="16"/>
                </w:rPr>
                <w:t>D_NEGONE_CNT_S8</w:t>
              </w:r>
            </w:ins>
            <w:del w:id="121" w:author="Lucas Wendling" w:date="2013-02-19T11:09:00Z">
              <w:r w:rsidR="00864A44" w:rsidDel="00A60AD0">
                <w:rPr>
                  <w:rFonts w:ascii="Arial" w:hAnsi="Arial" w:cs="Arial"/>
                  <w:sz w:val="16"/>
                </w:rPr>
                <w:delText>None</w:delText>
              </w:r>
            </w:del>
          </w:p>
        </w:tc>
      </w:tr>
      <w:tr w:rsidR="00A60AD0" w:rsidTr="00A60AD0">
        <w:trPr>
          <w:jc w:val="center"/>
          <w:ins w:id="122" w:author="Lucas Wendling" w:date="2013-02-19T11:09:00Z"/>
          <w:trPrChange w:id="123" w:author="Lucas Wendling" w:date="2013-02-19T11:09:00Z">
            <w:trPr>
              <w:jc w:val="center"/>
            </w:trPr>
          </w:trPrChange>
        </w:trPr>
        <w:tc>
          <w:tcPr>
            <w:tcW w:w="4608" w:type="dxa"/>
            <w:tcPrChange w:id="124" w:author="Lucas Wendling" w:date="2013-02-19T11:09:00Z">
              <w:tcPr>
                <w:tcW w:w="4608" w:type="dxa"/>
                <w:tcBorders>
                  <w:top w:val="nil"/>
                  <w:left w:val="single" w:sz="6" w:space="0" w:color="auto"/>
                  <w:bottom w:val="single" w:sz="6" w:space="0" w:color="auto"/>
                  <w:right w:val="single" w:sz="6" w:space="0" w:color="auto"/>
                </w:tcBorders>
              </w:tcPr>
            </w:tcPrChange>
          </w:tcPr>
          <w:p w:rsidR="00A60AD0" w:rsidRPr="00A60AD0" w:rsidRDefault="00A60AD0">
            <w:pPr>
              <w:spacing w:before="60"/>
              <w:rPr>
                <w:ins w:id="125" w:author="Lucas Wendling" w:date="2013-02-19T11:09:00Z"/>
                <w:rFonts w:ascii="Arial" w:hAnsi="Arial" w:cs="Arial"/>
                <w:sz w:val="16"/>
              </w:rPr>
            </w:pPr>
            <w:ins w:id="126" w:author="Lucas Wendling" w:date="2013-02-19T11:09:00Z">
              <w:r w:rsidRPr="00A60AD0">
                <w:rPr>
                  <w:rFonts w:ascii="Arial" w:hAnsi="Arial" w:cs="Arial"/>
                  <w:sz w:val="16"/>
                </w:rPr>
                <w:t>D_ONE_CNT_S8</w:t>
              </w:r>
            </w:ins>
          </w:p>
        </w:tc>
      </w:tr>
    </w:tbl>
    <w:p w:rsidR="004A781C" w:rsidRDefault="004A781C"/>
    <w:p w:rsidR="004A781C" w:rsidRDefault="004A781C">
      <w:pPr>
        <w:pStyle w:val="Heading3"/>
      </w:pPr>
      <w:r>
        <w:t>Module specific Lookup Tables Constants</w:t>
      </w:r>
    </w:p>
    <w:p w:rsidR="004A781C" w:rsidRDefault="004A781C">
      <w:r>
        <w:t>(This is for lookup tables (arrays) with fixed values, same name as other tables)</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2898"/>
        <w:gridCol w:w="990"/>
        <w:gridCol w:w="3600"/>
        <w:gridCol w:w="1440"/>
      </w:tblGrid>
      <w:tr w:rsidR="008B3E94" w:rsidTr="007A628B">
        <w:tc>
          <w:tcPr>
            <w:tcW w:w="2898"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7A628B">
            <w:pPr>
              <w:spacing w:before="60"/>
              <w:jc w:val="center"/>
              <w:rPr>
                <w:rFonts w:ascii="Arial" w:hAnsi="Arial" w:cs="Arial"/>
                <w:sz w:val="16"/>
              </w:rPr>
            </w:pPr>
            <w:r>
              <w:rPr>
                <w:rFonts w:ascii="Arial" w:hAnsi="Arial" w:cs="Arial"/>
                <w:sz w:val="16"/>
              </w:rPr>
              <w:t>Constant Name</w:t>
            </w:r>
          </w:p>
        </w:tc>
        <w:tc>
          <w:tcPr>
            <w:tcW w:w="99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7A628B">
            <w:pPr>
              <w:spacing w:before="60"/>
              <w:jc w:val="center"/>
              <w:rPr>
                <w:rFonts w:ascii="Arial" w:hAnsi="Arial" w:cs="Arial"/>
                <w:sz w:val="16"/>
              </w:rPr>
            </w:pPr>
            <w:r>
              <w:rPr>
                <w:rFonts w:ascii="Arial" w:hAnsi="Arial" w:cs="Arial"/>
                <w:sz w:val="16"/>
              </w:rPr>
              <w:t>Resolution</w:t>
            </w:r>
          </w:p>
        </w:tc>
        <w:tc>
          <w:tcPr>
            <w:tcW w:w="360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7A628B">
            <w:pPr>
              <w:spacing w:before="60"/>
              <w:jc w:val="center"/>
              <w:rPr>
                <w:rFonts w:ascii="Arial" w:hAnsi="Arial" w:cs="Arial"/>
                <w:sz w:val="16"/>
              </w:rPr>
            </w:pPr>
            <w:r>
              <w:rPr>
                <w:rFonts w:ascii="Arial" w:hAnsi="Arial" w:cs="Arial"/>
                <w:sz w:val="16"/>
              </w:rPr>
              <w:t>Value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7A628B">
            <w:pPr>
              <w:spacing w:before="60"/>
              <w:jc w:val="center"/>
              <w:rPr>
                <w:rFonts w:ascii="Arial" w:hAnsi="Arial" w:cs="Arial"/>
                <w:sz w:val="16"/>
              </w:rPr>
            </w:pPr>
            <w:r>
              <w:rPr>
                <w:rFonts w:ascii="Arial" w:hAnsi="Arial" w:cs="Arial"/>
                <w:sz w:val="16"/>
              </w:rPr>
              <w:t>Software Segment</w:t>
            </w:r>
          </w:p>
        </w:tc>
      </w:tr>
      <w:tr w:rsidR="008B3E94" w:rsidTr="007A628B">
        <w:tc>
          <w:tcPr>
            <w:tcW w:w="2898" w:type="dxa"/>
            <w:tcBorders>
              <w:top w:val="single" w:sz="6" w:space="0" w:color="auto"/>
              <w:left w:val="single" w:sz="6" w:space="0" w:color="auto"/>
              <w:bottom w:val="single" w:sz="6" w:space="0" w:color="auto"/>
              <w:right w:val="single" w:sz="6" w:space="0" w:color="auto"/>
            </w:tcBorders>
          </w:tcPr>
          <w:p w:rsidR="008B3E94" w:rsidRDefault="008B3E94" w:rsidP="007A628B">
            <w:pPr>
              <w:spacing w:before="60"/>
              <w:rPr>
                <w:rFonts w:ascii="Arial" w:hAnsi="Arial" w:cs="Arial"/>
                <w:sz w:val="16"/>
              </w:rPr>
            </w:pPr>
            <w:r>
              <w:rPr>
                <w:rFonts w:ascii="Arial" w:hAnsi="Arial" w:cs="Arial"/>
                <w:sz w:val="16"/>
              </w:rPr>
              <w:t>None</w:t>
            </w:r>
          </w:p>
        </w:tc>
        <w:tc>
          <w:tcPr>
            <w:tcW w:w="990" w:type="dxa"/>
            <w:tcBorders>
              <w:top w:val="single" w:sz="6" w:space="0" w:color="auto"/>
              <w:left w:val="single" w:sz="6" w:space="0" w:color="auto"/>
              <w:bottom w:val="single" w:sz="6" w:space="0" w:color="auto"/>
              <w:right w:val="single" w:sz="6" w:space="0" w:color="auto"/>
            </w:tcBorders>
          </w:tcPr>
          <w:p w:rsidR="008B3E94" w:rsidRDefault="008B3E94" w:rsidP="007A628B">
            <w:pPr>
              <w:spacing w:before="60"/>
              <w:rPr>
                <w:rFonts w:ascii="Arial" w:hAnsi="Arial" w:cs="Arial"/>
                <w:sz w:val="16"/>
              </w:rPr>
            </w:pPr>
          </w:p>
        </w:tc>
        <w:tc>
          <w:tcPr>
            <w:tcW w:w="3600" w:type="dxa"/>
            <w:tcBorders>
              <w:top w:val="single" w:sz="6" w:space="0" w:color="auto"/>
              <w:left w:val="single" w:sz="6" w:space="0" w:color="auto"/>
              <w:bottom w:val="single" w:sz="6" w:space="0" w:color="auto"/>
              <w:right w:val="single" w:sz="6" w:space="0" w:color="auto"/>
            </w:tcBorders>
          </w:tcPr>
          <w:p w:rsidR="008B3E94" w:rsidRDefault="008B3E94" w:rsidP="007A628B">
            <w:pPr>
              <w:spacing w:before="60"/>
              <w:rPr>
                <w:rFonts w:ascii="Arial" w:hAnsi="Arial" w:cs="Arial"/>
                <w:sz w:val="16"/>
              </w:rPr>
            </w:pPr>
          </w:p>
        </w:tc>
        <w:tc>
          <w:tcPr>
            <w:tcW w:w="1440" w:type="dxa"/>
            <w:tcBorders>
              <w:top w:val="single" w:sz="6" w:space="0" w:color="auto"/>
              <w:left w:val="single" w:sz="6" w:space="0" w:color="auto"/>
              <w:bottom w:val="single" w:sz="6" w:space="0" w:color="auto"/>
              <w:right w:val="single" w:sz="6" w:space="0" w:color="auto"/>
            </w:tcBorders>
          </w:tcPr>
          <w:p w:rsidR="008B3E94" w:rsidRDefault="008B3E94" w:rsidP="007A628B">
            <w:pPr>
              <w:spacing w:before="60"/>
              <w:rPr>
                <w:rFonts w:ascii="Arial" w:hAnsi="Arial" w:cs="Arial"/>
                <w:sz w:val="16"/>
              </w:rPr>
            </w:pPr>
          </w:p>
        </w:tc>
      </w:tr>
    </w:tbl>
    <w:p w:rsidR="008B3E94" w:rsidRDefault="008B3E94"/>
    <w:p w:rsidR="008B3E94" w:rsidRDefault="004A781C" w:rsidP="008B3E94">
      <w:pPr>
        <w:pStyle w:val="Heading1"/>
      </w:pPr>
      <w:r>
        <w:br w:type="page"/>
      </w:r>
      <w:r w:rsidR="008B3E94">
        <w:lastRenderedPageBreak/>
        <w:t xml:space="preserve">Functions/Macros used by the Sub-Modules </w:t>
      </w:r>
    </w:p>
    <w:p w:rsidR="008B3E94" w:rsidRDefault="008B3E94" w:rsidP="008B3E94">
      <w:pPr>
        <w:pStyle w:val="Heading2"/>
      </w:pPr>
      <w:r>
        <w:t xml:space="preserve">Library Functions / Macros </w:t>
      </w:r>
    </w:p>
    <w:p w:rsidR="008B3E94" w:rsidRDefault="008B3E94" w:rsidP="008B3E94">
      <w:r>
        <w:t>The library</w:t>
      </w:r>
      <w:r w:rsidR="00FB432D">
        <w:t xml:space="preserve"> and </w:t>
      </w:r>
      <w:r>
        <w:t>functions / Macros that are called by the various sub modules are identified below,</w:t>
      </w:r>
    </w:p>
    <w:p w:rsidR="005D5FE4" w:rsidRDefault="00864A44" w:rsidP="008B3E94">
      <w:pPr>
        <w:numPr>
          <w:ilvl w:val="0"/>
          <w:numId w:val="5"/>
        </w:numPr>
        <w:spacing w:after="0"/>
      </w:pPr>
      <w:r>
        <w:t>None</w:t>
      </w:r>
    </w:p>
    <w:p w:rsidR="008B3E94" w:rsidRDefault="008B3E94" w:rsidP="008B3E94">
      <w:pPr>
        <w:spacing w:after="0"/>
        <w:ind w:left="720"/>
      </w:pPr>
    </w:p>
    <w:p w:rsidR="008B3E94" w:rsidRDefault="008B3E94" w:rsidP="008B3E94">
      <w:pPr>
        <w:pStyle w:val="Heading2"/>
      </w:pPr>
      <w:r>
        <w:t>Data Hiding Functions</w:t>
      </w:r>
    </w:p>
    <w:p w:rsidR="00930A00" w:rsidRDefault="00F108F9" w:rsidP="00DC7E08">
      <w:pPr>
        <w:numPr>
          <w:ilvl w:val="0"/>
          <w:numId w:val="10"/>
        </w:numPr>
        <w:spacing w:after="0"/>
      </w:pPr>
      <w:proofErr w:type="spellStart"/>
      <w:ins w:id="127" w:author="Lucas Wendling" w:date="2013-02-19T11:10:00Z">
        <w:r w:rsidRPr="00F108F9">
          <w:t>Rte_Pim_Polarity_Cnt_Str</w:t>
        </w:r>
        <w:proofErr w:type="spellEnd"/>
        <w:r>
          <w:t>()</w:t>
        </w:r>
      </w:ins>
      <w:del w:id="128" w:author="Lucas Wendling" w:date="2013-02-19T11:10:00Z">
        <w:r w:rsidR="00930A00" w:rsidRPr="00930A00" w:rsidDel="00F108F9">
          <w:delText>Rte_Pi</w:delText>
        </w:r>
        <w:r w:rsidR="00930A00" w:rsidDel="00F108F9">
          <w:delText>m_k_SystemPolarity_Cnt_b16</w:delText>
        </w:r>
      </w:del>
    </w:p>
    <w:p w:rsidR="008B3E94" w:rsidRDefault="00F108F9" w:rsidP="008B3E94">
      <w:pPr>
        <w:numPr>
          <w:ilvl w:val="0"/>
          <w:numId w:val="10"/>
        </w:numPr>
        <w:spacing w:after="0"/>
      </w:pPr>
      <w:proofErr w:type="spellStart"/>
      <w:ins w:id="129" w:author="Lucas Wendling" w:date="2013-02-19T11:10:00Z">
        <w:r w:rsidRPr="00F108F9">
          <w:t>Rte_Call_Polarity_WriteBlock</w:t>
        </w:r>
        <w:proofErr w:type="spellEnd"/>
        <w:r>
          <w:t>()</w:t>
        </w:r>
      </w:ins>
      <w:del w:id="130" w:author="Lucas Wendling" w:date="2013-02-19T11:10:00Z">
        <w:r w:rsidR="00520CDE" w:rsidRPr="007C3377" w:rsidDel="00F108F9">
          <w:delText>Rte_Call_CtrlPolEOL_</w:delText>
        </w:r>
        <w:r w:rsidR="0034182E" w:rsidDel="00F108F9">
          <w:delText>WriteBlock</w:delText>
        </w:r>
      </w:del>
    </w:p>
    <w:p w:rsidR="001B60DF" w:rsidRDefault="001B60DF" w:rsidP="001B60DF">
      <w:pPr>
        <w:pStyle w:val="Heading2"/>
      </w:pPr>
      <w:r>
        <w:t xml:space="preserve">Global Functions/Macros Defined by this </w:t>
      </w:r>
      <w:r w:rsidR="00674ADF">
        <w:t>Module</w:t>
      </w:r>
    </w:p>
    <w:p w:rsidR="001B60DF" w:rsidRDefault="00520CDE" w:rsidP="008B3E94">
      <w:pPr>
        <w:spacing w:after="0"/>
      </w:pPr>
      <w:r>
        <w:t>N/A</w:t>
      </w:r>
    </w:p>
    <w:p w:rsidR="008F6DBB" w:rsidRDefault="008F6DBB" w:rsidP="008B3E94">
      <w:pPr>
        <w:spacing w:after="0"/>
      </w:pPr>
    </w:p>
    <w:p w:rsidR="008B3E94" w:rsidRDefault="008B3E94" w:rsidP="008B3E94">
      <w:pPr>
        <w:pStyle w:val="Heading2"/>
      </w:pPr>
      <w:r>
        <w:t>Local Functions/Macros Used by this MDD only</w:t>
      </w:r>
    </w:p>
    <w:p w:rsidR="006518C5" w:rsidRDefault="006518C5" w:rsidP="006518C5">
      <w:pPr>
        <w:pStyle w:val="Heading3"/>
        <w:rPr>
          <w:ins w:id="131" w:author="Lucas Wendling" w:date="2013-02-19T11:13:00Z"/>
        </w:rPr>
      </w:pPr>
      <w:proofErr w:type="spellStart"/>
      <w:ins w:id="132" w:author="Lucas Wendling" w:date="2013-02-19T11:13:00Z">
        <w:r w:rsidRPr="006518C5">
          <w:t>GetPolarity</w:t>
        </w:r>
        <w:proofErr w:type="spellEnd"/>
      </w:ins>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2"/>
        <w:gridCol w:w="3874"/>
        <w:gridCol w:w="1159"/>
        <w:gridCol w:w="608"/>
        <w:gridCol w:w="608"/>
        <w:gridCol w:w="607"/>
      </w:tblGrid>
      <w:tr w:rsidR="006518C5" w:rsidTr="007A628B">
        <w:trPr>
          <w:ins w:id="133" w:author="Lucas Wendling" w:date="2013-02-19T11:13:00Z"/>
        </w:trPr>
        <w:tc>
          <w:tcPr>
            <w:tcW w:w="2083" w:type="dxa"/>
          </w:tcPr>
          <w:p w:rsidR="006518C5" w:rsidRDefault="006518C5" w:rsidP="007A628B">
            <w:pPr>
              <w:spacing w:before="60"/>
              <w:rPr>
                <w:ins w:id="134" w:author="Lucas Wendling" w:date="2013-02-19T11:13:00Z"/>
                <w:rFonts w:ascii="Arial" w:hAnsi="Arial" w:cs="Arial"/>
                <w:b/>
                <w:bCs/>
                <w:sz w:val="16"/>
              </w:rPr>
            </w:pPr>
            <w:ins w:id="135" w:author="Lucas Wendling" w:date="2013-02-19T11:13:00Z">
              <w:r>
                <w:rPr>
                  <w:rFonts w:ascii="Arial" w:hAnsi="Arial" w:cs="Arial"/>
                  <w:b/>
                  <w:bCs/>
                  <w:sz w:val="16"/>
                </w:rPr>
                <w:t>Function Name</w:t>
              </w:r>
            </w:ins>
          </w:p>
        </w:tc>
        <w:tc>
          <w:tcPr>
            <w:tcW w:w="3875" w:type="dxa"/>
          </w:tcPr>
          <w:p w:rsidR="006518C5" w:rsidRDefault="006518C5" w:rsidP="007A628B">
            <w:pPr>
              <w:spacing w:before="60"/>
              <w:rPr>
                <w:ins w:id="136" w:author="Lucas Wendling" w:date="2013-02-19T11:13:00Z"/>
                <w:rFonts w:ascii="Arial" w:hAnsi="Arial" w:cs="Arial"/>
                <w:sz w:val="16"/>
              </w:rPr>
            </w:pPr>
            <w:proofErr w:type="spellStart"/>
            <w:ins w:id="137" w:author="Lucas Wendling" w:date="2013-02-19T11:14:00Z">
              <w:r w:rsidRPr="006518C5">
                <w:rPr>
                  <w:rFonts w:ascii="Arial" w:hAnsi="Arial" w:cs="Arial"/>
                  <w:sz w:val="16"/>
                </w:rPr>
                <w:t>GetPolarity</w:t>
              </w:r>
            </w:ins>
            <w:proofErr w:type="spellEnd"/>
          </w:p>
        </w:tc>
        <w:tc>
          <w:tcPr>
            <w:tcW w:w="1159" w:type="dxa"/>
            <w:shd w:val="pct30" w:color="FFFF00" w:fill="auto"/>
          </w:tcPr>
          <w:p w:rsidR="006518C5" w:rsidRDefault="006518C5" w:rsidP="007A628B">
            <w:pPr>
              <w:spacing w:before="60"/>
              <w:jc w:val="center"/>
              <w:rPr>
                <w:ins w:id="138" w:author="Lucas Wendling" w:date="2013-02-19T11:13:00Z"/>
                <w:rFonts w:ascii="Arial" w:hAnsi="Arial" w:cs="Arial"/>
                <w:sz w:val="16"/>
              </w:rPr>
            </w:pPr>
            <w:ins w:id="139" w:author="Lucas Wendling" w:date="2013-02-19T11:13:00Z">
              <w:r>
                <w:rPr>
                  <w:rFonts w:ascii="Arial" w:hAnsi="Arial" w:cs="Arial"/>
                  <w:sz w:val="16"/>
                </w:rPr>
                <w:t>Type</w:t>
              </w:r>
            </w:ins>
          </w:p>
        </w:tc>
        <w:tc>
          <w:tcPr>
            <w:tcW w:w="607" w:type="dxa"/>
            <w:shd w:val="pct30" w:color="FFFF00" w:fill="auto"/>
          </w:tcPr>
          <w:p w:rsidR="006518C5" w:rsidRDefault="006518C5" w:rsidP="007A628B">
            <w:pPr>
              <w:spacing w:before="60"/>
              <w:jc w:val="center"/>
              <w:rPr>
                <w:ins w:id="140" w:author="Lucas Wendling" w:date="2013-02-19T11:13:00Z"/>
                <w:rFonts w:ascii="Arial" w:hAnsi="Arial" w:cs="Arial"/>
                <w:sz w:val="16"/>
              </w:rPr>
            </w:pPr>
            <w:ins w:id="141" w:author="Lucas Wendling" w:date="2013-02-19T11:13:00Z">
              <w:r>
                <w:rPr>
                  <w:rFonts w:ascii="Arial" w:hAnsi="Arial" w:cs="Arial"/>
                  <w:sz w:val="16"/>
                </w:rPr>
                <w:t>Min</w:t>
              </w:r>
            </w:ins>
          </w:p>
        </w:tc>
        <w:tc>
          <w:tcPr>
            <w:tcW w:w="607" w:type="dxa"/>
            <w:shd w:val="pct30" w:color="FFFF00" w:fill="auto"/>
          </w:tcPr>
          <w:p w:rsidR="006518C5" w:rsidRDefault="006518C5" w:rsidP="007A628B">
            <w:pPr>
              <w:spacing w:before="60"/>
              <w:jc w:val="center"/>
              <w:rPr>
                <w:ins w:id="142" w:author="Lucas Wendling" w:date="2013-02-19T11:13:00Z"/>
                <w:rFonts w:ascii="Arial" w:hAnsi="Arial" w:cs="Arial"/>
                <w:sz w:val="16"/>
              </w:rPr>
            </w:pPr>
            <w:ins w:id="143" w:author="Lucas Wendling" w:date="2013-02-19T11:13:00Z">
              <w:r>
                <w:rPr>
                  <w:rFonts w:ascii="Arial" w:hAnsi="Arial" w:cs="Arial"/>
                  <w:sz w:val="16"/>
                </w:rPr>
                <w:t>Max</w:t>
              </w:r>
            </w:ins>
          </w:p>
        </w:tc>
        <w:tc>
          <w:tcPr>
            <w:tcW w:w="607" w:type="dxa"/>
            <w:tcBorders>
              <w:bottom w:val="single" w:sz="4" w:space="0" w:color="auto"/>
            </w:tcBorders>
            <w:shd w:val="pct30" w:color="FFFF00" w:fill="auto"/>
          </w:tcPr>
          <w:p w:rsidR="006518C5" w:rsidRDefault="006518C5" w:rsidP="007A628B">
            <w:pPr>
              <w:spacing w:before="60"/>
              <w:jc w:val="center"/>
              <w:rPr>
                <w:ins w:id="144" w:author="Lucas Wendling" w:date="2013-02-19T11:13:00Z"/>
                <w:rFonts w:ascii="Arial" w:hAnsi="Arial" w:cs="Arial"/>
                <w:sz w:val="16"/>
              </w:rPr>
            </w:pPr>
            <w:ins w:id="145" w:author="Lucas Wendling" w:date="2013-02-19T11:13:00Z">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ins>
          </w:p>
        </w:tc>
      </w:tr>
      <w:tr w:rsidR="006518C5" w:rsidTr="007A628B">
        <w:trPr>
          <w:ins w:id="146" w:author="Lucas Wendling" w:date="2013-02-19T11:13:00Z"/>
        </w:trPr>
        <w:tc>
          <w:tcPr>
            <w:tcW w:w="2083" w:type="dxa"/>
          </w:tcPr>
          <w:p w:rsidR="006518C5" w:rsidRDefault="006518C5" w:rsidP="007A628B">
            <w:pPr>
              <w:spacing w:before="60"/>
              <w:rPr>
                <w:ins w:id="147" w:author="Lucas Wendling" w:date="2013-02-19T11:13:00Z"/>
                <w:rFonts w:ascii="Arial" w:hAnsi="Arial" w:cs="Arial"/>
                <w:b/>
                <w:bCs/>
                <w:sz w:val="16"/>
              </w:rPr>
            </w:pPr>
            <w:ins w:id="148" w:author="Lucas Wendling" w:date="2013-02-19T11:13:00Z">
              <w:r>
                <w:rPr>
                  <w:rFonts w:ascii="Arial" w:hAnsi="Arial" w:cs="Arial"/>
                  <w:b/>
                  <w:bCs/>
                  <w:sz w:val="16"/>
                </w:rPr>
                <w:t xml:space="preserve">Arguments Passed </w:t>
              </w:r>
            </w:ins>
          </w:p>
        </w:tc>
        <w:tc>
          <w:tcPr>
            <w:tcW w:w="3875" w:type="dxa"/>
          </w:tcPr>
          <w:p w:rsidR="006518C5" w:rsidRDefault="006518C5" w:rsidP="007A628B">
            <w:pPr>
              <w:spacing w:before="60"/>
              <w:rPr>
                <w:ins w:id="149" w:author="Lucas Wendling" w:date="2013-02-19T11:13:00Z"/>
                <w:rFonts w:ascii="Arial" w:hAnsi="Arial" w:cs="Arial"/>
                <w:sz w:val="16"/>
              </w:rPr>
            </w:pPr>
            <w:ins w:id="150" w:author="Lucas Wendling" w:date="2013-02-19T11:14:00Z">
              <w:r w:rsidRPr="006518C5">
                <w:rPr>
                  <w:rFonts w:ascii="Arial" w:hAnsi="Arial" w:cs="Arial"/>
                  <w:sz w:val="16"/>
                </w:rPr>
                <w:t>Polarity_Cnt_T_b08</w:t>
              </w:r>
            </w:ins>
          </w:p>
        </w:tc>
        <w:tc>
          <w:tcPr>
            <w:tcW w:w="1159" w:type="dxa"/>
          </w:tcPr>
          <w:p w:rsidR="006518C5" w:rsidRDefault="006518C5" w:rsidP="007A628B">
            <w:pPr>
              <w:spacing w:before="60"/>
              <w:rPr>
                <w:ins w:id="151" w:author="Lucas Wendling" w:date="2013-02-19T11:13:00Z"/>
                <w:rFonts w:ascii="Arial" w:hAnsi="Arial" w:cs="Arial"/>
                <w:sz w:val="16"/>
              </w:rPr>
            </w:pPr>
            <w:ins w:id="152" w:author="Lucas Wendling" w:date="2013-02-19T11:14:00Z">
              <w:r>
                <w:rPr>
                  <w:rFonts w:ascii="Arial" w:hAnsi="Arial" w:cs="Arial"/>
                  <w:sz w:val="16"/>
                </w:rPr>
                <w:t>uint8</w:t>
              </w:r>
            </w:ins>
          </w:p>
        </w:tc>
        <w:tc>
          <w:tcPr>
            <w:tcW w:w="607" w:type="dxa"/>
          </w:tcPr>
          <w:p w:rsidR="006518C5" w:rsidRDefault="006518C5" w:rsidP="007A628B">
            <w:pPr>
              <w:spacing w:before="60"/>
              <w:rPr>
                <w:ins w:id="153" w:author="Lucas Wendling" w:date="2013-02-19T11:13:00Z"/>
                <w:rFonts w:ascii="Arial" w:hAnsi="Arial" w:cs="Arial"/>
                <w:sz w:val="16"/>
              </w:rPr>
            </w:pPr>
            <w:ins w:id="154" w:author="Lucas Wendling" w:date="2013-02-19T11:14:00Z">
              <w:r>
                <w:rPr>
                  <w:rFonts w:ascii="Arial" w:hAnsi="Arial" w:cs="Arial"/>
                  <w:sz w:val="16"/>
                </w:rPr>
                <w:t>FULL</w:t>
              </w:r>
            </w:ins>
          </w:p>
        </w:tc>
        <w:tc>
          <w:tcPr>
            <w:tcW w:w="607" w:type="dxa"/>
          </w:tcPr>
          <w:p w:rsidR="006518C5" w:rsidRDefault="006518C5" w:rsidP="007A628B">
            <w:pPr>
              <w:spacing w:before="60"/>
              <w:rPr>
                <w:ins w:id="155" w:author="Lucas Wendling" w:date="2013-02-19T11:13:00Z"/>
                <w:rFonts w:ascii="Arial" w:hAnsi="Arial" w:cs="Arial"/>
                <w:sz w:val="16"/>
              </w:rPr>
            </w:pPr>
            <w:ins w:id="156" w:author="Lucas Wendling" w:date="2013-02-19T11:14:00Z">
              <w:r>
                <w:rPr>
                  <w:rFonts w:ascii="Arial" w:hAnsi="Arial" w:cs="Arial"/>
                  <w:sz w:val="16"/>
                </w:rPr>
                <w:t>FULL</w:t>
              </w:r>
            </w:ins>
          </w:p>
        </w:tc>
        <w:tc>
          <w:tcPr>
            <w:tcW w:w="607" w:type="dxa"/>
            <w:shd w:val="pct15" w:color="auto" w:fill="auto"/>
          </w:tcPr>
          <w:p w:rsidR="006518C5" w:rsidRDefault="006518C5" w:rsidP="007A628B">
            <w:pPr>
              <w:spacing w:before="60"/>
              <w:rPr>
                <w:ins w:id="157" w:author="Lucas Wendling" w:date="2013-02-19T11:13:00Z"/>
                <w:rFonts w:ascii="Arial" w:hAnsi="Arial" w:cs="Arial"/>
                <w:sz w:val="16"/>
              </w:rPr>
            </w:pPr>
          </w:p>
        </w:tc>
      </w:tr>
      <w:tr w:rsidR="006518C5" w:rsidTr="007A628B">
        <w:trPr>
          <w:ins w:id="158" w:author="Lucas Wendling" w:date="2013-02-19T11:13:00Z"/>
        </w:trPr>
        <w:tc>
          <w:tcPr>
            <w:tcW w:w="2083" w:type="dxa"/>
          </w:tcPr>
          <w:p w:rsidR="006518C5" w:rsidRDefault="006518C5" w:rsidP="007A628B">
            <w:pPr>
              <w:spacing w:before="60"/>
              <w:rPr>
                <w:ins w:id="159" w:author="Lucas Wendling" w:date="2013-02-19T11:13:00Z"/>
                <w:rFonts w:ascii="Arial" w:hAnsi="Arial" w:cs="Arial"/>
                <w:b/>
                <w:bCs/>
                <w:sz w:val="16"/>
              </w:rPr>
            </w:pPr>
          </w:p>
        </w:tc>
        <w:tc>
          <w:tcPr>
            <w:tcW w:w="3875" w:type="dxa"/>
          </w:tcPr>
          <w:p w:rsidR="006518C5" w:rsidRDefault="006518C5" w:rsidP="007A628B">
            <w:pPr>
              <w:spacing w:before="60"/>
              <w:rPr>
                <w:ins w:id="160" w:author="Lucas Wendling" w:date="2013-02-19T11:13:00Z"/>
                <w:rFonts w:ascii="Arial" w:hAnsi="Arial" w:cs="Arial"/>
                <w:sz w:val="16"/>
              </w:rPr>
            </w:pPr>
            <w:ins w:id="161" w:author="Lucas Wendling" w:date="2013-02-19T11:14:00Z">
              <w:r w:rsidRPr="006518C5">
                <w:rPr>
                  <w:rFonts w:ascii="Arial" w:hAnsi="Arial" w:cs="Arial"/>
                  <w:sz w:val="16"/>
                </w:rPr>
                <w:t>PolarityMask_Cnt_T_b08</w:t>
              </w:r>
            </w:ins>
          </w:p>
        </w:tc>
        <w:tc>
          <w:tcPr>
            <w:tcW w:w="1159" w:type="dxa"/>
          </w:tcPr>
          <w:p w:rsidR="006518C5" w:rsidRDefault="006518C5" w:rsidP="007A628B">
            <w:pPr>
              <w:spacing w:before="60"/>
              <w:rPr>
                <w:ins w:id="162" w:author="Lucas Wendling" w:date="2013-02-19T11:13:00Z"/>
                <w:rFonts w:ascii="Arial" w:hAnsi="Arial" w:cs="Arial"/>
                <w:sz w:val="16"/>
              </w:rPr>
            </w:pPr>
            <w:ins w:id="163" w:author="Lucas Wendling" w:date="2013-02-19T11:14:00Z">
              <w:r>
                <w:rPr>
                  <w:rFonts w:ascii="Arial" w:hAnsi="Arial" w:cs="Arial"/>
                  <w:sz w:val="16"/>
                </w:rPr>
                <w:t>uint8</w:t>
              </w:r>
            </w:ins>
          </w:p>
        </w:tc>
        <w:tc>
          <w:tcPr>
            <w:tcW w:w="607" w:type="dxa"/>
          </w:tcPr>
          <w:p w:rsidR="006518C5" w:rsidRDefault="006518C5" w:rsidP="007A628B">
            <w:pPr>
              <w:spacing w:before="60"/>
              <w:rPr>
                <w:ins w:id="164" w:author="Lucas Wendling" w:date="2013-02-19T11:13:00Z"/>
                <w:rFonts w:ascii="Arial" w:hAnsi="Arial" w:cs="Arial"/>
                <w:sz w:val="16"/>
              </w:rPr>
            </w:pPr>
            <w:ins w:id="165" w:author="Lucas Wendling" w:date="2013-02-19T11:14:00Z">
              <w:r>
                <w:rPr>
                  <w:rFonts w:ascii="Arial" w:hAnsi="Arial" w:cs="Arial"/>
                  <w:sz w:val="16"/>
                </w:rPr>
                <w:t>FULL</w:t>
              </w:r>
            </w:ins>
          </w:p>
        </w:tc>
        <w:tc>
          <w:tcPr>
            <w:tcW w:w="607" w:type="dxa"/>
          </w:tcPr>
          <w:p w:rsidR="006518C5" w:rsidRDefault="006518C5" w:rsidP="007A628B">
            <w:pPr>
              <w:spacing w:before="60"/>
              <w:rPr>
                <w:ins w:id="166" w:author="Lucas Wendling" w:date="2013-02-19T11:13:00Z"/>
                <w:rFonts w:ascii="Arial" w:hAnsi="Arial" w:cs="Arial"/>
                <w:sz w:val="16"/>
              </w:rPr>
            </w:pPr>
            <w:ins w:id="167" w:author="Lucas Wendling" w:date="2013-02-19T11:14:00Z">
              <w:r>
                <w:rPr>
                  <w:rFonts w:ascii="Arial" w:hAnsi="Arial" w:cs="Arial"/>
                  <w:sz w:val="16"/>
                </w:rPr>
                <w:t>FULL</w:t>
              </w:r>
            </w:ins>
          </w:p>
        </w:tc>
        <w:tc>
          <w:tcPr>
            <w:tcW w:w="607" w:type="dxa"/>
            <w:shd w:val="pct15" w:color="auto" w:fill="auto"/>
          </w:tcPr>
          <w:p w:rsidR="006518C5" w:rsidRDefault="006518C5" w:rsidP="007A628B">
            <w:pPr>
              <w:spacing w:before="60"/>
              <w:rPr>
                <w:ins w:id="168" w:author="Lucas Wendling" w:date="2013-02-19T11:13:00Z"/>
                <w:rFonts w:ascii="Arial" w:hAnsi="Arial" w:cs="Arial"/>
                <w:sz w:val="16"/>
              </w:rPr>
            </w:pPr>
          </w:p>
        </w:tc>
      </w:tr>
      <w:tr w:rsidR="006518C5" w:rsidTr="007A628B">
        <w:trPr>
          <w:ins w:id="169" w:author="Lucas Wendling" w:date="2013-02-19T11:13:00Z"/>
        </w:trPr>
        <w:tc>
          <w:tcPr>
            <w:tcW w:w="2083" w:type="dxa"/>
          </w:tcPr>
          <w:p w:rsidR="006518C5" w:rsidRDefault="006518C5" w:rsidP="007A628B">
            <w:pPr>
              <w:spacing w:before="60"/>
              <w:rPr>
                <w:ins w:id="170" w:author="Lucas Wendling" w:date="2013-02-19T11:13:00Z"/>
                <w:rFonts w:ascii="Arial" w:hAnsi="Arial" w:cs="Arial"/>
                <w:b/>
                <w:bCs/>
                <w:sz w:val="16"/>
              </w:rPr>
            </w:pPr>
            <w:ins w:id="171" w:author="Lucas Wendling" w:date="2013-02-19T11:13:00Z">
              <w:r>
                <w:rPr>
                  <w:rFonts w:ascii="Arial" w:hAnsi="Arial" w:cs="Arial"/>
                  <w:b/>
                  <w:bCs/>
                  <w:sz w:val="16"/>
                </w:rPr>
                <w:t>Return Value</w:t>
              </w:r>
            </w:ins>
          </w:p>
        </w:tc>
        <w:tc>
          <w:tcPr>
            <w:tcW w:w="3875" w:type="dxa"/>
          </w:tcPr>
          <w:p w:rsidR="006518C5" w:rsidRDefault="006518C5" w:rsidP="007A628B">
            <w:pPr>
              <w:spacing w:before="60"/>
              <w:rPr>
                <w:ins w:id="172" w:author="Lucas Wendling" w:date="2013-02-19T11:13:00Z"/>
                <w:rFonts w:ascii="Arial" w:hAnsi="Arial" w:cs="Arial"/>
                <w:sz w:val="16"/>
              </w:rPr>
            </w:pPr>
            <w:ins w:id="173" w:author="Lucas Wendling" w:date="2013-02-19T11:14:00Z">
              <w:r w:rsidRPr="006518C5">
                <w:rPr>
                  <w:rFonts w:ascii="Arial" w:hAnsi="Arial" w:cs="Arial"/>
                  <w:sz w:val="16"/>
                </w:rPr>
                <w:t>Polarity_Cnt_T_s08</w:t>
              </w:r>
            </w:ins>
          </w:p>
        </w:tc>
        <w:tc>
          <w:tcPr>
            <w:tcW w:w="1159" w:type="dxa"/>
          </w:tcPr>
          <w:p w:rsidR="006518C5" w:rsidRDefault="006518C5" w:rsidP="007A628B">
            <w:pPr>
              <w:spacing w:before="60"/>
              <w:rPr>
                <w:ins w:id="174" w:author="Lucas Wendling" w:date="2013-02-19T11:13:00Z"/>
                <w:rFonts w:ascii="Arial" w:hAnsi="Arial" w:cs="Arial"/>
                <w:sz w:val="16"/>
              </w:rPr>
            </w:pPr>
            <w:ins w:id="175" w:author="Lucas Wendling" w:date="2013-02-19T11:14:00Z">
              <w:r>
                <w:rPr>
                  <w:rFonts w:ascii="Arial" w:hAnsi="Arial" w:cs="Arial"/>
                  <w:sz w:val="16"/>
                </w:rPr>
                <w:t>sint8</w:t>
              </w:r>
            </w:ins>
          </w:p>
        </w:tc>
        <w:tc>
          <w:tcPr>
            <w:tcW w:w="607" w:type="dxa"/>
          </w:tcPr>
          <w:p w:rsidR="006518C5" w:rsidRDefault="006518C5" w:rsidP="007A628B">
            <w:pPr>
              <w:spacing w:before="60"/>
              <w:rPr>
                <w:ins w:id="176" w:author="Lucas Wendling" w:date="2013-02-19T11:13:00Z"/>
                <w:rFonts w:ascii="Arial" w:hAnsi="Arial" w:cs="Arial"/>
                <w:sz w:val="16"/>
              </w:rPr>
            </w:pPr>
            <w:ins w:id="177" w:author="Lucas Wendling" w:date="2013-02-19T11:14:00Z">
              <w:r>
                <w:rPr>
                  <w:rFonts w:ascii="Arial" w:hAnsi="Arial" w:cs="Arial"/>
                  <w:sz w:val="16"/>
                </w:rPr>
                <w:t>-1</w:t>
              </w:r>
            </w:ins>
          </w:p>
        </w:tc>
        <w:tc>
          <w:tcPr>
            <w:tcW w:w="607" w:type="dxa"/>
          </w:tcPr>
          <w:p w:rsidR="006518C5" w:rsidRDefault="006518C5" w:rsidP="007A628B">
            <w:pPr>
              <w:spacing w:before="60"/>
              <w:rPr>
                <w:ins w:id="178" w:author="Lucas Wendling" w:date="2013-02-19T11:13:00Z"/>
                <w:rFonts w:ascii="Arial" w:hAnsi="Arial" w:cs="Arial"/>
                <w:sz w:val="16"/>
              </w:rPr>
            </w:pPr>
            <w:ins w:id="179" w:author="Lucas Wendling" w:date="2013-02-19T11:14:00Z">
              <w:r>
                <w:rPr>
                  <w:rFonts w:ascii="Arial" w:hAnsi="Arial" w:cs="Arial"/>
                  <w:sz w:val="16"/>
                </w:rPr>
                <w:t>1</w:t>
              </w:r>
            </w:ins>
          </w:p>
        </w:tc>
        <w:tc>
          <w:tcPr>
            <w:tcW w:w="607" w:type="dxa"/>
          </w:tcPr>
          <w:p w:rsidR="006518C5" w:rsidRDefault="006518C5" w:rsidP="007A628B">
            <w:pPr>
              <w:spacing w:before="60"/>
              <w:rPr>
                <w:ins w:id="180" w:author="Lucas Wendling" w:date="2013-02-19T11:13:00Z"/>
                <w:rFonts w:ascii="Arial" w:hAnsi="Arial" w:cs="Arial"/>
                <w:sz w:val="16"/>
              </w:rPr>
            </w:pPr>
            <w:ins w:id="181" w:author="Lucas Wendling" w:date="2013-02-19T11:14:00Z">
              <w:r>
                <w:rPr>
                  <w:rFonts w:ascii="Arial" w:hAnsi="Arial" w:cs="Arial"/>
                  <w:sz w:val="16"/>
                </w:rPr>
                <w:t>0</w:t>
              </w:r>
            </w:ins>
          </w:p>
        </w:tc>
      </w:tr>
    </w:tbl>
    <w:p w:rsidR="006518C5" w:rsidRDefault="006518C5" w:rsidP="006518C5">
      <w:pPr>
        <w:pStyle w:val="Heading4"/>
        <w:rPr>
          <w:ins w:id="182" w:author="Lucas Wendling" w:date="2013-02-19T11:13:00Z"/>
        </w:rPr>
      </w:pPr>
      <w:ins w:id="183" w:author="Lucas Wendling" w:date="2013-02-19T11:13:00Z">
        <w:r>
          <w:t>Description</w:t>
        </w:r>
      </w:ins>
    </w:p>
    <w:p w:rsidR="006518C5" w:rsidRDefault="0048434F" w:rsidP="006518C5">
      <w:pPr>
        <w:rPr>
          <w:ins w:id="184" w:author="Lucas Wendling" w:date="2013-02-19T11:13:00Z"/>
        </w:rPr>
      </w:pPr>
      <w:ins w:id="185" w:author="Lucas Wendling" w:date="2013-02-19T11:18:00Z">
        <w:r>
          <w:object w:dxaOrig="7592" w:dyaOrig="24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80.3pt;height:103.05pt" o:ole="">
              <v:imagedata r:id="rId11" o:title=""/>
            </v:shape>
            <o:OLEObject Type="Embed" ProgID="Visio.Drawing.11" ShapeID="_x0000_i1027" DrawAspect="Content" ObjectID="_1422785009" r:id="rId12"/>
          </w:object>
        </w:r>
      </w:ins>
    </w:p>
    <w:p w:rsidR="008B3E94" w:rsidRDefault="00520CDE">
      <w:pPr>
        <w:spacing w:after="0"/>
        <w:rPr>
          <w:rFonts w:ascii="Arial" w:hAnsi="Arial"/>
          <w:b/>
          <w:kern w:val="28"/>
          <w:sz w:val="28"/>
        </w:rPr>
      </w:pPr>
      <w:del w:id="186" w:author="Lucas Wendling" w:date="2013-02-19T11:13:00Z">
        <w:r w:rsidDel="006518C5">
          <w:delText>N/A</w:delText>
        </w:r>
      </w:del>
      <w:r w:rsidR="008B3E94">
        <w:br w:type="page"/>
      </w:r>
    </w:p>
    <w:p w:rsidR="004A781C" w:rsidRDefault="004A781C">
      <w:pPr>
        <w:pStyle w:val="Heading1"/>
      </w:pPr>
      <w:r>
        <w:lastRenderedPageBreak/>
        <w:t>Software Module Implementation</w:t>
      </w:r>
    </w:p>
    <w:p w:rsidR="002C03D8" w:rsidRDefault="002C03D8">
      <w:pPr>
        <w:pStyle w:val="Heading2"/>
      </w:pPr>
      <w:r>
        <w:t>Runtime Environment (RTE) Initial Values</w:t>
      </w:r>
    </w:p>
    <w:p w:rsidR="002C03D8" w:rsidRPr="002C03D8" w:rsidRDefault="002C03D8" w:rsidP="002C03D8">
      <w:r>
        <w:t>This section lists the initial values of data written by this module but controlled by the RTE. After RTE initialization, the data in this table will contain these values.</w:t>
      </w:r>
    </w:p>
    <w:tbl>
      <w:tblPr>
        <w:tblW w:w="891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455"/>
        <w:gridCol w:w="4455"/>
        <w:tblGridChange w:id="187">
          <w:tblGrid>
            <w:gridCol w:w="4455"/>
            <w:gridCol w:w="4455"/>
          </w:tblGrid>
        </w:tblGridChange>
      </w:tblGrid>
      <w:tr w:rsidR="002C03D8" w:rsidRPr="006A25CC" w:rsidTr="007A628B">
        <w:trPr>
          <w:trHeight w:val="341"/>
        </w:trPr>
        <w:tc>
          <w:tcPr>
            <w:tcW w:w="4455" w:type="dxa"/>
            <w:shd w:val="clear" w:color="auto" w:fill="FFFF99"/>
            <w:vAlign w:val="center"/>
          </w:tcPr>
          <w:p w:rsidR="002C03D8" w:rsidRPr="006A25CC" w:rsidRDefault="002C03D8" w:rsidP="007A628B">
            <w:pPr>
              <w:spacing w:before="100" w:beforeAutospacing="1" w:after="100" w:afterAutospacing="1"/>
              <w:rPr>
                <w:rFonts w:ascii="Arial" w:hAnsi="Arial" w:cs="Arial"/>
              </w:rPr>
            </w:pPr>
            <w:r>
              <w:rPr>
                <w:rFonts w:ascii="Arial" w:hAnsi="Arial" w:cs="Arial"/>
              </w:rPr>
              <w:t>Data</w:t>
            </w:r>
          </w:p>
        </w:tc>
        <w:tc>
          <w:tcPr>
            <w:tcW w:w="4455" w:type="dxa"/>
            <w:shd w:val="clear" w:color="auto" w:fill="FFFF99"/>
            <w:vAlign w:val="center"/>
          </w:tcPr>
          <w:p w:rsidR="002C03D8" w:rsidRPr="006A25CC" w:rsidRDefault="002C03D8" w:rsidP="007A628B">
            <w:pPr>
              <w:spacing w:before="100" w:beforeAutospacing="1" w:after="100" w:afterAutospacing="1"/>
              <w:rPr>
                <w:rFonts w:ascii="Arial" w:hAnsi="Arial" w:cs="Arial"/>
              </w:rPr>
            </w:pPr>
            <w:r>
              <w:rPr>
                <w:rFonts w:ascii="Arial" w:hAnsi="Arial" w:cs="Arial"/>
              </w:rPr>
              <w:t>Value</w:t>
            </w:r>
          </w:p>
        </w:tc>
      </w:tr>
      <w:tr w:rsidR="00520CDE" w:rsidRPr="004B5BE2" w:rsidTr="007A628B">
        <w:trPr>
          <w:trHeight w:val="341"/>
        </w:trPr>
        <w:tc>
          <w:tcPr>
            <w:tcW w:w="4455" w:type="dxa"/>
            <w:vAlign w:val="bottom"/>
          </w:tcPr>
          <w:p w:rsidR="00520CDE" w:rsidRPr="006910B1" w:rsidRDefault="00520CDE">
            <w:pPr>
              <w:rPr>
                <w:rFonts w:ascii="Arial" w:hAnsi="Arial" w:cs="Arial"/>
                <w:sz w:val="16"/>
                <w:szCs w:val="16"/>
                <w:rPrChange w:id="188" w:author="Lucas Wendling" w:date="2013-02-19T11:23:00Z">
                  <w:rPr>
                    <w:rFonts w:ascii="Calibri" w:hAnsi="Calibri"/>
                    <w:color w:val="000000"/>
                    <w:sz w:val="22"/>
                    <w:szCs w:val="22"/>
                  </w:rPr>
                </w:rPrChange>
              </w:rPr>
            </w:pPr>
            <w:del w:id="189" w:author="Lucas Wendling" w:date="2013-02-19T11:23:00Z">
              <w:r w:rsidRPr="006910B1" w:rsidDel="006910B1">
                <w:rPr>
                  <w:rFonts w:ascii="Arial" w:hAnsi="Arial" w:cs="Arial"/>
                  <w:sz w:val="16"/>
                  <w:szCs w:val="16"/>
                  <w:rPrChange w:id="190" w:author="Lucas Wendling" w:date="2013-02-19T11:23:00Z">
                    <w:rPr>
                      <w:rFonts w:ascii="Calibri" w:hAnsi="Calibri"/>
                      <w:color w:val="000000"/>
                      <w:sz w:val="22"/>
                      <w:szCs w:val="22"/>
                    </w:rPr>
                  </w:rPrChange>
                </w:rPr>
                <w:delText>Rte_InitValue_</w:delText>
              </w:r>
            </w:del>
            <w:r w:rsidRPr="006910B1">
              <w:rPr>
                <w:rFonts w:ascii="Arial" w:hAnsi="Arial" w:cs="Arial"/>
                <w:sz w:val="16"/>
                <w:szCs w:val="16"/>
                <w:rPrChange w:id="191" w:author="Lucas Wendling" w:date="2013-02-19T11:23:00Z">
                  <w:rPr>
                    <w:rFonts w:ascii="Calibri" w:hAnsi="Calibri"/>
                    <w:color w:val="000000"/>
                    <w:sz w:val="22"/>
                    <w:szCs w:val="22"/>
                  </w:rPr>
                </w:rPrChange>
              </w:rPr>
              <w:t>AssistAssyPolarity_Cnt_s08</w:t>
            </w:r>
          </w:p>
        </w:tc>
        <w:tc>
          <w:tcPr>
            <w:tcW w:w="4455" w:type="dxa"/>
            <w:vAlign w:val="center"/>
          </w:tcPr>
          <w:p w:rsidR="00520CDE" w:rsidRPr="004B5BE2" w:rsidRDefault="00430A5E" w:rsidP="007A628B">
            <w:pPr>
              <w:spacing w:before="100" w:beforeAutospacing="1" w:after="100" w:afterAutospacing="1"/>
              <w:rPr>
                <w:rFonts w:ascii="Arial" w:hAnsi="Arial" w:cs="Arial"/>
                <w:sz w:val="16"/>
                <w:szCs w:val="16"/>
              </w:rPr>
            </w:pPr>
            <w:r>
              <w:rPr>
                <w:rFonts w:ascii="Arial" w:hAnsi="Arial" w:cs="Arial"/>
                <w:sz w:val="16"/>
                <w:szCs w:val="16"/>
              </w:rPr>
              <w:t>0</w:t>
            </w:r>
          </w:p>
        </w:tc>
      </w:tr>
      <w:tr w:rsidR="00520CDE" w:rsidRPr="004B5BE2" w:rsidTr="007A628B">
        <w:trPr>
          <w:trHeight w:val="341"/>
        </w:trPr>
        <w:tc>
          <w:tcPr>
            <w:tcW w:w="4455" w:type="dxa"/>
            <w:vAlign w:val="bottom"/>
          </w:tcPr>
          <w:p w:rsidR="00520CDE" w:rsidRPr="006910B1" w:rsidRDefault="00520CDE">
            <w:pPr>
              <w:rPr>
                <w:rFonts w:ascii="Arial" w:hAnsi="Arial" w:cs="Arial"/>
                <w:sz w:val="16"/>
                <w:szCs w:val="16"/>
                <w:rPrChange w:id="192" w:author="Lucas Wendling" w:date="2013-02-19T11:23:00Z">
                  <w:rPr>
                    <w:rFonts w:ascii="Calibri" w:hAnsi="Calibri"/>
                    <w:color w:val="000000"/>
                    <w:sz w:val="22"/>
                    <w:szCs w:val="22"/>
                  </w:rPr>
                </w:rPrChange>
              </w:rPr>
            </w:pPr>
            <w:del w:id="193" w:author="Lucas Wendling" w:date="2013-02-19T11:23:00Z">
              <w:r w:rsidRPr="006910B1" w:rsidDel="006910B1">
                <w:rPr>
                  <w:rFonts w:ascii="Arial" w:hAnsi="Arial" w:cs="Arial"/>
                  <w:sz w:val="16"/>
                  <w:szCs w:val="16"/>
                  <w:rPrChange w:id="194" w:author="Lucas Wendling" w:date="2013-02-19T11:23:00Z">
                    <w:rPr>
                      <w:rFonts w:ascii="Calibri" w:hAnsi="Calibri"/>
                      <w:color w:val="000000"/>
                      <w:sz w:val="22"/>
                      <w:szCs w:val="22"/>
                    </w:rPr>
                  </w:rPrChange>
                </w:rPr>
                <w:delText>Rte_InitValue_</w:delText>
              </w:r>
            </w:del>
            <w:r w:rsidRPr="006910B1">
              <w:rPr>
                <w:rFonts w:ascii="Arial" w:hAnsi="Arial" w:cs="Arial"/>
                <w:sz w:val="16"/>
                <w:szCs w:val="16"/>
                <w:rPrChange w:id="195" w:author="Lucas Wendling" w:date="2013-02-19T11:23:00Z">
                  <w:rPr>
                    <w:rFonts w:ascii="Calibri" w:hAnsi="Calibri"/>
                    <w:color w:val="000000"/>
                    <w:sz w:val="22"/>
                    <w:szCs w:val="22"/>
                  </w:rPr>
                </w:rPrChange>
              </w:rPr>
              <w:t>HwPosPolarity_Cnt_s08</w:t>
            </w:r>
          </w:p>
        </w:tc>
        <w:tc>
          <w:tcPr>
            <w:tcW w:w="4455" w:type="dxa"/>
            <w:vAlign w:val="center"/>
          </w:tcPr>
          <w:p w:rsidR="00520CDE" w:rsidRDefault="00430A5E" w:rsidP="007A628B">
            <w:pPr>
              <w:spacing w:before="100" w:beforeAutospacing="1" w:after="100" w:afterAutospacing="1"/>
              <w:rPr>
                <w:rFonts w:ascii="Arial" w:hAnsi="Arial" w:cs="Arial"/>
                <w:sz w:val="16"/>
                <w:szCs w:val="16"/>
              </w:rPr>
            </w:pPr>
            <w:r>
              <w:rPr>
                <w:rFonts w:ascii="Arial" w:hAnsi="Arial" w:cs="Arial"/>
                <w:sz w:val="16"/>
                <w:szCs w:val="16"/>
              </w:rPr>
              <w:t>0</w:t>
            </w:r>
          </w:p>
        </w:tc>
      </w:tr>
      <w:tr w:rsidR="00520CDE" w:rsidRPr="004B5BE2" w:rsidTr="007A628B">
        <w:trPr>
          <w:trHeight w:val="341"/>
        </w:trPr>
        <w:tc>
          <w:tcPr>
            <w:tcW w:w="4455" w:type="dxa"/>
            <w:vAlign w:val="bottom"/>
          </w:tcPr>
          <w:p w:rsidR="00520CDE" w:rsidRPr="006910B1" w:rsidRDefault="00520CDE">
            <w:pPr>
              <w:rPr>
                <w:rFonts w:ascii="Arial" w:hAnsi="Arial" w:cs="Arial"/>
                <w:sz w:val="16"/>
                <w:szCs w:val="16"/>
                <w:rPrChange w:id="196" w:author="Lucas Wendling" w:date="2013-02-19T11:23:00Z">
                  <w:rPr>
                    <w:rFonts w:ascii="Calibri" w:hAnsi="Calibri"/>
                    <w:color w:val="000000"/>
                    <w:sz w:val="22"/>
                    <w:szCs w:val="22"/>
                  </w:rPr>
                </w:rPrChange>
              </w:rPr>
            </w:pPr>
            <w:del w:id="197" w:author="Lucas Wendling" w:date="2013-02-19T11:23:00Z">
              <w:r w:rsidRPr="006910B1" w:rsidDel="006910B1">
                <w:rPr>
                  <w:rFonts w:ascii="Arial" w:hAnsi="Arial" w:cs="Arial"/>
                  <w:sz w:val="16"/>
                  <w:szCs w:val="16"/>
                  <w:rPrChange w:id="198" w:author="Lucas Wendling" w:date="2013-02-19T11:23:00Z">
                    <w:rPr>
                      <w:rFonts w:ascii="Calibri" w:hAnsi="Calibri"/>
                      <w:color w:val="000000"/>
                      <w:sz w:val="22"/>
                      <w:szCs w:val="22"/>
                    </w:rPr>
                  </w:rPrChange>
                </w:rPr>
                <w:delText>Rte_InitValue_</w:delText>
              </w:r>
            </w:del>
            <w:r w:rsidRPr="006910B1">
              <w:rPr>
                <w:rFonts w:ascii="Arial" w:hAnsi="Arial" w:cs="Arial"/>
                <w:sz w:val="16"/>
                <w:szCs w:val="16"/>
                <w:rPrChange w:id="199" w:author="Lucas Wendling" w:date="2013-02-19T11:23:00Z">
                  <w:rPr>
                    <w:rFonts w:ascii="Calibri" w:hAnsi="Calibri"/>
                    <w:color w:val="000000"/>
                    <w:sz w:val="22"/>
                    <w:szCs w:val="22"/>
                  </w:rPr>
                </w:rPrChange>
              </w:rPr>
              <w:t>HwTrqPolarity_Cnt_s08</w:t>
            </w:r>
          </w:p>
        </w:tc>
        <w:tc>
          <w:tcPr>
            <w:tcW w:w="4455" w:type="dxa"/>
            <w:vAlign w:val="center"/>
          </w:tcPr>
          <w:p w:rsidR="00520CDE" w:rsidRDefault="00430A5E" w:rsidP="007A628B">
            <w:pPr>
              <w:spacing w:before="100" w:beforeAutospacing="1" w:after="100" w:afterAutospacing="1"/>
              <w:rPr>
                <w:rFonts w:ascii="Arial" w:hAnsi="Arial" w:cs="Arial"/>
                <w:sz w:val="16"/>
                <w:szCs w:val="16"/>
              </w:rPr>
            </w:pPr>
            <w:r>
              <w:rPr>
                <w:rFonts w:ascii="Arial" w:hAnsi="Arial" w:cs="Arial"/>
                <w:sz w:val="16"/>
                <w:szCs w:val="16"/>
              </w:rPr>
              <w:t>0</w:t>
            </w:r>
          </w:p>
        </w:tc>
      </w:tr>
      <w:tr w:rsidR="00520CDE" w:rsidRPr="004B5BE2" w:rsidTr="007A628B">
        <w:trPr>
          <w:trHeight w:val="341"/>
        </w:trPr>
        <w:tc>
          <w:tcPr>
            <w:tcW w:w="4455" w:type="dxa"/>
            <w:vAlign w:val="bottom"/>
          </w:tcPr>
          <w:p w:rsidR="00520CDE" w:rsidRPr="006910B1" w:rsidRDefault="00520CDE">
            <w:pPr>
              <w:rPr>
                <w:rFonts w:ascii="Arial" w:hAnsi="Arial" w:cs="Arial"/>
                <w:sz w:val="16"/>
                <w:szCs w:val="16"/>
                <w:rPrChange w:id="200" w:author="Lucas Wendling" w:date="2013-02-19T11:23:00Z">
                  <w:rPr>
                    <w:rFonts w:ascii="Calibri" w:hAnsi="Calibri"/>
                    <w:color w:val="000000"/>
                    <w:sz w:val="22"/>
                    <w:szCs w:val="22"/>
                  </w:rPr>
                </w:rPrChange>
              </w:rPr>
            </w:pPr>
            <w:del w:id="201" w:author="Lucas Wendling" w:date="2013-02-19T11:23:00Z">
              <w:r w:rsidRPr="006910B1" w:rsidDel="006910B1">
                <w:rPr>
                  <w:rFonts w:ascii="Arial" w:hAnsi="Arial" w:cs="Arial"/>
                  <w:sz w:val="16"/>
                  <w:szCs w:val="16"/>
                  <w:rPrChange w:id="202" w:author="Lucas Wendling" w:date="2013-02-19T11:23:00Z">
                    <w:rPr>
                      <w:rFonts w:ascii="Calibri" w:hAnsi="Calibri"/>
                      <w:color w:val="000000"/>
                      <w:sz w:val="22"/>
                      <w:szCs w:val="22"/>
                    </w:rPr>
                  </w:rPrChange>
                </w:rPr>
                <w:delText>Rte_InitValue_</w:delText>
              </w:r>
            </w:del>
            <w:r w:rsidRPr="006910B1">
              <w:rPr>
                <w:rFonts w:ascii="Arial" w:hAnsi="Arial" w:cs="Arial"/>
                <w:sz w:val="16"/>
                <w:szCs w:val="16"/>
                <w:rPrChange w:id="203" w:author="Lucas Wendling" w:date="2013-02-19T11:23:00Z">
                  <w:rPr>
                    <w:rFonts w:ascii="Calibri" w:hAnsi="Calibri"/>
                    <w:color w:val="000000"/>
                    <w:sz w:val="22"/>
                    <w:szCs w:val="22"/>
                  </w:rPr>
                </w:rPrChange>
              </w:rPr>
              <w:t>MtrElecMechPolarity_Cnt_s08</w:t>
            </w:r>
          </w:p>
        </w:tc>
        <w:tc>
          <w:tcPr>
            <w:tcW w:w="4455" w:type="dxa"/>
            <w:vAlign w:val="center"/>
          </w:tcPr>
          <w:p w:rsidR="00520CDE" w:rsidRDefault="00430A5E" w:rsidP="007A628B">
            <w:pPr>
              <w:spacing w:before="100" w:beforeAutospacing="1" w:after="100" w:afterAutospacing="1"/>
              <w:rPr>
                <w:rFonts w:ascii="Arial" w:hAnsi="Arial" w:cs="Arial"/>
                <w:sz w:val="16"/>
                <w:szCs w:val="16"/>
              </w:rPr>
            </w:pPr>
            <w:r>
              <w:rPr>
                <w:rFonts w:ascii="Arial" w:hAnsi="Arial" w:cs="Arial"/>
                <w:sz w:val="16"/>
                <w:szCs w:val="16"/>
              </w:rPr>
              <w:t>0</w:t>
            </w:r>
          </w:p>
        </w:tc>
      </w:tr>
      <w:tr w:rsidR="00520CDE" w:rsidRPr="004B5BE2" w:rsidTr="007A628B">
        <w:trPr>
          <w:trHeight w:val="341"/>
        </w:trPr>
        <w:tc>
          <w:tcPr>
            <w:tcW w:w="4455" w:type="dxa"/>
            <w:vAlign w:val="bottom"/>
          </w:tcPr>
          <w:p w:rsidR="00520CDE" w:rsidRPr="006910B1" w:rsidRDefault="00520CDE">
            <w:pPr>
              <w:rPr>
                <w:rFonts w:ascii="Arial" w:hAnsi="Arial" w:cs="Arial"/>
                <w:sz w:val="16"/>
                <w:szCs w:val="16"/>
                <w:rPrChange w:id="204" w:author="Lucas Wendling" w:date="2013-02-19T11:23:00Z">
                  <w:rPr>
                    <w:rFonts w:ascii="Calibri" w:hAnsi="Calibri"/>
                    <w:color w:val="000000"/>
                    <w:sz w:val="22"/>
                    <w:szCs w:val="22"/>
                  </w:rPr>
                </w:rPrChange>
              </w:rPr>
            </w:pPr>
            <w:del w:id="205" w:author="Lucas Wendling" w:date="2013-02-19T11:23:00Z">
              <w:r w:rsidRPr="006910B1" w:rsidDel="006910B1">
                <w:rPr>
                  <w:rFonts w:ascii="Arial" w:hAnsi="Arial" w:cs="Arial"/>
                  <w:sz w:val="16"/>
                  <w:szCs w:val="16"/>
                  <w:rPrChange w:id="206" w:author="Lucas Wendling" w:date="2013-02-19T11:23:00Z">
                    <w:rPr>
                      <w:rFonts w:ascii="Calibri" w:hAnsi="Calibri"/>
                      <w:color w:val="000000"/>
                      <w:sz w:val="22"/>
                      <w:szCs w:val="22"/>
                    </w:rPr>
                  </w:rPrChange>
                </w:rPr>
                <w:delText>Rte_InitValue_</w:delText>
              </w:r>
            </w:del>
            <w:r w:rsidRPr="006910B1">
              <w:rPr>
                <w:rFonts w:ascii="Arial" w:hAnsi="Arial" w:cs="Arial"/>
                <w:sz w:val="16"/>
                <w:szCs w:val="16"/>
                <w:rPrChange w:id="207" w:author="Lucas Wendling" w:date="2013-02-19T11:23:00Z">
                  <w:rPr>
                    <w:rFonts w:ascii="Calibri" w:hAnsi="Calibri"/>
                    <w:color w:val="000000"/>
                    <w:sz w:val="22"/>
                    <w:szCs w:val="22"/>
                  </w:rPr>
                </w:rPrChange>
              </w:rPr>
              <w:t>MtrPosPolarity_Cnt_s08</w:t>
            </w:r>
          </w:p>
        </w:tc>
        <w:tc>
          <w:tcPr>
            <w:tcW w:w="4455" w:type="dxa"/>
            <w:vAlign w:val="center"/>
          </w:tcPr>
          <w:p w:rsidR="00520CDE" w:rsidRDefault="00430A5E" w:rsidP="007A628B">
            <w:pPr>
              <w:spacing w:before="100" w:beforeAutospacing="1" w:after="100" w:afterAutospacing="1"/>
              <w:rPr>
                <w:rFonts w:ascii="Arial" w:hAnsi="Arial" w:cs="Arial"/>
                <w:sz w:val="16"/>
                <w:szCs w:val="16"/>
              </w:rPr>
            </w:pPr>
            <w:r>
              <w:rPr>
                <w:rFonts w:ascii="Arial" w:hAnsi="Arial" w:cs="Arial"/>
                <w:sz w:val="16"/>
                <w:szCs w:val="16"/>
              </w:rPr>
              <w:t>0</w:t>
            </w:r>
          </w:p>
        </w:tc>
      </w:tr>
      <w:tr w:rsidR="00520CDE" w:rsidRPr="004B5BE2" w:rsidTr="007A628B">
        <w:trPr>
          <w:trHeight w:val="341"/>
        </w:trPr>
        <w:tc>
          <w:tcPr>
            <w:tcW w:w="4455" w:type="dxa"/>
            <w:vAlign w:val="bottom"/>
          </w:tcPr>
          <w:p w:rsidR="00520CDE" w:rsidRPr="006910B1" w:rsidRDefault="00520CDE">
            <w:pPr>
              <w:rPr>
                <w:rFonts w:ascii="Arial" w:hAnsi="Arial" w:cs="Arial"/>
                <w:sz w:val="16"/>
                <w:szCs w:val="16"/>
                <w:rPrChange w:id="208" w:author="Lucas Wendling" w:date="2013-02-19T11:23:00Z">
                  <w:rPr>
                    <w:rFonts w:ascii="Calibri" w:hAnsi="Calibri"/>
                    <w:color w:val="000000"/>
                    <w:sz w:val="22"/>
                    <w:szCs w:val="22"/>
                  </w:rPr>
                </w:rPrChange>
              </w:rPr>
            </w:pPr>
            <w:del w:id="209" w:author="Lucas Wendling" w:date="2013-02-19T11:23:00Z">
              <w:r w:rsidRPr="006910B1" w:rsidDel="006910B1">
                <w:rPr>
                  <w:rFonts w:ascii="Arial" w:hAnsi="Arial" w:cs="Arial"/>
                  <w:sz w:val="16"/>
                  <w:szCs w:val="16"/>
                  <w:rPrChange w:id="210" w:author="Lucas Wendling" w:date="2013-02-19T11:23:00Z">
                    <w:rPr>
                      <w:rFonts w:ascii="Calibri" w:hAnsi="Calibri"/>
                      <w:color w:val="000000"/>
                      <w:sz w:val="22"/>
                      <w:szCs w:val="22"/>
                    </w:rPr>
                  </w:rPrChange>
                </w:rPr>
                <w:delText>Rte_InitValue_</w:delText>
              </w:r>
            </w:del>
            <w:r w:rsidRPr="006910B1">
              <w:rPr>
                <w:rFonts w:ascii="Arial" w:hAnsi="Arial" w:cs="Arial"/>
                <w:sz w:val="16"/>
                <w:szCs w:val="16"/>
                <w:rPrChange w:id="211" w:author="Lucas Wendling" w:date="2013-02-19T11:23:00Z">
                  <w:rPr>
                    <w:rFonts w:ascii="Calibri" w:hAnsi="Calibri"/>
                    <w:color w:val="000000"/>
                    <w:sz w:val="22"/>
                    <w:szCs w:val="22"/>
                  </w:rPr>
                </w:rPrChange>
              </w:rPr>
              <w:t>MtrVelPolarity_Cnt_s08</w:t>
            </w:r>
          </w:p>
        </w:tc>
        <w:tc>
          <w:tcPr>
            <w:tcW w:w="4455" w:type="dxa"/>
            <w:vAlign w:val="center"/>
          </w:tcPr>
          <w:p w:rsidR="00520CDE" w:rsidRDefault="00430A5E" w:rsidP="007A628B">
            <w:pPr>
              <w:spacing w:before="100" w:beforeAutospacing="1" w:after="100" w:afterAutospacing="1"/>
              <w:rPr>
                <w:rFonts w:ascii="Arial" w:hAnsi="Arial" w:cs="Arial"/>
                <w:sz w:val="16"/>
                <w:szCs w:val="16"/>
              </w:rPr>
            </w:pPr>
            <w:r>
              <w:rPr>
                <w:rFonts w:ascii="Arial" w:hAnsi="Arial" w:cs="Arial"/>
                <w:sz w:val="16"/>
                <w:szCs w:val="16"/>
              </w:rPr>
              <w:t>0</w:t>
            </w:r>
          </w:p>
        </w:tc>
      </w:tr>
      <w:tr w:rsidR="006910B1" w:rsidRPr="004B5BE2" w:rsidTr="007A628B">
        <w:trPr>
          <w:trHeight w:val="341"/>
          <w:ins w:id="212" w:author="Lucas Wendling" w:date="2013-02-19T11:22:00Z"/>
        </w:trPr>
        <w:tc>
          <w:tcPr>
            <w:tcW w:w="4455" w:type="dxa"/>
            <w:vAlign w:val="bottom"/>
          </w:tcPr>
          <w:p w:rsidR="006910B1" w:rsidRPr="006910B1" w:rsidRDefault="006910B1">
            <w:pPr>
              <w:rPr>
                <w:ins w:id="213" w:author="Lucas Wendling" w:date="2013-02-19T11:22:00Z"/>
                <w:rFonts w:ascii="Arial" w:hAnsi="Arial" w:cs="Arial"/>
                <w:sz w:val="16"/>
                <w:szCs w:val="16"/>
                <w:rPrChange w:id="214" w:author="Lucas Wendling" w:date="2013-02-19T11:23:00Z">
                  <w:rPr>
                    <w:ins w:id="215" w:author="Lucas Wendling" w:date="2013-02-19T11:22:00Z"/>
                    <w:rFonts w:ascii="Calibri" w:hAnsi="Calibri"/>
                    <w:color w:val="000000"/>
                    <w:sz w:val="22"/>
                    <w:szCs w:val="22"/>
                  </w:rPr>
                </w:rPrChange>
              </w:rPr>
            </w:pPr>
            <w:proofErr w:type="spellStart"/>
            <w:ins w:id="216" w:author="Lucas Wendling" w:date="2013-02-19T11:22:00Z">
              <w:r w:rsidRPr="006910B1">
                <w:rPr>
                  <w:rFonts w:ascii="Arial" w:hAnsi="Arial" w:cs="Arial"/>
                  <w:sz w:val="16"/>
                  <w:szCs w:val="16"/>
                  <w:rPrChange w:id="217" w:author="Lucas Wendling" w:date="2013-02-19T11:23:00Z">
                    <w:rPr>
                      <w:rFonts w:ascii="Calibri" w:hAnsi="Calibri"/>
                      <w:color w:val="000000"/>
                      <w:sz w:val="22"/>
                      <w:szCs w:val="22"/>
                    </w:rPr>
                  </w:rPrChange>
                </w:rPr>
                <w:t>SysC</w:t>
              </w:r>
              <w:proofErr w:type="spellEnd"/>
              <w:r w:rsidRPr="006910B1">
                <w:rPr>
                  <w:rFonts w:ascii="Arial" w:hAnsi="Arial" w:cs="Arial"/>
                  <w:sz w:val="16"/>
                  <w:szCs w:val="16"/>
                  <w:rPrChange w:id="218" w:author="Lucas Wendling" w:date="2013-02-19T11:23:00Z">
                    <w:rPr>
                      <w:rFonts w:ascii="Calibri" w:hAnsi="Calibri"/>
                      <w:color w:val="000000"/>
                      <w:sz w:val="22"/>
                      <w:szCs w:val="22"/>
                    </w:rPr>
                  </w:rPrChange>
                </w:rPr>
                <w:t>_ MtrElecMechPolarity_Cnt_s32</w:t>
              </w:r>
            </w:ins>
          </w:p>
        </w:tc>
        <w:tc>
          <w:tcPr>
            <w:tcW w:w="4455" w:type="dxa"/>
            <w:vAlign w:val="center"/>
          </w:tcPr>
          <w:p w:rsidR="006910B1" w:rsidRDefault="006910B1" w:rsidP="007A628B">
            <w:pPr>
              <w:spacing w:before="100" w:beforeAutospacing="1" w:after="100" w:afterAutospacing="1"/>
              <w:rPr>
                <w:ins w:id="219" w:author="Lucas Wendling" w:date="2013-02-19T11:22:00Z"/>
                <w:rFonts w:ascii="Arial" w:hAnsi="Arial" w:cs="Arial"/>
                <w:sz w:val="16"/>
                <w:szCs w:val="16"/>
              </w:rPr>
            </w:pPr>
            <w:ins w:id="220" w:author="Lucas Wendling" w:date="2013-02-19T11:22:00Z">
              <w:r>
                <w:rPr>
                  <w:rFonts w:ascii="Arial" w:hAnsi="Arial" w:cs="Arial"/>
                  <w:sz w:val="16"/>
                  <w:szCs w:val="16"/>
                </w:rPr>
                <w:t>0</w:t>
              </w:r>
            </w:ins>
          </w:p>
        </w:tc>
      </w:tr>
      <w:tr w:rsidR="006910B1" w:rsidRPr="004B5BE2" w:rsidTr="007A628B">
        <w:tblPrEx>
          <w:tblW w:w="891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Change w:id="221" w:author="Lucas Wendling" w:date="2013-02-19T11:23:00Z">
            <w:tblPrEx>
              <w:tblW w:w="891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blPrExChange>
        </w:tblPrEx>
        <w:trPr>
          <w:trHeight w:val="341"/>
          <w:ins w:id="222" w:author="Lucas Wendling" w:date="2013-02-19T11:23:00Z"/>
          <w:trPrChange w:id="223" w:author="Lucas Wendling" w:date="2013-02-19T11:23:00Z">
            <w:trPr>
              <w:trHeight w:val="341"/>
            </w:trPr>
          </w:trPrChange>
        </w:trPr>
        <w:tc>
          <w:tcPr>
            <w:tcW w:w="4455" w:type="dxa"/>
            <w:vAlign w:val="center"/>
            <w:tcPrChange w:id="224" w:author="Lucas Wendling" w:date="2013-02-19T11:23:00Z">
              <w:tcPr>
                <w:tcW w:w="4455" w:type="dxa"/>
                <w:vAlign w:val="bottom"/>
              </w:tcPr>
            </w:tcPrChange>
          </w:tcPr>
          <w:p w:rsidR="006910B1" w:rsidRPr="006910B1" w:rsidRDefault="006910B1">
            <w:pPr>
              <w:rPr>
                <w:ins w:id="225" w:author="Lucas Wendling" w:date="2013-02-19T11:23:00Z"/>
                <w:rFonts w:ascii="Arial" w:hAnsi="Arial" w:cs="Arial"/>
                <w:sz w:val="16"/>
                <w:szCs w:val="16"/>
                <w:rPrChange w:id="226" w:author="Lucas Wendling" w:date="2013-02-19T11:23:00Z">
                  <w:rPr>
                    <w:ins w:id="227" w:author="Lucas Wendling" w:date="2013-02-19T11:23:00Z"/>
                    <w:rFonts w:ascii="Calibri" w:hAnsi="Calibri"/>
                    <w:color w:val="000000"/>
                    <w:sz w:val="22"/>
                    <w:szCs w:val="22"/>
                  </w:rPr>
                </w:rPrChange>
              </w:rPr>
            </w:pPr>
            <w:ins w:id="228" w:author="Lucas Wendling" w:date="2013-02-19T11:23:00Z">
              <w:r w:rsidRPr="00255B29">
                <w:rPr>
                  <w:rFonts w:ascii="Arial" w:hAnsi="Arial" w:cs="Arial"/>
                  <w:sz w:val="16"/>
                  <w:szCs w:val="16"/>
                </w:rPr>
                <w:t>DiagHwTrqPolarity_Cnt_s08</w:t>
              </w:r>
            </w:ins>
          </w:p>
        </w:tc>
        <w:tc>
          <w:tcPr>
            <w:tcW w:w="4455" w:type="dxa"/>
            <w:vAlign w:val="center"/>
            <w:tcPrChange w:id="229" w:author="Lucas Wendling" w:date="2013-02-19T11:23:00Z">
              <w:tcPr>
                <w:tcW w:w="4455" w:type="dxa"/>
                <w:vAlign w:val="center"/>
              </w:tcPr>
            </w:tcPrChange>
          </w:tcPr>
          <w:p w:rsidR="006910B1" w:rsidRDefault="006910B1" w:rsidP="007A628B">
            <w:pPr>
              <w:spacing w:before="100" w:beforeAutospacing="1" w:after="100" w:afterAutospacing="1"/>
              <w:rPr>
                <w:ins w:id="230" w:author="Lucas Wendling" w:date="2013-02-19T11:23:00Z"/>
                <w:rFonts w:ascii="Arial" w:hAnsi="Arial" w:cs="Arial"/>
                <w:sz w:val="16"/>
                <w:szCs w:val="16"/>
              </w:rPr>
            </w:pPr>
            <w:ins w:id="231" w:author="Lucas Wendling" w:date="2013-02-19T11:23:00Z">
              <w:r>
                <w:rPr>
                  <w:rFonts w:ascii="Arial" w:hAnsi="Arial" w:cs="Arial"/>
                  <w:sz w:val="16"/>
                  <w:szCs w:val="16"/>
                </w:rPr>
                <w:t>0</w:t>
              </w:r>
            </w:ins>
          </w:p>
        </w:tc>
      </w:tr>
      <w:tr w:rsidR="006910B1" w:rsidRPr="004B5BE2" w:rsidTr="007A628B">
        <w:tblPrEx>
          <w:tblW w:w="891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Change w:id="232" w:author="Lucas Wendling" w:date="2013-02-19T11:23:00Z">
            <w:tblPrEx>
              <w:tblW w:w="891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blPrExChange>
        </w:tblPrEx>
        <w:trPr>
          <w:trHeight w:val="341"/>
          <w:ins w:id="233" w:author="Lucas Wendling" w:date="2013-02-19T11:23:00Z"/>
          <w:trPrChange w:id="234" w:author="Lucas Wendling" w:date="2013-02-19T11:23:00Z">
            <w:trPr>
              <w:trHeight w:val="341"/>
            </w:trPr>
          </w:trPrChange>
        </w:trPr>
        <w:tc>
          <w:tcPr>
            <w:tcW w:w="4455" w:type="dxa"/>
            <w:vAlign w:val="center"/>
            <w:tcPrChange w:id="235" w:author="Lucas Wendling" w:date="2013-02-19T11:23:00Z">
              <w:tcPr>
                <w:tcW w:w="4455" w:type="dxa"/>
                <w:vAlign w:val="bottom"/>
              </w:tcPr>
            </w:tcPrChange>
          </w:tcPr>
          <w:p w:rsidR="006910B1" w:rsidRPr="006910B1" w:rsidRDefault="006910B1">
            <w:pPr>
              <w:rPr>
                <w:ins w:id="236" w:author="Lucas Wendling" w:date="2013-02-19T11:23:00Z"/>
                <w:rFonts w:ascii="Arial" w:hAnsi="Arial" w:cs="Arial"/>
                <w:sz w:val="16"/>
                <w:szCs w:val="16"/>
                <w:rPrChange w:id="237" w:author="Lucas Wendling" w:date="2013-02-19T11:23:00Z">
                  <w:rPr>
                    <w:ins w:id="238" w:author="Lucas Wendling" w:date="2013-02-19T11:23:00Z"/>
                    <w:rFonts w:ascii="Calibri" w:hAnsi="Calibri"/>
                    <w:color w:val="000000"/>
                    <w:sz w:val="22"/>
                    <w:szCs w:val="22"/>
                  </w:rPr>
                </w:rPrChange>
              </w:rPr>
            </w:pPr>
            <w:ins w:id="239" w:author="Lucas Wendling" w:date="2013-02-19T11:23:00Z">
              <w:r w:rsidRPr="00255B29">
                <w:rPr>
                  <w:rFonts w:ascii="Arial" w:hAnsi="Arial" w:cs="Arial"/>
                  <w:sz w:val="16"/>
                  <w:szCs w:val="16"/>
                </w:rPr>
                <w:t>DiagHwPosPolarity_Cnt_s08</w:t>
              </w:r>
            </w:ins>
          </w:p>
        </w:tc>
        <w:tc>
          <w:tcPr>
            <w:tcW w:w="4455" w:type="dxa"/>
            <w:vAlign w:val="center"/>
            <w:tcPrChange w:id="240" w:author="Lucas Wendling" w:date="2013-02-19T11:23:00Z">
              <w:tcPr>
                <w:tcW w:w="4455" w:type="dxa"/>
                <w:vAlign w:val="center"/>
              </w:tcPr>
            </w:tcPrChange>
          </w:tcPr>
          <w:p w:rsidR="006910B1" w:rsidRDefault="006910B1" w:rsidP="007A628B">
            <w:pPr>
              <w:spacing w:before="100" w:beforeAutospacing="1" w:after="100" w:afterAutospacing="1"/>
              <w:rPr>
                <w:ins w:id="241" w:author="Lucas Wendling" w:date="2013-02-19T11:23:00Z"/>
                <w:rFonts w:ascii="Arial" w:hAnsi="Arial" w:cs="Arial"/>
                <w:sz w:val="16"/>
                <w:szCs w:val="16"/>
              </w:rPr>
            </w:pPr>
            <w:ins w:id="242" w:author="Lucas Wendling" w:date="2013-02-19T11:23:00Z">
              <w:r>
                <w:rPr>
                  <w:rFonts w:ascii="Arial" w:hAnsi="Arial" w:cs="Arial"/>
                  <w:sz w:val="16"/>
                  <w:szCs w:val="16"/>
                </w:rPr>
                <w:t>0</w:t>
              </w:r>
            </w:ins>
          </w:p>
        </w:tc>
      </w:tr>
      <w:tr w:rsidR="006910B1" w:rsidRPr="004B5BE2" w:rsidTr="007A628B">
        <w:tblPrEx>
          <w:tblW w:w="891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Change w:id="243" w:author="Lucas Wendling" w:date="2013-02-19T11:23:00Z">
            <w:tblPrEx>
              <w:tblW w:w="891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blPrExChange>
        </w:tblPrEx>
        <w:trPr>
          <w:trHeight w:val="341"/>
          <w:ins w:id="244" w:author="Lucas Wendling" w:date="2013-02-19T11:23:00Z"/>
          <w:trPrChange w:id="245" w:author="Lucas Wendling" w:date="2013-02-19T11:23:00Z">
            <w:trPr>
              <w:trHeight w:val="341"/>
            </w:trPr>
          </w:trPrChange>
        </w:trPr>
        <w:tc>
          <w:tcPr>
            <w:tcW w:w="4455" w:type="dxa"/>
            <w:vAlign w:val="center"/>
            <w:tcPrChange w:id="246" w:author="Lucas Wendling" w:date="2013-02-19T11:23:00Z">
              <w:tcPr>
                <w:tcW w:w="4455" w:type="dxa"/>
                <w:vAlign w:val="bottom"/>
              </w:tcPr>
            </w:tcPrChange>
          </w:tcPr>
          <w:p w:rsidR="006910B1" w:rsidRPr="006910B1" w:rsidRDefault="006910B1">
            <w:pPr>
              <w:rPr>
                <w:ins w:id="247" w:author="Lucas Wendling" w:date="2013-02-19T11:23:00Z"/>
                <w:rFonts w:ascii="Arial" w:hAnsi="Arial" w:cs="Arial"/>
                <w:sz w:val="16"/>
                <w:szCs w:val="16"/>
                <w:rPrChange w:id="248" w:author="Lucas Wendling" w:date="2013-02-19T11:23:00Z">
                  <w:rPr>
                    <w:ins w:id="249" w:author="Lucas Wendling" w:date="2013-02-19T11:23:00Z"/>
                    <w:rFonts w:ascii="Calibri" w:hAnsi="Calibri"/>
                    <w:color w:val="000000"/>
                    <w:sz w:val="22"/>
                    <w:szCs w:val="22"/>
                  </w:rPr>
                </w:rPrChange>
              </w:rPr>
            </w:pPr>
            <w:ins w:id="250" w:author="Lucas Wendling" w:date="2013-02-19T11:23:00Z">
              <w:r w:rsidRPr="00255B29">
                <w:rPr>
                  <w:rFonts w:ascii="Arial" w:hAnsi="Arial" w:cs="Arial"/>
                  <w:sz w:val="16"/>
                  <w:szCs w:val="16"/>
                </w:rPr>
                <w:t>DiagMtrPosPolarity_Cnt_s08</w:t>
              </w:r>
            </w:ins>
          </w:p>
        </w:tc>
        <w:tc>
          <w:tcPr>
            <w:tcW w:w="4455" w:type="dxa"/>
            <w:vAlign w:val="center"/>
            <w:tcPrChange w:id="251" w:author="Lucas Wendling" w:date="2013-02-19T11:23:00Z">
              <w:tcPr>
                <w:tcW w:w="4455" w:type="dxa"/>
                <w:vAlign w:val="center"/>
              </w:tcPr>
            </w:tcPrChange>
          </w:tcPr>
          <w:p w:rsidR="006910B1" w:rsidRDefault="006910B1" w:rsidP="007A628B">
            <w:pPr>
              <w:spacing w:before="100" w:beforeAutospacing="1" w:after="100" w:afterAutospacing="1"/>
              <w:rPr>
                <w:ins w:id="252" w:author="Lucas Wendling" w:date="2013-02-19T11:23:00Z"/>
                <w:rFonts w:ascii="Arial" w:hAnsi="Arial" w:cs="Arial"/>
                <w:sz w:val="16"/>
                <w:szCs w:val="16"/>
              </w:rPr>
            </w:pPr>
            <w:ins w:id="253" w:author="Lucas Wendling" w:date="2013-02-19T11:23:00Z">
              <w:r>
                <w:rPr>
                  <w:rFonts w:ascii="Arial" w:hAnsi="Arial" w:cs="Arial"/>
                  <w:sz w:val="16"/>
                  <w:szCs w:val="16"/>
                </w:rPr>
                <w:t>0</w:t>
              </w:r>
            </w:ins>
          </w:p>
        </w:tc>
      </w:tr>
      <w:tr w:rsidR="006910B1" w:rsidRPr="004B5BE2" w:rsidTr="007A628B">
        <w:tblPrEx>
          <w:tblW w:w="891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Change w:id="254" w:author="Lucas Wendling" w:date="2013-02-19T11:23:00Z">
            <w:tblPrEx>
              <w:tblW w:w="891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blPrExChange>
        </w:tblPrEx>
        <w:trPr>
          <w:trHeight w:val="341"/>
          <w:ins w:id="255" w:author="Lucas Wendling" w:date="2013-02-19T11:23:00Z"/>
          <w:trPrChange w:id="256" w:author="Lucas Wendling" w:date="2013-02-19T11:23:00Z">
            <w:trPr>
              <w:trHeight w:val="341"/>
            </w:trPr>
          </w:trPrChange>
        </w:trPr>
        <w:tc>
          <w:tcPr>
            <w:tcW w:w="4455" w:type="dxa"/>
            <w:vAlign w:val="center"/>
            <w:tcPrChange w:id="257" w:author="Lucas Wendling" w:date="2013-02-19T11:23:00Z">
              <w:tcPr>
                <w:tcW w:w="4455" w:type="dxa"/>
                <w:vAlign w:val="bottom"/>
              </w:tcPr>
            </w:tcPrChange>
          </w:tcPr>
          <w:p w:rsidR="006910B1" w:rsidRPr="006910B1" w:rsidRDefault="006910B1">
            <w:pPr>
              <w:rPr>
                <w:ins w:id="258" w:author="Lucas Wendling" w:date="2013-02-19T11:23:00Z"/>
                <w:rFonts w:ascii="Arial" w:hAnsi="Arial" w:cs="Arial"/>
                <w:sz w:val="16"/>
                <w:szCs w:val="16"/>
                <w:rPrChange w:id="259" w:author="Lucas Wendling" w:date="2013-02-19T11:23:00Z">
                  <w:rPr>
                    <w:ins w:id="260" w:author="Lucas Wendling" w:date="2013-02-19T11:23:00Z"/>
                    <w:rFonts w:ascii="Calibri" w:hAnsi="Calibri"/>
                    <w:color w:val="000000"/>
                    <w:sz w:val="22"/>
                    <w:szCs w:val="22"/>
                  </w:rPr>
                </w:rPrChange>
              </w:rPr>
            </w:pPr>
            <w:ins w:id="261" w:author="Lucas Wendling" w:date="2013-02-19T11:23:00Z">
              <w:r w:rsidRPr="00255B29">
                <w:rPr>
                  <w:rFonts w:ascii="Arial" w:hAnsi="Arial" w:cs="Arial"/>
                  <w:sz w:val="16"/>
                  <w:szCs w:val="16"/>
                </w:rPr>
                <w:t>DiagMtrVelPolarity_Cnt_s08</w:t>
              </w:r>
            </w:ins>
          </w:p>
        </w:tc>
        <w:tc>
          <w:tcPr>
            <w:tcW w:w="4455" w:type="dxa"/>
            <w:vAlign w:val="center"/>
            <w:tcPrChange w:id="262" w:author="Lucas Wendling" w:date="2013-02-19T11:23:00Z">
              <w:tcPr>
                <w:tcW w:w="4455" w:type="dxa"/>
                <w:vAlign w:val="center"/>
              </w:tcPr>
            </w:tcPrChange>
          </w:tcPr>
          <w:p w:rsidR="006910B1" w:rsidRDefault="006910B1" w:rsidP="007A628B">
            <w:pPr>
              <w:spacing w:before="100" w:beforeAutospacing="1" w:after="100" w:afterAutospacing="1"/>
              <w:rPr>
                <w:ins w:id="263" w:author="Lucas Wendling" w:date="2013-02-19T11:23:00Z"/>
                <w:rFonts w:ascii="Arial" w:hAnsi="Arial" w:cs="Arial"/>
                <w:sz w:val="16"/>
                <w:szCs w:val="16"/>
              </w:rPr>
            </w:pPr>
            <w:ins w:id="264" w:author="Lucas Wendling" w:date="2013-02-19T11:23:00Z">
              <w:r>
                <w:rPr>
                  <w:rFonts w:ascii="Arial" w:hAnsi="Arial" w:cs="Arial"/>
                  <w:sz w:val="16"/>
                  <w:szCs w:val="16"/>
                </w:rPr>
                <w:t>0</w:t>
              </w:r>
            </w:ins>
          </w:p>
        </w:tc>
      </w:tr>
      <w:tr w:rsidR="006910B1" w:rsidRPr="004B5BE2" w:rsidTr="007A628B">
        <w:tblPrEx>
          <w:tblW w:w="891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Change w:id="265" w:author="Lucas Wendling" w:date="2013-02-19T11:23:00Z">
            <w:tblPrEx>
              <w:tblW w:w="891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blPrExChange>
        </w:tblPrEx>
        <w:trPr>
          <w:trHeight w:val="341"/>
          <w:ins w:id="266" w:author="Lucas Wendling" w:date="2013-02-19T11:23:00Z"/>
          <w:trPrChange w:id="267" w:author="Lucas Wendling" w:date="2013-02-19T11:23:00Z">
            <w:trPr>
              <w:trHeight w:val="341"/>
            </w:trPr>
          </w:trPrChange>
        </w:trPr>
        <w:tc>
          <w:tcPr>
            <w:tcW w:w="4455" w:type="dxa"/>
            <w:vAlign w:val="center"/>
            <w:tcPrChange w:id="268" w:author="Lucas Wendling" w:date="2013-02-19T11:23:00Z">
              <w:tcPr>
                <w:tcW w:w="4455" w:type="dxa"/>
                <w:vAlign w:val="bottom"/>
              </w:tcPr>
            </w:tcPrChange>
          </w:tcPr>
          <w:p w:rsidR="006910B1" w:rsidRPr="006910B1" w:rsidRDefault="006910B1">
            <w:pPr>
              <w:rPr>
                <w:ins w:id="269" w:author="Lucas Wendling" w:date="2013-02-19T11:23:00Z"/>
                <w:rFonts w:ascii="Arial" w:hAnsi="Arial" w:cs="Arial"/>
                <w:sz w:val="16"/>
                <w:szCs w:val="16"/>
                <w:rPrChange w:id="270" w:author="Lucas Wendling" w:date="2013-02-19T11:23:00Z">
                  <w:rPr>
                    <w:ins w:id="271" w:author="Lucas Wendling" w:date="2013-02-19T11:23:00Z"/>
                    <w:rFonts w:ascii="Calibri" w:hAnsi="Calibri"/>
                    <w:color w:val="000000"/>
                    <w:sz w:val="22"/>
                    <w:szCs w:val="22"/>
                  </w:rPr>
                </w:rPrChange>
              </w:rPr>
            </w:pPr>
            <w:ins w:id="272" w:author="Lucas Wendling" w:date="2013-02-19T11:23:00Z">
              <w:r w:rsidRPr="00255B29">
                <w:rPr>
                  <w:rFonts w:ascii="Arial" w:hAnsi="Arial" w:cs="Arial"/>
                  <w:sz w:val="16"/>
                  <w:szCs w:val="16"/>
                </w:rPr>
                <w:t>DiagMtrElecMechPolarity_Cnt_s08</w:t>
              </w:r>
            </w:ins>
          </w:p>
        </w:tc>
        <w:tc>
          <w:tcPr>
            <w:tcW w:w="4455" w:type="dxa"/>
            <w:vAlign w:val="center"/>
            <w:tcPrChange w:id="273" w:author="Lucas Wendling" w:date="2013-02-19T11:23:00Z">
              <w:tcPr>
                <w:tcW w:w="4455" w:type="dxa"/>
                <w:vAlign w:val="center"/>
              </w:tcPr>
            </w:tcPrChange>
          </w:tcPr>
          <w:p w:rsidR="006910B1" w:rsidRDefault="006910B1" w:rsidP="007A628B">
            <w:pPr>
              <w:spacing w:before="100" w:beforeAutospacing="1" w:after="100" w:afterAutospacing="1"/>
              <w:rPr>
                <w:ins w:id="274" w:author="Lucas Wendling" w:date="2013-02-19T11:23:00Z"/>
                <w:rFonts w:ascii="Arial" w:hAnsi="Arial" w:cs="Arial"/>
                <w:sz w:val="16"/>
                <w:szCs w:val="16"/>
              </w:rPr>
            </w:pPr>
            <w:ins w:id="275" w:author="Lucas Wendling" w:date="2013-02-19T11:23:00Z">
              <w:r>
                <w:rPr>
                  <w:rFonts w:ascii="Arial" w:hAnsi="Arial" w:cs="Arial"/>
                  <w:sz w:val="16"/>
                  <w:szCs w:val="16"/>
                </w:rPr>
                <w:t>0</w:t>
              </w:r>
            </w:ins>
          </w:p>
        </w:tc>
      </w:tr>
      <w:tr w:rsidR="006910B1" w:rsidRPr="004B5BE2" w:rsidTr="007A628B">
        <w:tblPrEx>
          <w:tblW w:w="891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Change w:id="276" w:author="Lucas Wendling" w:date="2013-02-19T11:23:00Z">
            <w:tblPrEx>
              <w:tblW w:w="891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blPrExChange>
        </w:tblPrEx>
        <w:trPr>
          <w:trHeight w:val="341"/>
          <w:ins w:id="277" w:author="Lucas Wendling" w:date="2013-02-19T11:23:00Z"/>
          <w:trPrChange w:id="278" w:author="Lucas Wendling" w:date="2013-02-19T11:23:00Z">
            <w:trPr>
              <w:trHeight w:val="341"/>
            </w:trPr>
          </w:trPrChange>
        </w:trPr>
        <w:tc>
          <w:tcPr>
            <w:tcW w:w="4455" w:type="dxa"/>
            <w:vAlign w:val="center"/>
            <w:tcPrChange w:id="279" w:author="Lucas Wendling" w:date="2013-02-19T11:23:00Z">
              <w:tcPr>
                <w:tcW w:w="4455" w:type="dxa"/>
                <w:vAlign w:val="bottom"/>
              </w:tcPr>
            </w:tcPrChange>
          </w:tcPr>
          <w:p w:rsidR="006910B1" w:rsidRPr="006910B1" w:rsidRDefault="006910B1">
            <w:pPr>
              <w:rPr>
                <w:ins w:id="280" w:author="Lucas Wendling" w:date="2013-02-19T11:23:00Z"/>
                <w:rFonts w:ascii="Arial" w:hAnsi="Arial" w:cs="Arial"/>
                <w:sz w:val="16"/>
                <w:szCs w:val="16"/>
                <w:rPrChange w:id="281" w:author="Lucas Wendling" w:date="2013-02-19T11:23:00Z">
                  <w:rPr>
                    <w:ins w:id="282" w:author="Lucas Wendling" w:date="2013-02-19T11:23:00Z"/>
                    <w:rFonts w:ascii="Calibri" w:hAnsi="Calibri"/>
                    <w:color w:val="000000"/>
                    <w:sz w:val="22"/>
                    <w:szCs w:val="22"/>
                  </w:rPr>
                </w:rPrChange>
              </w:rPr>
            </w:pPr>
            <w:ins w:id="283" w:author="Lucas Wendling" w:date="2013-02-19T11:23:00Z">
              <w:r w:rsidRPr="00255B29">
                <w:rPr>
                  <w:rFonts w:ascii="Arial" w:hAnsi="Arial" w:cs="Arial"/>
                  <w:sz w:val="16"/>
                  <w:szCs w:val="16"/>
                </w:rPr>
                <w:t>DiagAssistAssyPolarity_Cnt_s08</w:t>
              </w:r>
            </w:ins>
          </w:p>
        </w:tc>
        <w:tc>
          <w:tcPr>
            <w:tcW w:w="4455" w:type="dxa"/>
            <w:vAlign w:val="center"/>
            <w:tcPrChange w:id="284" w:author="Lucas Wendling" w:date="2013-02-19T11:23:00Z">
              <w:tcPr>
                <w:tcW w:w="4455" w:type="dxa"/>
                <w:vAlign w:val="center"/>
              </w:tcPr>
            </w:tcPrChange>
          </w:tcPr>
          <w:p w:rsidR="006910B1" w:rsidRDefault="006910B1" w:rsidP="007A628B">
            <w:pPr>
              <w:spacing w:before="100" w:beforeAutospacing="1" w:after="100" w:afterAutospacing="1"/>
              <w:rPr>
                <w:ins w:id="285" w:author="Lucas Wendling" w:date="2013-02-19T11:23:00Z"/>
                <w:rFonts w:ascii="Arial" w:hAnsi="Arial" w:cs="Arial"/>
                <w:sz w:val="16"/>
                <w:szCs w:val="16"/>
              </w:rPr>
            </w:pPr>
            <w:ins w:id="286" w:author="Lucas Wendling" w:date="2013-02-19T11:23:00Z">
              <w:r>
                <w:rPr>
                  <w:rFonts w:ascii="Arial" w:hAnsi="Arial" w:cs="Arial"/>
                  <w:sz w:val="16"/>
                  <w:szCs w:val="16"/>
                </w:rPr>
                <w:t>0</w:t>
              </w:r>
            </w:ins>
          </w:p>
        </w:tc>
      </w:tr>
    </w:tbl>
    <w:p w:rsidR="002C03D8" w:rsidRPr="002C03D8" w:rsidRDefault="002C03D8" w:rsidP="002C03D8"/>
    <w:p w:rsidR="004A781C" w:rsidRDefault="004A781C">
      <w:pPr>
        <w:pStyle w:val="Heading2"/>
      </w:pPr>
      <w:r>
        <w:t>Initialization Functions</w:t>
      </w:r>
    </w:p>
    <w:p w:rsidR="004A781C" w:rsidRDefault="004A781C">
      <w:pPr>
        <w:pStyle w:val="Heading3"/>
      </w:pPr>
      <w:proofErr w:type="spellStart"/>
      <w:r>
        <w:t>Init</w:t>
      </w:r>
      <w:proofErr w:type="spellEnd"/>
      <w:r>
        <w:t xml:space="preserve">: </w:t>
      </w:r>
      <w:fldSimple w:instr=" DOCPROPERTY &quot;Module Name&quot;  \* MERGEFORMAT ">
        <w:r w:rsidR="007C3377">
          <w:t>Polarity</w:t>
        </w:r>
      </w:fldSimple>
      <w:r>
        <w:t>_</w:t>
      </w:r>
      <w:r w:rsidR="007C3377">
        <w:t>Init</w:t>
      </w:r>
      <w:r w:rsidR="006A4D66">
        <w:t>1</w:t>
      </w:r>
    </w:p>
    <w:p w:rsidR="004A781C" w:rsidRDefault="004A781C">
      <w:pPr>
        <w:pStyle w:val="Heading4"/>
      </w:pPr>
      <w:r>
        <w:t>Design Rationale</w:t>
      </w:r>
    </w:p>
    <w:p w:rsidR="00930CD6" w:rsidRPr="00930CD6" w:rsidRDefault="00930CD6" w:rsidP="00930CD6">
      <w:r>
        <w:t xml:space="preserve">During cold initialization, set all output ports to their values based on the stored polarity calibration. </w:t>
      </w:r>
    </w:p>
    <w:p w:rsidR="004A781C" w:rsidRDefault="00F020B6">
      <w:pPr>
        <w:pStyle w:val="Heading4"/>
      </w:pPr>
      <w:r>
        <w:t>Program Flow Start</w:t>
      </w:r>
    </w:p>
    <w:p w:rsidR="004A781C" w:rsidRDefault="00F020B6">
      <w:r>
        <w:t>N/A</w:t>
      </w:r>
    </w:p>
    <w:p w:rsidR="00F020B6" w:rsidRDefault="00F020B6">
      <w:pPr>
        <w:pStyle w:val="Heading4"/>
      </w:pPr>
      <w:r>
        <w:t>Store Module Inputs to Local Copies</w:t>
      </w:r>
    </w:p>
    <w:p w:rsidR="00F020B6" w:rsidRPr="00F020B6" w:rsidRDefault="00F020B6" w:rsidP="00F020B6">
      <w:r>
        <w:t>N/A</w:t>
      </w:r>
    </w:p>
    <w:p w:rsidR="00F020B6" w:rsidRDefault="00F020B6">
      <w:pPr>
        <w:pStyle w:val="Heading4"/>
      </w:pPr>
      <w:del w:id="287" w:author="Lucas Wendling" w:date="2013-02-19T12:13:00Z">
        <w:r w:rsidDel="00770379">
          <w:lastRenderedPageBreak/>
          <w:delText>(</w:delText>
        </w:r>
      </w:del>
      <w:r>
        <w:t>Processing</w:t>
      </w:r>
      <w:del w:id="288" w:author="Lucas Wendling" w:date="2013-02-19T12:13:00Z">
        <w:r w:rsidDel="00770379">
          <w:delText xml:space="preserve"> of function)…..</w:delText>
        </w:r>
      </w:del>
    </w:p>
    <w:p w:rsidR="00F020B6" w:rsidRDefault="00770379" w:rsidP="00C74AC9">
      <w:pPr>
        <w:jc w:val="center"/>
      </w:pPr>
      <w:r>
        <w:object w:dxaOrig="5816" w:dyaOrig="6671">
          <v:shape id="_x0000_i1028" type="#_x0000_t75" style="width:291.3pt;height:276pt" o:ole="">
            <v:imagedata r:id="rId13" o:title=""/>
          </v:shape>
          <o:OLEObject Type="Embed" ProgID="Visio.Drawing.11" ShapeID="_x0000_i1028" DrawAspect="Content" ObjectID="_1422785010" r:id="rId14"/>
        </w:object>
      </w:r>
    </w:p>
    <w:p w:rsidR="0075558B" w:rsidRPr="00F020B6" w:rsidRDefault="002C764B" w:rsidP="00C74AC9">
      <w:pPr>
        <w:jc w:val="center"/>
      </w:pPr>
      <w:del w:id="289" w:author="Lucas Wendling" w:date="2013-02-19T12:13:00Z">
        <w:r w:rsidDel="00770379">
          <w:object w:dxaOrig="9010" w:dyaOrig="8931">
            <v:shape id="_x0000_i1025" type="#_x0000_t75" style="width:434.5pt;height:429.95pt" o:ole="">
              <v:imagedata r:id="rId15" o:title=""/>
            </v:shape>
            <o:OLEObject Type="Embed" ProgID="Visio.Drawing.11" ShapeID="_x0000_i1025" DrawAspect="Content" ObjectID="_1422785011" r:id="rId16"/>
          </w:object>
        </w:r>
      </w:del>
    </w:p>
    <w:p w:rsidR="00F020B6" w:rsidRDefault="00F020B6" w:rsidP="00F020B6">
      <w:pPr>
        <w:pStyle w:val="Heading4"/>
      </w:pPr>
      <w:r>
        <w:t>Store Local copy of outputs into Module Outputs</w:t>
      </w:r>
    </w:p>
    <w:p w:rsidR="00F020B6" w:rsidRPr="00F020B6" w:rsidRDefault="00F020B6" w:rsidP="00F020B6">
      <w:r>
        <w:t>N/A</w:t>
      </w:r>
    </w:p>
    <w:p w:rsidR="00F020B6" w:rsidRDefault="00F020B6" w:rsidP="00F020B6">
      <w:pPr>
        <w:pStyle w:val="Heading4"/>
      </w:pPr>
      <w:r>
        <w:t>Program Flow End</w:t>
      </w:r>
    </w:p>
    <w:p w:rsidR="00F020B6" w:rsidRDefault="00F020B6" w:rsidP="00F020B6">
      <w:pPr>
        <w:rPr>
          <w:ins w:id="290" w:author="Lucas Wendling" w:date="2013-02-19T12:18:00Z"/>
        </w:rPr>
      </w:pPr>
      <w:r>
        <w:t>N/A</w:t>
      </w:r>
    </w:p>
    <w:p w:rsidR="007F7C84" w:rsidRDefault="007F7C84" w:rsidP="00F020B6">
      <w:pPr>
        <w:rPr>
          <w:ins w:id="291" w:author="Lucas Wendling" w:date="2013-02-19T12:18:00Z"/>
        </w:rPr>
      </w:pPr>
    </w:p>
    <w:p w:rsidR="007F7C84" w:rsidRDefault="007F7C84" w:rsidP="007F7C84">
      <w:pPr>
        <w:pStyle w:val="Heading2"/>
        <w:rPr>
          <w:ins w:id="292" w:author="Lucas Wendling" w:date="2013-02-19T12:19:00Z"/>
        </w:rPr>
      </w:pPr>
      <w:ins w:id="293" w:author="Lucas Wendling" w:date="2013-02-19T12:19:00Z">
        <w:r>
          <w:t>Periodic Functions</w:t>
        </w:r>
      </w:ins>
    </w:p>
    <w:p w:rsidR="007F7C84" w:rsidRDefault="007F7C84" w:rsidP="007F7C84">
      <w:pPr>
        <w:pStyle w:val="Heading3"/>
        <w:rPr>
          <w:ins w:id="294" w:author="Lucas Wendling" w:date="2013-02-19T12:19:00Z"/>
        </w:rPr>
      </w:pPr>
      <w:ins w:id="295" w:author="Lucas Wendling" w:date="2013-02-19T12:19:00Z">
        <w:r>
          <w:t xml:space="preserve">Per: </w:t>
        </w:r>
        <w:r>
          <w:fldChar w:fldCharType="begin"/>
        </w:r>
        <w:r>
          <w:instrText xml:space="preserve"> DOCPROPERTY "Module Name"  \* MERGEFORMAT </w:instrText>
        </w:r>
        <w:r>
          <w:fldChar w:fldCharType="separate"/>
        </w:r>
        <w:r>
          <w:t>Polarity</w:t>
        </w:r>
        <w:r>
          <w:fldChar w:fldCharType="end"/>
        </w:r>
        <w:r>
          <w:t>_Per1</w:t>
        </w:r>
      </w:ins>
    </w:p>
    <w:p w:rsidR="007F7C84" w:rsidRDefault="007F7C84" w:rsidP="007F7C84">
      <w:pPr>
        <w:pStyle w:val="Heading4"/>
        <w:rPr>
          <w:ins w:id="296" w:author="Lucas Wendling" w:date="2013-02-19T12:19:00Z"/>
        </w:rPr>
      </w:pPr>
      <w:ins w:id="297" w:author="Lucas Wendling" w:date="2013-02-19T12:19:00Z">
        <w:r>
          <w:t>Design Rationale</w:t>
        </w:r>
      </w:ins>
    </w:p>
    <w:p w:rsidR="007F7C84" w:rsidRDefault="007F7C84" w:rsidP="007F7C84">
      <w:pPr>
        <w:rPr>
          <w:ins w:id="298" w:author="Lucas Wendling" w:date="2013-02-19T12:19:00Z"/>
        </w:rPr>
      </w:pPr>
      <w:ins w:id="299" w:author="Lucas Wendling" w:date="2013-02-19T12:20:00Z">
        <w:r>
          <w:t xml:space="preserve">This function is checking the polarity signals sent out to the application against the redundantly stored polarity </w:t>
        </w:r>
        <w:proofErr w:type="spellStart"/>
        <w:r>
          <w:t>bitfield</w:t>
        </w:r>
        <w:proofErr w:type="spellEnd"/>
        <w:r>
          <w:t xml:space="preserve">.  </w:t>
        </w:r>
      </w:ins>
      <w:ins w:id="300" w:author="Lucas Wendling" w:date="2013-02-19T12:23:00Z">
        <w:r>
          <w:t xml:space="preserve">The </w:t>
        </w:r>
      </w:ins>
      <w:ins w:id="301" w:author="Lucas Wendling" w:date="2013-02-19T12:21:00Z">
        <w:r>
          <w:t>polarity outputs need to be fed back into this module as an input to insure the check is done on the exact memory locations that are being used during run-time to compute the polarity adjusted signals.</w:t>
        </w:r>
      </w:ins>
    </w:p>
    <w:p w:rsidR="007F7C84" w:rsidRDefault="007F7C84" w:rsidP="007F7C84">
      <w:pPr>
        <w:pStyle w:val="Heading4"/>
        <w:rPr>
          <w:ins w:id="302" w:author="Lucas Wendling" w:date="2013-02-19T12:19:00Z"/>
        </w:rPr>
      </w:pPr>
      <w:ins w:id="303" w:author="Lucas Wendling" w:date="2013-02-19T12:19:00Z">
        <w:r>
          <w:t>Program Flow Start</w:t>
        </w:r>
      </w:ins>
    </w:p>
    <w:p w:rsidR="007F7C84" w:rsidRDefault="001D2718" w:rsidP="007F7C84">
      <w:pPr>
        <w:rPr>
          <w:ins w:id="304" w:author="Lucas Wendling" w:date="2013-02-19T12:19:00Z"/>
        </w:rPr>
      </w:pPr>
      <w:ins w:id="305" w:author="Lucas Wendling" w:date="2013-02-19T12:33:00Z">
        <w:r w:rsidRPr="001D2718">
          <w:t>Rte_Call_Polarity_Per1_CP0_</w:t>
        </w:r>
        <w:proofErr w:type="gramStart"/>
        <w:r w:rsidRPr="001D2718">
          <w:t>CheckpointReached</w:t>
        </w:r>
        <w:r>
          <w:t>()</w:t>
        </w:r>
      </w:ins>
      <w:proofErr w:type="gramEnd"/>
    </w:p>
    <w:p w:rsidR="007F7C84" w:rsidRDefault="007F7C84" w:rsidP="007F7C84">
      <w:pPr>
        <w:pStyle w:val="Heading4"/>
        <w:rPr>
          <w:ins w:id="306" w:author="Lucas Wendling" w:date="2013-02-19T12:19:00Z"/>
        </w:rPr>
      </w:pPr>
      <w:ins w:id="307" w:author="Lucas Wendling" w:date="2013-02-19T12:19:00Z">
        <w:r>
          <w:lastRenderedPageBreak/>
          <w:t>Store Module Inputs to Local copies</w:t>
        </w:r>
      </w:ins>
    </w:p>
    <w:p w:rsidR="002308F3" w:rsidRPr="002308F3" w:rsidRDefault="002308F3" w:rsidP="002308F3">
      <w:pPr>
        <w:rPr>
          <w:ins w:id="308" w:author="Lucas Wendling" w:date="2013-02-19T12:36:00Z"/>
          <w:sz w:val="16"/>
          <w:szCs w:val="16"/>
          <w:rPrChange w:id="309" w:author="Lucas Wendling" w:date="2013-02-19T12:36:00Z">
            <w:rPr>
              <w:ins w:id="310" w:author="Lucas Wendling" w:date="2013-02-19T12:36:00Z"/>
            </w:rPr>
          </w:rPrChange>
        </w:rPr>
      </w:pPr>
      <w:ins w:id="311" w:author="Lucas Wendling" w:date="2013-02-19T12:36:00Z">
        <w:r w:rsidRPr="002308F3">
          <w:rPr>
            <w:i/>
            <w:sz w:val="16"/>
            <w:szCs w:val="16"/>
            <w:rPrChange w:id="312" w:author="Lucas Wendling" w:date="2013-02-19T12:36:00Z">
              <w:rPr/>
            </w:rPrChange>
          </w:rPr>
          <w:t>HwTrqPolarity_Cnt_T_s08</w:t>
        </w:r>
        <w:r w:rsidRPr="002308F3">
          <w:rPr>
            <w:sz w:val="16"/>
            <w:szCs w:val="16"/>
            <w:rPrChange w:id="313" w:author="Lucas Wendling" w:date="2013-02-19T12:36:00Z">
              <w:rPr/>
            </w:rPrChange>
          </w:rPr>
          <w:t xml:space="preserve"> = Rte_IRead_Polarity_P</w:t>
        </w:r>
        <w:r>
          <w:rPr>
            <w:sz w:val="16"/>
            <w:szCs w:val="16"/>
            <w:rPrChange w:id="314" w:author="Lucas Wendling" w:date="2013-02-19T12:36:00Z">
              <w:rPr>
                <w:sz w:val="16"/>
                <w:szCs w:val="16"/>
              </w:rPr>
            </w:rPrChange>
          </w:rPr>
          <w:t>er1_DiagHwTrqPolarity_Cnt_</w:t>
        </w:r>
        <w:proofErr w:type="gramStart"/>
        <w:r>
          <w:rPr>
            <w:sz w:val="16"/>
            <w:szCs w:val="16"/>
            <w:rPrChange w:id="315" w:author="Lucas Wendling" w:date="2013-02-19T12:36:00Z">
              <w:rPr>
                <w:sz w:val="16"/>
                <w:szCs w:val="16"/>
              </w:rPr>
            </w:rPrChange>
          </w:rPr>
          <w:t>s08()</w:t>
        </w:r>
        <w:proofErr w:type="gramEnd"/>
      </w:ins>
    </w:p>
    <w:p w:rsidR="002308F3" w:rsidRPr="002308F3" w:rsidRDefault="002308F3" w:rsidP="002308F3">
      <w:pPr>
        <w:rPr>
          <w:ins w:id="316" w:author="Lucas Wendling" w:date="2013-02-19T12:36:00Z"/>
          <w:sz w:val="16"/>
          <w:szCs w:val="16"/>
          <w:rPrChange w:id="317" w:author="Lucas Wendling" w:date="2013-02-19T12:36:00Z">
            <w:rPr>
              <w:ins w:id="318" w:author="Lucas Wendling" w:date="2013-02-19T12:36:00Z"/>
            </w:rPr>
          </w:rPrChange>
        </w:rPr>
      </w:pPr>
      <w:ins w:id="319" w:author="Lucas Wendling" w:date="2013-02-19T12:36:00Z">
        <w:r w:rsidRPr="002308F3">
          <w:rPr>
            <w:i/>
            <w:sz w:val="16"/>
            <w:szCs w:val="16"/>
            <w:rPrChange w:id="320" w:author="Lucas Wendling" w:date="2013-02-19T12:36:00Z">
              <w:rPr/>
            </w:rPrChange>
          </w:rPr>
          <w:t>HwPosPolarity_Cnt_T_s08</w:t>
        </w:r>
        <w:r w:rsidRPr="002308F3">
          <w:rPr>
            <w:sz w:val="16"/>
            <w:szCs w:val="16"/>
            <w:rPrChange w:id="321" w:author="Lucas Wendling" w:date="2013-02-19T12:36:00Z">
              <w:rPr/>
            </w:rPrChange>
          </w:rPr>
          <w:t xml:space="preserve"> = Rte_IRead_Polarity_Per1_Dia</w:t>
        </w:r>
        <w:r>
          <w:rPr>
            <w:sz w:val="16"/>
            <w:szCs w:val="16"/>
            <w:rPrChange w:id="322" w:author="Lucas Wendling" w:date="2013-02-19T12:36:00Z">
              <w:rPr>
                <w:sz w:val="16"/>
                <w:szCs w:val="16"/>
              </w:rPr>
            </w:rPrChange>
          </w:rPr>
          <w:t>gHwPosPolarity_Cnt_</w:t>
        </w:r>
        <w:proofErr w:type="gramStart"/>
        <w:r>
          <w:rPr>
            <w:sz w:val="16"/>
            <w:szCs w:val="16"/>
            <w:rPrChange w:id="323" w:author="Lucas Wendling" w:date="2013-02-19T12:36:00Z">
              <w:rPr>
                <w:sz w:val="16"/>
                <w:szCs w:val="16"/>
              </w:rPr>
            </w:rPrChange>
          </w:rPr>
          <w:t>s08()</w:t>
        </w:r>
        <w:proofErr w:type="gramEnd"/>
      </w:ins>
    </w:p>
    <w:p w:rsidR="002308F3" w:rsidRPr="002308F3" w:rsidRDefault="002308F3" w:rsidP="002308F3">
      <w:pPr>
        <w:rPr>
          <w:ins w:id="324" w:author="Lucas Wendling" w:date="2013-02-19T12:36:00Z"/>
          <w:sz w:val="16"/>
          <w:szCs w:val="16"/>
          <w:rPrChange w:id="325" w:author="Lucas Wendling" w:date="2013-02-19T12:36:00Z">
            <w:rPr>
              <w:ins w:id="326" w:author="Lucas Wendling" w:date="2013-02-19T12:36:00Z"/>
            </w:rPr>
          </w:rPrChange>
        </w:rPr>
      </w:pPr>
      <w:ins w:id="327" w:author="Lucas Wendling" w:date="2013-02-19T12:36:00Z">
        <w:r w:rsidRPr="002308F3">
          <w:rPr>
            <w:i/>
            <w:sz w:val="16"/>
            <w:szCs w:val="16"/>
            <w:rPrChange w:id="328" w:author="Lucas Wendling" w:date="2013-02-19T12:36:00Z">
              <w:rPr/>
            </w:rPrChange>
          </w:rPr>
          <w:t>MtrPosPolarity_Cnt_T_s08</w:t>
        </w:r>
        <w:r w:rsidRPr="002308F3">
          <w:rPr>
            <w:sz w:val="16"/>
            <w:szCs w:val="16"/>
            <w:rPrChange w:id="329" w:author="Lucas Wendling" w:date="2013-02-19T12:36:00Z">
              <w:rPr/>
            </w:rPrChange>
          </w:rPr>
          <w:t xml:space="preserve"> = Rte_IRead_Polarity_Pe</w:t>
        </w:r>
        <w:r>
          <w:rPr>
            <w:sz w:val="16"/>
            <w:szCs w:val="16"/>
            <w:rPrChange w:id="330" w:author="Lucas Wendling" w:date="2013-02-19T12:36:00Z">
              <w:rPr>
                <w:sz w:val="16"/>
                <w:szCs w:val="16"/>
              </w:rPr>
            </w:rPrChange>
          </w:rPr>
          <w:t>r1_DiagMtrPosPolarity_Cnt_</w:t>
        </w:r>
        <w:proofErr w:type="gramStart"/>
        <w:r>
          <w:rPr>
            <w:sz w:val="16"/>
            <w:szCs w:val="16"/>
            <w:rPrChange w:id="331" w:author="Lucas Wendling" w:date="2013-02-19T12:36:00Z">
              <w:rPr>
                <w:sz w:val="16"/>
                <w:szCs w:val="16"/>
              </w:rPr>
            </w:rPrChange>
          </w:rPr>
          <w:t>s08()</w:t>
        </w:r>
        <w:proofErr w:type="gramEnd"/>
      </w:ins>
    </w:p>
    <w:p w:rsidR="002308F3" w:rsidRPr="002308F3" w:rsidRDefault="002308F3" w:rsidP="002308F3">
      <w:pPr>
        <w:rPr>
          <w:ins w:id="332" w:author="Lucas Wendling" w:date="2013-02-19T12:36:00Z"/>
          <w:sz w:val="16"/>
          <w:szCs w:val="16"/>
          <w:rPrChange w:id="333" w:author="Lucas Wendling" w:date="2013-02-19T12:36:00Z">
            <w:rPr>
              <w:ins w:id="334" w:author="Lucas Wendling" w:date="2013-02-19T12:36:00Z"/>
            </w:rPr>
          </w:rPrChange>
        </w:rPr>
      </w:pPr>
      <w:ins w:id="335" w:author="Lucas Wendling" w:date="2013-02-19T12:36:00Z">
        <w:r w:rsidRPr="002308F3">
          <w:rPr>
            <w:i/>
            <w:sz w:val="16"/>
            <w:szCs w:val="16"/>
            <w:rPrChange w:id="336" w:author="Lucas Wendling" w:date="2013-02-19T12:36:00Z">
              <w:rPr/>
            </w:rPrChange>
          </w:rPr>
          <w:t>MtrVelPolarity_Cnt_T_s08</w:t>
        </w:r>
        <w:r w:rsidRPr="002308F3">
          <w:rPr>
            <w:sz w:val="16"/>
            <w:szCs w:val="16"/>
            <w:rPrChange w:id="337" w:author="Lucas Wendling" w:date="2013-02-19T12:36:00Z">
              <w:rPr/>
            </w:rPrChange>
          </w:rPr>
          <w:t xml:space="preserve"> = Rte_IRead_Polarity_Pe</w:t>
        </w:r>
        <w:r>
          <w:rPr>
            <w:sz w:val="16"/>
            <w:szCs w:val="16"/>
            <w:rPrChange w:id="338" w:author="Lucas Wendling" w:date="2013-02-19T12:36:00Z">
              <w:rPr>
                <w:sz w:val="16"/>
                <w:szCs w:val="16"/>
              </w:rPr>
            </w:rPrChange>
          </w:rPr>
          <w:t>r1_DiagMtrVelPolarity_Cnt_</w:t>
        </w:r>
        <w:proofErr w:type="gramStart"/>
        <w:r>
          <w:rPr>
            <w:sz w:val="16"/>
            <w:szCs w:val="16"/>
            <w:rPrChange w:id="339" w:author="Lucas Wendling" w:date="2013-02-19T12:36:00Z">
              <w:rPr>
                <w:sz w:val="16"/>
                <w:szCs w:val="16"/>
              </w:rPr>
            </w:rPrChange>
          </w:rPr>
          <w:t>s08()</w:t>
        </w:r>
        <w:proofErr w:type="gramEnd"/>
      </w:ins>
    </w:p>
    <w:p w:rsidR="002308F3" w:rsidRPr="002308F3" w:rsidRDefault="002308F3" w:rsidP="002308F3">
      <w:pPr>
        <w:rPr>
          <w:ins w:id="340" w:author="Lucas Wendling" w:date="2013-02-19T12:36:00Z"/>
          <w:sz w:val="16"/>
          <w:szCs w:val="16"/>
          <w:rPrChange w:id="341" w:author="Lucas Wendling" w:date="2013-02-19T12:36:00Z">
            <w:rPr>
              <w:ins w:id="342" w:author="Lucas Wendling" w:date="2013-02-19T12:36:00Z"/>
            </w:rPr>
          </w:rPrChange>
        </w:rPr>
      </w:pPr>
      <w:ins w:id="343" w:author="Lucas Wendling" w:date="2013-02-19T12:36:00Z">
        <w:r w:rsidRPr="002308F3">
          <w:rPr>
            <w:i/>
            <w:sz w:val="16"/>
            <w:szCs w:val="16"/>
            <w:rPrChange w:id="344" w:author="Lucas Wendling" w:date="2013-02-19T12:37:00Z">
              <w:rPr/>
            </w:rPrChange>
          </w:rPr>
          <w:t>AssistAssyPolarity_Cnt_T_s08</w:t>
        </w:r>
        <w:r w:rsidRPr="002308F3">
          <w:rPr>
            <w:sz w:val="16"/>
            <w:szCs w:val="16"/>
            <w:rPrChange w:id="345" w:author="Lucas Wendling" w:date="2013-02-19T12:36:00Z">
              <w:rPr/>
            </w:rPrChange>
          </w:rPr>
          <w:t xml:space="preserve"> = Rte_IRead_Polarity_Per1_DiagAssist</w:t>
        </w:r>
        <w:r>
          <w:rPr>
            <w:sz w:val="16"/>
            <w:szCs w:val="16"/>
            <w:rPrChange w:id="346" w:author="Lucas Wendling" w:date="2013-02-19T12:36:00Z">
              <w:rPr>
                <w:sz w:val="16"/>
                <w:szCs w:val="16"/>
              </w:rPr>
            </w:rPrChange>
          </w:rPr>
          <w:t>AssyPolarity_Cnt_</w:t>
        </w:r>
        <w:proofErr w:type="gramStart"/>
        <w:r>
          <w:rPr>
            <w:sz w:val="16"/>
            <w:szCs w:val="16"/>
            <w:rPrChange w:id="347" w:author="Lucas Wendling" w:date="2013-02-19T12:36:00Z">
              <w:rPr>
                <w:sz w:val="16"/>
                <w:szCs w:val="16"/>
              </w:rPr>
            </w:rPrChange>
          </w:rPr>
          <w:t>s08()</w:t>
        </w:r>
        <w:proofErr w:type="gramEnd"/>
      </w:ins>
    </w:p>
    <w:p w:rsidR="007F7C84" w:rsidRPr="002308F3" w:rsidRDefault="002308F3" w:rsidP="002308F3">
      <w:pPr>
        <w:rPr>
          <w:ins w:id="348" w:author="Lucas Wendling" w:date="2013-02-19T12:19:00Z"/>
          <w:sz w:val="16"/>
          <w:szCs w:val="16"/>
          <w:rPrChange w:id="349" w:author="Lucas Wendling" w:date="2013-02-19T12:36:00Z">
            <w:rPr>
              <w:ins w:id="350" w:author="Lucas Wendling" w:date="2013-02-19T12:19:00Z"/>
            </w:rPr>
          </w:rPrChange>
        </w:rPr>
      </w:pPr>
      <w:ins w:id="351" w:author="Lucas Wendling" w:date="2013-02-19T12:36:00Z">
        <w:r w:rsidRPr="002308F3">
          <w:rPr>
            <w:i/>
            <w:sz w:val="16"/>
            <w:szCs w:val="16"/>
            <w:rPrChange w:id="352" w:author="Lucas Wendling" w:date="2013-02-19T12:37:00Z">
              <w:rPr/>
            </w:rPrChange>
          </w:rPr>
          <w:t>MtrElecMechPolarity_Cnt_T_s08</w:t>
        </w:r>
        <w:r w:rsidRPr="002308F3">
          <w:rPr>
            <w:sz w:val="16"/>
            <w:szCs w:val="16"/>
            <w:rPrChange w:id="353" w:author="Lucas Wendling" w:date="2013-02-19T12:36:00Z">
              <w:rPr/>
            </w:rPrChange>
          </w:rPr>
          <w:t xml:space="preserve"> = Rte_IRead_Polarity_Per1_Di</w:t>
        </w:r>
        <w:r>
          <w:rPr>
            <w:sz w:val="16"/>
            <w:szCs w:val="16"/>
            <w:rPrChange w:id="354" w:author="Lucas Wendling" w:date="2013-02-19T12:36:00Z">
              <w:rPr>
                <w:sz w:val="16"/>
                <w:szCs w:val="16"/>
              </w:rPr>
            </w:rPrChange>
          </w:rPr>
          <w:t>agMtrElecMechPolarity_Cnt_</w:t>
        </w:r>
        <w:proofErr w:type="gramStart"/>
        <w:r>
          <w:rPr>
            <w:sz w:val="16"/>
            <w:szCs w:val="16"/>
            <w:rPrChange w:id="355" w:author="Lucas Wendling" w:date="2013-02-19T12:36:00Z">
              <w:rPr>
                <w:sz w:val="16"/>
                <w:szCs w:val="16"/>
              </w:rPr>
            </w:rPrChange>
          </w:rPr>
          <w:t>s08()</w:t>
        </w:r>
      </w:ins>
      <w:proofErr w:type="gramEnd"/>
    </w:p>
    <w:p w:rsidR="007F7C84" w:rsidRDefault="007F7C84" w:rsidP="007F7C84">
      <w:pPr>
        <w:pStyle w:val="Heading4"/>
        <w:rPr>
          <w:ins w:id="356" w:author="Lucas Wendling" w:date="2013-02-19T12:19:00Z"/>
        </w:rPr>
      </w:pPr>
      <w:ins w:id="357" w:author="Lucas Wendling" w:date="2013-02-19T12:19:00Z">
        <w:r>
          <w:t>Processing</w:t>
        </w:r>
      </w:ins>
    </w:p>
    <w:p w:rsidR="007F7C84" w:rsidRDefault="00AD21AF" w:rsidP="007A628B">
      <w:pPr>
        <w:jc w:val="center"/>
        <w:rPr>
          <w:ins w:id="358" w:author="Lucas Wendling" w:date="2013-02-19T12:19:00Z"/>
        </w:rPr>
        <w:pPrChange w:id="359" w:author="Lucas Wendling" w:date="2013-02-19T12:47:00Z">
          <w:pPr/>
        </w:pPrChange>
      </w:pPr>
      <w:ins w:id="360" w:author="Lucas Wendling" w:date="2013-02-19T12:47:00Z">
        <w:r>
          <w:object w:dxaOrig="14073" w:dyaOrig="8925">
            <v:shape id="_x0000_i1029" type="#_x0000_t75" style="width:405.95pt;height:212.7pt" o:ole="">
              <v:imagedata r:id="rId17" o:title=""/>
            </v:shape>
            <o:OLEObject Type="Embed" ProgID="Visio.Drawing.11" ShapeID="_x0000_i1029" DrawAspect="Content" ObjectID="_1422785012" r:id="rId18"/>
          </w:object>
        </w:r>
      </w:ins>
    </w:p>
    <w:p w:rsidR="007F7C84" w:rsidRDefault="007F7C84" w:rsidP="007F7C84">
      <w:pPr>
        <w:pStyle w:val="Heading4"/>
        <w:rPr>
          <w:ins w:id="361" w:author="Lucas Wendling" w:date="2013-02-19T12:19:00Z"/>
        </w:rPr>
      </w:pPr>
      <w:ins w:id="362" w:author="Lucas Wendling" w:date="2013-02-19T12:19:00Z">
        <w:r>
          <w:t>Store Local copy of outputs into Module Outputs</w:t>
        </w:r>
      </w:ins>
    </w:p>
    <w:p w:rsidR="007F7C84" w:rsidRDefault="00AD21AF" w:rsidP="007F7C84">
      <w:pPr>
        <w:rPr>
          <w:ins w:id="363" w:author="Lucas Wendling" w:date="2013-02-19T12:19:00Z"/>
        </w:rPr>
      </w:pPr>
      <w:ins w:id="364" w:author="Lucas Wendling" w:date="2013-02-19T13:01:00Z">
        <w:r>
          <w:t>None</w:t>
        </w:r>
      </w:ins>
    </w:p>
    <w:p w:rsidR="007F7C84" w:rsidRDefault="007F7C84" w:rsidP="007F7C84">
      <w:pPr>
        <w:pStyle w:val="Heading4"/>
        <w:rPr>
          <w:ins w:id="365" w:author="Lucas Wendling" w:date="2013-02-19T12:19:00Z"/>
        </w:rPr>
      </w:pPr>
      <w:ins w:id="366" w:author="Lucas Wendling" w:date="2013-02-19T12:19:00Z">
        <w:r>
          <w:t>Program Flow End</w:t>
        </w:r>
      </w:ins>
    </w:p>
    <w:p w:rsidR="007F7C84" w:rsidRDefault="001D2718" w:rsidP="007F7C84">
      <w:pPr>
        <w:rPr>
          <w:ins w:id="367" w:author="Lucas Wendling" w:date="2013-02-19T12:19:00Z"/>
        </w:rPr>
      </w:pPr>
      <w:ins w:id="368" w:author="Lucas Wendling" w:date="2013-02-19T12:34:00Z">
        <w:r w:rsidRPr="001D2718">
          <w:t>Rte_Call_Polarity_Per1_CP1_</w:t>
        </w:r>
        <w:proofErr w:type="gramStart"/>
        <w:r w:rsidRPr="001D2718">
          <w:t>CheckpointReached</w:t>
        </w:r>
        <w:r>
          <w:t>()</w:t>
        </w:r>
      </w:ins>
      <w:proofErr w:type="gramEnd"/>
    </w:p>
    <w:p w:rsidR="007F7C84" w:rsidRPr="00F020B6" w:rsidRDefault="007F7C84" w:rsidP="00F020B6"/>
    <w:p w:rsidR="00203C0F" w:rsidRDefault="00203C0F">
      <w:pPr>
        <w:spacing w:after="0"/>
      </w:pPr>
      <w:r>
        <w:br w:type="page"/>
      </w:r>
    </w:p>
    <w:p w:rsidR="004A781C" w:rsidDel="00A3081B" w:rsidRDefault="004A781C">
      <w:pPr>
        <w:pStyle w:val="Heading2"/>
        <w:rPr>
          <w:del w:id="369" w:author="Lucas Wendling" w:date="2013-02-19T13:01:00Z"/>
        </w:rPr>
      </w:pPr>
      <w:r>
        <w:lastRenderedPageBreak/>
        <w:t>Serial Communication Functions</w:t>
      </w:r>
    </w:p>
    <w:p w:rsidR="004A781C" w:rsidRDefault="004A781C" w:rsidP="00A3081B">
      <w:pPr>
        <w:pStyle w:val="Heading2"/>
        <w:pPrChange w:id="370" w:author="Lucas Wendling" w:date="2013-02-19T13:01:00Z">
          <w:pPr/>
        </w:pPrChange>
      </w:pPr>
      <w:del w:id="371" w:author="Lucas Wendling" w:date="2013-02-19T13:01:00Z">
        <w:r w:rsidDel="00A3081B">
          <w:delText>(Note: For multiple functions, insert new headers at the “Header 2” level – subset of “5.6 Serial Communication Functions” and follow the same sub-section design shown below)</w:delText>
        </w:r>
      </w:del>
    </w:p>
    <w:p w:rsidR="004A781C" w:rsidRDefault="004A781C">
      <w:pPr>
        <w:pStyle w:val="Heading3"/>
      </w:pPr>
      <w:proofErr w:type="spellStart"/>
      <w:r>
        <w:t>SCom</w:t>
      </w:r>
      <w:proofErr w:type="spellEnd"/>
      <w:del w:id="372" w:author="Lucas Wendling" w:date="2013-02-19T13:02:00Z">
        <w:r w:rsidDel="00BF3610">
          <w:delText>m</w:delText>
        </w:r>
      </w:del>
      <w:r>
        <w:t xml:space="preserve">: </w:t>
      </w:r>
      <w:r w:rsidR="00E06B82">
        <w:fldChar w:fldCharType="begin"/>
      </w:r>
      <w:r w:rsidR="00655ECE">
        <w:instrText xml:space="preserve"> DOCPROPERTY "Module Name"  \* MERGEFORMAT </w:instrText>
      </w:r>
      <w:r w:rsidR="00E06B82">
        <w:fldChar w:fldCharType="separate"/>
      </w:r>
      <w:proofErr w:type="spellStart"/>
      <w:r w:rsidR="006A4D66">
        <w:t>Polarity</w:t>
      </w:r>
      <w:r w:rsidR="00E06B82">
        <w:fldChar w:fldCharType="end"/>
      </w:r>
      <w:r>
        <w:t>_</w:t>
      </w:r>
      <w:r w:rsidR="006A4D66">
        <w:t>SCom</w:t>
      </w:r>
      <w:del w:id="373" w:author="Lucas Wendling" w:date="2013-02-19T13:01:00Z">
        <w:r w:rsidR="006A4D66" w:rsidDel="00BF3610">
          <w:delText>m</w:delText>
        </w:r>
      </w:del>
      <w:r w:rsidR="006A4D66">
        <w:t>_</w:t>
      </w:r>
      <w:r w:rsidR="006A4D66" w:rsidRPr="006A4D66">
        <w:t>ReadPolarity</w:t>
      </w:r>
      <w:proofErr w:type="spellEnd"/>
    </w:p>
    <w:tbl>
      <w:tblPr>
        <w:tblW w:w="9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79"/>
        <w:gridCol w:w="4179"/>
        <w:gridCol w:w="1204"/>
        <w:gridCol w:w="990"/>
        <w:gridCol w:w="990"/>
      </w:tblGrid>
      <w:tr w:rsidR="0065297E" w:rsidTr="00203C0F">
        <w:tc>
          <w:tcPr>
            <w:tcW w:w="1779" w:type="dxa"/>
          </w:tcPr>
          <w:p w:rsidR="0065297E" w:rsidRDefault="0065297E" w:rsidP="007A628B">
            <w:pPr>
              <w:spacing w:before="60"/>
              <w:rPr>
                <w:rFonts w:ascii="Arial" w:hAnsi="Arial" w:cs="Arial"/>
                <w:b/>
                <w:bCs/>
                <w:sz w:val="16"/>
              </w:rPr>
            </w:pPr>
            <w:r>
              <w:rPr>
                <w:rFonts w:ascii="Arial" w:hAnsi="Arial" w:cs="Arial"/>
                <w:b/>
                <w:bCs/>
                <w:sz w:val="16"/>
              </w:rPr>
              <w:t>Function Name</w:t>
            </w:r>
          </w:p>
        </w:tc>
        <w:tc>
          <w:tcPr>
            <w:tcW w:w="4179" w:type="dxa"/>
          </w:tcPr>
          <w:p w:rsidR="0065297E" w:rsidRDefault="0065297E" w:rsidP="007A628B">
            <w:pPr>
              <w:spacing w:before="60"/>
              <w:rPr>
                <w:rFonts w:ascii="Arial" w:hAnsi="Arial" w:cs="Arial"/>
                <w:sz w:val="16"/>
              </w:rPr>
            </w:pPr>
            <w:proofErr w:type="spellStart"/>
            <w:r w:rsidRPr="0065297E">
              <w:rPr>
                <w:rFonts w:ascii="Arial" w:hAnsi="Arial" w:cs="Arial"/>
                <w:sz w:val="16"/>
              </w:rPr>
              <w:t>Polarity_SCom_ReadPolarity</w:t>
            </w:r>
            <w:proofErr w:type="spellEnd"/>
          </w:p>
        </w:tc>
        <w:tc>
          <w:tcPr>
            <w:tcW w:w="1204" w:type="dxa"/>
            <w:shd w:val="pct30" w:color="FFFF00" w:fill="auto"/>
          </w:tcPr>
          <w:p w:rsidR="0065297E" w:rsidRDefault="0065297E" w:rsidP="007A628B">
            <w:pPr>
              <w:spacing w:before="60"/>
              <w:jc w:val="center"/>
              <w:rPr>
                <w:rFonts w:ascii="Arial" w:hAnsi="Arial" w:cs="Arial"/>
                <w:sz w:val="16"/>
              </w:rPr>
            </w:pPr>
            <w:r>
              <w:rPr>
                <w:rFonts w:ascii="Arial" w:hAnsi="Arial" w:cs="Arial"/>
                <w:sz w:val="16"/>
              </w:rPr>
              <w:t>Type</w:t>
            </w:r>
          </w:p>
        </w:tc>
        <w:tc>
          <w:tcPr>
            <w:tcW w:w="990" w:type="dxa"/>
            <w:shd w:val="pct30" w:color="FFFF00" w:fill="auto"/>
          </w:tcPr>
          <w:p w:rsidR="0065297E" w:rsidRDefault="0065297E" w:rsidP="007A628B">
            <w:pPr>
              <w:spacing w:before="60"/>
              <w:jc w:val="center"/>
              <w:rPr>
                <w:rFonts w:ascii="Arial" w:hAnsi="Arial" w:cs="Arial"/>
                <w:sz w:val="16"/>
              </w:rPr>
            </w:pPr>
            <w:r>
              <w:rPr>
                <w:rFonts w:ascii="Arial" w:hAnsi="Arial" w:cs="Arial"/>
                <w:sz w:val="16"/>
              </w:rPr>
              <w:t>Min</w:t>
            </w:r>
          </w:p>
        </w:tc>
        <w:tc>
          <w:tcPr>
            <w:tcW w:w="990" w:type="dxa"/>
            <w:shd w:val="pct30" w:color="FFFF00" w:fill="auto"/>
          </w:tcPr>
          <w:p w:rsidR="0065297E" w:rsidRDefault="0065297E" w:rsidP="007A628B">
            <w:pPr>
              <w:spacing w:before="60"/>
              <w:jc w:val="center"/>
              <w:rPr>
                <w:rFonts w:ascii="Arial" w:hAnsi="Arial" w:cs="Arial"/>
                <w:sz w:val="16"/>
              </w:rPr>
            </w:pPr>
            <w:r>
              <w:rPr>
                <w:rFonts w:ascii="Arial" w:hAnsi="Arial" w:cs="Arial"/>
                <w:sz w:val="16"/>
              </w:rPr>
              <w:t>Max</w:t>
            </w:r>
          </w:p>
        </w:tc>
      </w:tr>
      <w:tr w:rsidR="0065297E" w:rsidTr="00203C0F">
        <w:tc>
          <w:tcPr>
            <w:tcW w:w="1779" w:type="dxa"/>
          </w:tcPr>
          <w:p w:rsidR="0065297E" w:rsidRDefault="0065297E" w:rsidP="007A628B">
            <w:pPr>
              <w:spacing w:before="60"/>
              <w:rPr>
                <w:rFonts w:ascii="Arial" w:hAnsi="Arial" w:cs="Arial"/>
                <w:b/>
                <w:bCs/>
                <w:sz w:val="16"/>
              </w:rPr>
            </w:pPr>
            <w:r>
              <w:rPr>
                <w:rFonts w:ascii="Arial" w:hAnsi="Arial" w:cs="Arial"/>
                <w:b/>
                <w:bCs/>
                <w:sz w:val="16"/>
              </w:rPr>
              <w:t xml:space="preserve">Arguments Passed </w:t>
            </w:r>
          </w:p>
        </w:tc>
        <w:tc>
          <w:tcPr>
            <w:tcW w:w="4179" w:type="dxa"/>
          </w:tcPr>
          <w:p w:rsidR="0065297E" w:rsidRDefault="00BF3610" w:rsidP="007A628B">
            <w:pPr>
              <w:spacing w:before="60"/>
              <w:rPr>
                <w:rFonts w:ascii="Arial" w:hAnsi="Arial" w:cs="Arial"/>
                <w:sz w:val="16"/>
              </w:rPr>
            </w:pPr>
            <w:ins w:id="374" w:author="Lucas Wendling" w:date="2013-02-19T13:02:00Z">
              <w:r w:rsidRPr="00BF3610">
                <w:rPr>
                  <w:rFonts w:ascii="Arial" w:hAnsi="Arial" w:cs="Arial"/>
                  <w:sz w:val="16"/>
                </w:rPr>
                <w:t>Polarity_Ptr_T_b08</w:t>
              </w:r>
            </w:ins>
            <w:del w:id="375" w:author="Lucas Wendling" w:date="2013-02-19T13:02:00Z">
              <w:r w:rsidR="0065297E" w:rsidRPr="0065297E" w:rsidDel="00BF3610">
                <w:rPr>
                  <w:rFonts w:ascii="Arial" w:hAnsi="Arial" w:cs="Arial"/>
                  <w:sz w:val="16"/>
                </w:rPr>
                <w:delText>Polarity_Cnt_b16</w:delText>
              </w:r>
              <w:r w:rsidR="00940BA5" w:rsidDel="00BF3610">
                <w:rPr>
                  <w:rFonts w:ascii="Arial" w:hAnsi="Arial" w:cs="Arial"/>
                  <w:sz w:val="16"/>
                </w:rPr>
                <w:delText>*</w:delText>
              </w:r>
            </w:del>
          </w:p>
        </w:tc>
        <w:tc>
          <w:tcPr>
            <w:tcW w:w="1204" w:type="dxa"/>
          </w:tcPr>
          <w:p w:rsidR="0065297E" w:rsidRDefault="00940BA5" w:rsidP="00BF3610">
            <w:pPr>
              <w:spacing w:before="60"/>
              <w:rPr>
                <w:rFonts w:ascii="Arial" w:hAnsi="Arial" w:cs="Arial"/>
                <w:sz w:val="16"/>
              </w:rPr>
              <w:pPrChange w:id="376" w:author="Lucas Wendling" w:date="2013-02-19T13:02:00Z">
                <w:pPr>
                  <w:spacing w:before="60"/>
                </w:pPr>
              </w:pPrChange>
            </w:pPr>
            <w:del w:id="377" w:author="Lucas Wendling" w:date="2013-02-19T13:02:00Z">
              <w:r w:rsidDel="00BF3610">
                <w:rPr>
                  <w:rFonts w:ascii="Arial" w:hAnsi="Arial" w:cs="Arial"/>
                  <w:sz w:val="16"/>
                </w:rPr>
                <w:delText>Ptr to UInt16</w:delText>
              </w:r>
            </w:del>
            <w:ins w:id="378" w:author="Lucas Wendling" w:date="2013-02-19T13:02:00Z">
              <w:r w:rsidR="00BF3610">
                <w:rPr>
                  <w:rFonts w:ascii="Arial" w:hAnsi="Arial" w:cs="Arial"/>
                  <w:sz w:val="16"/>
                </w:rPr>
                <w:t>uint8 pointer</w:t>
              </w:r>
            </w:ins>
          </w:p>
        </w:tc>
        <w:tc>
          <w:tcPr>
            <w:tcW w:w="990" w:type="dxa"/>
          </w:tcPr>
          <w:p w:rsidR="0065297E" w:rsidRDefault="00466BCB" w:rsidP="007A628B">
            <w:pPr>
              <w:spacing w:before="60"/>
              <w:rPr>
                <w:rFonts w:ascii="Arial" w:hAnsi="Arial" w:cs="Arial"/>
                <w:sz w:val="16"/>
              </w:rPr>
            </w:pPr>
            <w:r>
              <w:rPr>
                <w:rFonts w:ascii="Arial" w:hAnsi="Arial" w:cs="Arial"/>
                <w:sz w:val="16"/>
              </w:rPr>
              <w:t>FULL</w:t>
            </w:r>
          </w:p>
        </w:tc>
        <w:tc>
          <w:tcPr>
            <w:tcW w:w="990" w:type="dxa"/>
          </w:tcPr>
          <w:p w:rsidR="0065297E" w:rsidRDefault="00466BCB" w:rsidP="007A628B">
            <w:pPr>
              <w:spacing w:before="60"/>
              <w:rPr>
                <w:rFonts w:ascii="Arial" w:hAnsi="Arial" w:cs="Arial"/>
                <w:sz w:val="16"/>
              </w:rPr>
            </w:pPr>
            <w:r>
              <w:rPr>
                <w:rFonts w:ascii="Arial" w:hAnsi="Arial" w:cs="Arial"/>
                <w:sz w:val="16"/>
              </w:rPr>
              <w:t>FULL</w:t>
            </w:r>
          </w:p>
        </w:tc>
      </w:tr>
      <w:tr w:rsidR="0065297E" w:rsidTr="00203C0F">
        <w:tc>
          <w:tcPr>
            <w:tcW w:w="1779" w:type="dxa"/>
          </w:tcPr>
          <w:p w:rsidR="0065297E" w:rsidRDefault="0065297E" w:rsidP="007A628B">
            <w:pPr>
              <w:spacing w:before="60"/>
              <w:rPr>
                <w:rFonts w:ascii="Arial" w:hAnsi="Arial" w:cs="Arial"/>
                <w:b/>
                <w:bCs/>
                <w:sz w:val="16"/>
              </w:rPr>
            </w:pPr>
            <w:r>
              <w:rPr>
                <w:rFonts w:ascii="Arial" w:hAnsi="Arial" w:cs="Arial"/>
                <w:b/>
                <w:bCs/>
                <w:sz w:val="16"/>
              </w:rPr>
              <w:t>Return Value</w:t>
            </w:r>
          </w:p>
        </w:tc>
        <w:tc>
          <w:tcPr>
            <w:tcW w:w="4179" w:type="dxa"/>
          </w:tcPr>
          <w:p w:rsidR="0065297E" w:rsidRDefault="004C40FC" w:rsidP="007A628B">
            <w:pPr>
              <w:spacing w:before="60"/>
              <w:rPr>
                <w:rFonts w:ascii="Arial" w:hAnsi="Arial" w:cs="Arial"/>
                <w:sz w:val="16"/>
              </w:rPr>
            </w:pPr>
            <w:r>
              <w:rPr>
                <w:rFonts w:ascii="Arial" w:hAnsi="Arial" w:cs="Arial"/>
                <w:sz w:val="16"/>
              </w:rPr>
              <w:t>N/A</w:t>
            </w:r>
          </w:p>
        </w:tc>
        <w:tc>
          <w:tcPr>
            <w:tcW w:w="1204" w:type="dxa"/>
          </w:tcPr>
          <w:p w:rsidR="0065297E" w:rsidRDefault="0065297E" w:rsidP="007A628B">
            <w:pPr>
              <w:spacing w:before="60"/>
              <w:rPr>
                <w:rFonts w:ascii="Arial" w:hAnsi="Arial" w:cs="Arial"/>
                <w:sz w:val="16"/>
              </w:rPr>
            </w:pPr>
          </w:p>
        </w:tc>
        <w:tc>
          <w:tcPr>
            <w:tcW w:w="990" w:type="dxa"/>
          </w:tcPr>
          <w:p w:rsidR="0065297E" w:rsidRDefault="0065297E" w:rsidP="007A628B">
            <w:pPr>
              <w:spacing w:before="60"/>
              <w:rPr>
                <w:rFonts w:ascii="Arial" w:hAnsi="Arial" w:cs="Arial"/>
                <w:sz w:val="16"/>
              </w:rPr>
            </w:pPr>
          </w:p>
        </w:tc>
        <w:tc>
          <w:tcPr>
            <w:tcW w:w="990" w:type="dxa"/>
          </w:tcPr>
          <w:p w:rsidR="0065297E" w:rsidRDefault="0065297E" w:rsidP="007A628B">
            <w:pPr>
              <w:spacing w:before="60"/>
              <w:rPr>
                <w:rFonts w:ascii="Arial" w:hAnsi="Arial" w:cs="Arial"/>
                <w:sz w:val="16"/>
              </w:rPr>
            </w:pPr>
          </w:p>
        </w:tc>
      </w:tr>
    </w:tbl>
    <w:p w:rsidR="0065297E" w:rsidRPr="0065297E" w:rsidRDefault="0065297E" w:rsidP="0065297E"/>
    <w:p w:rsidR="004A781C" w:rsidRDefault="004A781C">
      <w:pPr>
        <w:pStyle w:val="Heading4"/>
      </w:pPr>
      <w:r>
        <w:t>Design Rationale</w:t>
      </w:r>
    </w:p>
    <w:p w:rsidR="00930CD6" w:rsidRPr="00930CD6" w:rsidRDefault="00930CD6" w:rsidP="00930CD6">
      <w:r>
        <w:t xml:space="preserve">Read and return current polarity calibration to the testing tool. </w:t>
      </w:r>
    </w:p>
    <w:p w:rsidR="004A781C" w:rsidRDefault="004A781C">
      <w:pPr>
        <w:pStyle w:val="Heading4"/>
      </w:pPr>
      <w:r>
        <w:t>Program Flow Start</w:t>
      </w:r>
    </w:p>
    <w:p w:rsidR="004A781C" w:rsidRDefault="006A4D66">
      <w:r>
        <w:t>N/A</w:t>
      </w:r>
    </w:p>
    <w:p w:rsidR="004A781C" w:rsidRDefault="004A781C">
      <w:pPr>
        <w:pStyle w:val="Heading4"/>
      </w:pPr>
      <w:r>
        <w:t>Store Module Inputs to Local copies</w:t>
      </w:r>
    </w:p>
    <w:p w:rsidR="004A781C" w:rsidRDefault="00203C0F">
      <w:r>
        <w:t>N/A</w:t>
      </w:r>
    </w:p>
    <w:p w:rsidR="004A781C" w:rsidRDefault="00450283">
      <w:pPr>
        <w:pStyle w:val="Heading4"/>
      </w:pPr>
      <w:r>
        <w:t>(Processing of function)</w:t>
      </w:r>
    </w:p>
    <w:p w:rsidR="00450283" w:rsidRPr="00450283" w:rsidRDefault="00BF3610" w:rsidP="00203C0F">
      <w:pPr>
        <w:jc w:val="center"/>
      </w:pPr>
      <w:r>
        <w:object w:dxaOrig="4646" w:dyaOrig="1496">
          <v:shape id="_x0000_i1030" type="#_x0000_t75" style="width:231.7pt;height:74.9pt" o:ole="">
            <v:imagedata r:id="rId19" o:title=""/>
          </v:shape>
          <o:OLEObject Type="Embed" ProgID="Visio.Drawing.11" ShapeID="_x0000_i1030" DrawAspect="Content" ObjectID="_1422785013" r:id="rId20"/>
        </w:object>
      </w:r>
    </w:p>
    <w:p w:rsidR="004A781C" w:rsidRDefault="004A781C">
      <w:pPr>
        <w:pStyle w:val="Heading4"/>
      </w:pPr>
      <w:r>
        <w:t>Store Local copy of outputs into Module Outputs</w:t>
      </w:r>
    </w:p>
    <w:p w:rsidR="006A4D66" w:rsidRDefault="00203C0F" w:rsidP="008B2CDF">
      <w:r>
        <w:t>N/A</w:t>
      </w:r>
    </w:p>
    <w:p w:rsidR="004A781C" w:rsidRDefault="004A781C">
      <w:pPr>
        <w:pStyle w:val="Heading4"/>
      </w:pPr>
      <w:r>
        <w:t>Program Flow End</w:t>
      </w:r>
    </w:p>
    <w:p w:rsidR="004A781C" w:rsidRDefault="008B2CDF">
      <w:r>
        <w:t>N/A</w:t>
      </w:r>
    </w:p>
    <w:p w:rsidR="00930CD6" w:rsidRDefault="00930CD6">
      <w:pPr>
        <w:spacing w:after="0"/>
      </w:pPr>
      <w:r>
        <w:br w:type="page"/>
      </w:r>
    </w:p>
    <w:p w:rsidR="008B2CDF" w:rsidRDefault="008B2CDF" w:rsidP="008B2CDF">
      <w:pPr>
        <w:pStyle w:val="Heading3"/>
      </w:pPr>
      <w:proofErr w:type="spellStart"/>
      <w:r>
        <w:lastRenderedPageBreak/>
        <w:t>SCom</w:t>
      </w:r>
      <w:proofErr w:type="spellEnd"/>
      <w:del w:id="379" w:author="Lucas Wendling" w:date="2013-02-19T13:03:00Z">
        <w:r w:rsidDel="00BF3610">
          <w:delText>m</w:delText>
        </w:r>
      </w:del>
      <w:r>
        <w:t xml:space="preserve">: </w:t>
      </w:r>
      <w:r w:rsidR="00E06B82">
        <w:fldChar w:fldCharType="begin"/>
      </w:r>
      <w:r w:rsidR="00655ECE">
        <w:instrText xml:space="preserve"> DOCPROPERTY "Module Name"  \* MERGEFORMAT </w:instrText>
      </w:r>
      <w:r w:rsidR="00E06B82">
        <w:fldChar w:fldCharType="separate"/>
      </w:r>
      <w:proofErr w:type="spellStart"/>
      <w:r>
        <w:t>Polarity</w:t>
      </w:r>
      <w:r w:rsidR="00E06B82">
        <w:fldChar w:fldCharType="end"/>
      </w:r>
      <w:r>
        <w:t>_SCom</w:t>
      </w:r>
      <w:del w:id="380" w:author="Lucas Wendling" w:date="2013-02-19T13:03:00Z">
        <w:r w:rsidDel="00BF3610">
          <w:delText>m</w:delText>
        </w:r>
      </w:del>
      <w:r>
        <w:t>_</w:t>
      </w:r>
      <w:del w:id="381" w:author="Lucas Wendling" w:date="2013-02-19T13:04:00Z">
        <w:r w:rsidRPr="008B2CDF" w:rsidDel="00BF3610">
          <w:delText xml:space="preserve"> </w:delText>
        </w:r>
      </w:del>
      <w:r w:rsidRPr="008B2CDF">
        <w:t>SetPolarity</w:t>
      </w:r>
      <w:proofErr w:type="spellEnd"/>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96"/>
        <w:gridCol w:w="3089"/>
        <w:gridCol w:w="1171"/>
        <w:gridCol w:w="1736"/>
        <w:gridCol w:w="1736"/>
      </w:tblGrid>
      <w:tr w:rsidR="0065297E" w:rsidTr="00216114">
        <w:tc>
          <w:tcPr>
            <w:tcW w:w="1700" w:type="dxa"/>
          </w:tcPr>
          <w:p w:rsidR="0065297E" w:rsidRDefault="0065297E" w:rsidP="007A628B">
            <w:pPr>
              <w:spacing w:before="60"/>
              <w:rPr>
                <w:rFonts w:ascii="Arial" w:hAnsi="Arial" w:cs="Arial"/>
                <w:b/>
                <w:bCs/>
                <w:sz w:val="16"/>
              </w:rPr>
            </w:pPr>
            <w:r>
              <w:rPr>
                <w:rFonts w:ascii="Arial" w:hAnsi="Arial" w:cs="Arial"/>
                <w:b/>
                <w:bCs/>
                <w:sz w:val="16"/>
              </w:rPr>
              <w:t>Function Name</w:t>
            </w:r>
          </w:p>
        </w:tc>
        <w:tc>
          <w:tcPr>
            <w:tcW w:w="3952" w:type="dxa"/>
          </w:tcPr>
          <w:p w:rsidR="0065297E" w:rsidRDefault="0065297E" w:rsidP="007A628B">
            <w:pPr>
              <w:spacing w:before="60"/>
              <w:rPr>
                <w:rFonts w:ascii="Arial" w:hAnsi="Arial" w:cs="Arial"/>
                <w:sz w:val="16"/>
              </w:rPr>
            </w:pPr>
            <w:proofErr w:type="spellStart"/>
            <w:r w:rsidRPr="0065297E">
              <w:rPr>
                <w:rFonts w:ascii="Arial" w:hAnsi="Arial" w:cs="Arial"/>
                <w:sz w:val="16"/>
              </w:rPr>
              <w:t>Polarity_SCom_SetPolarity</w:t>
            </w:r>
            <w:proofErr w:type="spellEnd"/>
          </w:p>
        </w:tc>
        <w:tc>
          <w:tcPr>
            <w:tcW w:w="1382" w:type="dxa"/>
            <w:shd w:val="pct30" w:color="FFFF00" w:fill="auto"/>
          </w:tcPr>
          <w:p w:rsidR="0065297E" w:rsidRDefault="0065297E" w:rsidP="007A628B">
            <w:pPr>
              <w:spacing w:before="60"/>
              <w:jc w:val="center"/>
              <w:rPr>
                <w:rFonts w:ascii="Arial" w:hAnsi="Arial" w:cs="Arial"/>
                <w:sz w:val="16"/>
              </w:rPr>
            </w:pPr>
            <w:r>
              <w:rPr>
                <w:rFonts w:ascii="Arial" w:hAnsi="Arial" w:cs="Arial"/>
                <w:sz w:val="16"/>
              </w:rPr>
              <w:t>Type</w:t>
            </w:r>
          </w:p>
        </w:tc>
        <w:tc>
          <w:tcPr>
            <w:tcW w:w="947" w:type="dxa"/>
            <w:shd w:val="pct30" w:color="FFFF00" w:fill="auto"/>
          </w:tcPr>
          <w:p w:rsidR="0065297E" w:rsidRDefault="0065297E" w:rsidP="007A628B">
            <w:pPr>
              <w:spacing w:before="60"/>
              <w:jc w:val="center"/>
              <w:rPr>
                <w:rFonts w:ascii="Arial" w:hAnsi="Arial" w:cs="Arial"/>
                <w:sz w:val="16"/>
              </w:rPr>
            </w:pPr>
            <w:r>
              <w:rPr>
                <w:rFonts w:ascii="Arial" w:hAnsi="Arial" w:cs="Arial"/>
                <w:sz w:val="16"/>
              </w:rPr>
              <w:t>Min</w:t>
            </w:r>
          </w:p>
        </w:tc>
        <w:tc>
          <w:tcPr>
            <w:tcW w:w="947" w:type="dxa"/>
            <w:shd w:val="pct30" w:color="FFFF00" w:fill="auto"/>
          </w:tcPr>
          <w:p w:rsidR="0065297E" w:rsidRDefault="0065297E" w:rsidP="007A628B">
            <w:pPr>
              <w:spacing w:before="60"/>
              <w:jc w:val="center"/>
              <w:rPr>
                <w:rFonts w:ascii="Arial" w:hAnsi="Arial" w:cs="Arial"/>
                <w:sz w:val="16"/>
              </w:rPr>
            </w:pPr>
            <w:r>
              <w:rPr>
                <w:rFonts w:ascii="Arial" w:hAnsi="Arial" w:cs="Arial"/>
                <w:sz w:val="16"/>
              </w:rPr>
              <w:t>Max</w:t>
            </w:r>
          </w:p>
        </w:tc>
      </w:tr>
      <w:tr w:rsidR="0065297E" w:rsidTr="00216114">
        <w:tc>
          <w:tcPr>
            <w:tcW w:w="1700" w:type="dxa"/>
          </w:tcPr>
          <w:p w:rsidR="0065297E" w:rsidRDefault="0065297E" w:rsidP="007A628B">
            <w:pPr>
              <w:spacing w:before="60"/>
              <w:rPr>
                <w:rFonts w:ascii="Arial" w:hAnsi="Arial" w:cs="Arial"/>
                <w:b/>
                <w:bCs/>
                <w:sz w:val="16"/>
              </w:rPr>
            </w:pPr>
            <w:r>
              <w:rPr>
                <w:rFonts w:ascii="Arial" w:hAnsi="Arial" w:cs="Arial"/>
                <w:b/>
                <w:bCs/>
                <w:sz w:val="16"/>
              </w:rPr>
              <w:t xml:space="preserve">Arguments Passed </w:t>
            </w:r>
          </w:p>
        </w:tc>
        <w:tc>
          <w:tcPr>
            <w:tcW w:w="3952" w:type="dxa"/>
          </w:tcPr>
          <w:p w:rsidR="0065297E" w:rsidRDefault="00BF3610" w:rsidP="007A628B">
            <w:pPr>
              <w:spacing w:before="60"/>
              <w:rPr>
                <w:rFonts w:ascii="Arial" w:hAnsi="Arial" w:cs="Arial"/>
                <w:sz w:val="16"/>
              </w:rPr>
            </w:pPr>
            <w:ins w:id="382" w:author="Lucas Wendling" w:date="2013-02-19T13:03:00Z">
              <w:r w:rsidRPr="00BF3610">
                <w:rPr>
                  <w:rFonts w:ascii="Arial" w:hAnsi="Arial" w:cs="Arial"/>
                  <w:sz w:val="16"/>
                </w:rPr>
                <w:t>Polarity_Cnt_T_b08</w:t>
              </w:r>
            </w:ins>
            <w:del w:id="383" w:author="Lucas Wendling" w:date="2013-02-19T13:03:00Z">
              <w:r w:rsidR="0065297E" w:rsidRPr="0065297E" w:rsidDel="00BF3610">
                <w:rPr>
                  <w:rFonts w:ascii="Arial" w:hAnsi="Arial" w:cs="Arial"/>
                  <w:sz w:val="16"/>
                </w:rPr>
                <w:delText>Polarity_Cnt_b16</w:delText>
              </w:r>
            </w:del>
          </w:p>
        </w:tc>
        <w:tc>
          <w:tcPr>
            <w:tcW w:w="1382" w:type="dxa"/>
          </w:tcPr>
          <w:p w:rsidR="0065297E" w:rsidRDefault="0065297E" w:rsidP="007A628B">
            <w:pPr>
              <w:spacing w:before="60"/>
              <w:rPr>
                <w:rFonts w:ascii="Arial" w:hAnsi="Arial" w:cs="Arial"/>
                <w:sz w:val="16"/>
              </w:rPr>
            </w:pPr>
            <w:del w:id="384" w:author="Lucas Wendling" w:date="2013-02-19T13:03:00Z">
              <w:r w:rsidDel="00BF3610">
                <w:rPr>
                  <w:rFonts w:ascii="Arial" w:hAnsi="Arial" w:cs="Arial"/>
                  <w:sz w:val="16"/>
                </w:rPr>
                <w:delText>UINT16</w:delText>
              </w:r>
            </w:del>
            <w:ins w:id="385" w:author="Lucas Wendling" w:date="2013-02-19T13:03:00Z">
              <w:r w:rsidR="00BF3610">
                <w:rPr>
                  <w:rFonts w:ascii="Arial" w:hAnsi="Arial" w:cs="Arial"/>
                  <w:sz w:val="16"/>
                </w:rPr>
                <w:t>uint8</w:t>
              </w:r>
            </w:ins>
          </w:p>
        </w:tc>
        <w:tc>
          <w:tcPr>
            <w:tcW w:w="947" w:type="dxa"/>
          </w:tcPr>
          <w:p w:rsidR="0065297E" w:rsidRDefault="00E155CB" w:rsidP="007A628B">
            <w:pPr>
              <w:spacing w:before="60"/>
              <w:rPr>
                <w:rFonts w:ascii="Arial" w:hAnsi="Arial" w:cs="Arial"/>
                <w:sz w:val="16"/>
              </w:rPr>
            </w:pPr>
            <w:r>
              <w:rPr>
                <w:rFonts w:ascii="Arial" w:hAnsi="Arial" w:cs="Arial"/>
                <w:sz w:val="16"/>
              </w:rPr>
              <w:t>FULL</w:t>
            </w:r>
          </w:p>
        </w:tc>
        <w:tc>
          <w:tcPr>
            <w:tcW w:w="947" w:type="dxa"/>
          </w:tcPr>
          <w:p w:rsidR="0065297E" w:rsidRDefault="00E155CB" w:rsidP="007A628B">
            <w:pPr>
              <w:spacing w:before="60"/>
              <w:rPr>
                <w:rFonts w:ascii="Arial" w:hAnsi="Arial" w:cs="Arial"/>
                <w:sz w:val="16"/>
              </w:rPr>
            </w:pPr>
            <w:r>
              <w:rPr>
                <w:rFonts w:ascii="Arial" w:hAnsi="Arial" w:cs="Arial"/>
                <w:sz w:val="16"/>
              </w:rPr>
              <w:t>FULL</w:t>
            </w:r>
          </w:p>
        </w:tc>
      </w:tr>
      <w:tr w:rsidR="00216114" w:rsidTr="00216114">
        <w:tc>
          <w:tcPr>
            <w:tcW w:w="1700" w:type="dxa"/>
          </w:tcPr>
          <w:p w:rsidR="00216114" w:rsidRDefault="00216114" w:rsidP="007A628B">
            <w:pPr>
              <w:spacing w:before="60"/>
              <w:rPr>
                <w:rFonts w:ascii="Arial" w:hAnsi="Arial" w:cs="Arial"/>
                <w:b/>
                <w:bCs/>
                <w:sz w:val="16"/>
              </w:rPr>
            </w:pPr>
            <w:r>
              <w:rPr>
                <w:rFonts w:ascii="Arial" w:hAnsi="Arial" w:cs="Arial"/>
                <w:b/>
                <w:bCs/>
                <w:sz w:val="16"/>
              </w:rPr>
              <w:t>Return Value</w:t>
            </w:r>
          </w:p>
        </w:tc>
        <w:tc>
          <w:tcPr>
            <w:tcW w:w="3952" w:type="dxa"/>
          </w:tcPr>
          <w:p w:rsidR="00216114" w:rsidRDefault="00BF3610" w:rsidP="007A628B">
            <w:pPr>
              <w:spacing w:before="60"/>
              <w:rPr>
                <w:rFonts w:ascii="Arial" w:hAnsi="Arial" w:cs="Arial"/>
                <w:sz w:val="16"/>
              </w:rPr>
            </w:pPr>
            <w:ins w:id="386" w:author="Lucas Wendling" w:date="2013-02-19T13:04:00Z">
              <w:r w:rsidRPr="00BF3610">
                <w:rPr>
                  <w:rFonts w:ascii="Arial" w:hAnsi="Arial" w:cs="Arial"/>
                  <w:sz w:val="16"/>
                </w:rPr>
                <w:t>N/A</w:t>
              </w:r>
            </w:ins>
            <w:del w:id="387" w:author="Lucas Wendling" w:date="2013-02-19T13:04:00Z">
              <w:r w:rsidR="00216114" w:rsidDel="00BF3610">
                <w:rPr>
                  <w:rFonts w:ascii="Arial" w:hAnsi="Arial" w:cs="Arial"/>
                  <w:sz w:val="16"/>
                </w:rPr>
                <w:delText>RetCode</w:delText>
              </w:r>
            </w:del>
          </w:p>
        </w:tc>
        <w:tc>
          <w:tcPr>
            <w:tcW w:w="1382" w:type="dxa"/>
          </w:tcPr>
          <w:p w:rsidR="00216114" w:rsidRDefault="004C40FC" w:rsidP="007A628B">
            <w:pPr>
              <w:spacing w:before="60"/>
              <w:rPr>
                <w:rFonts w:ascii="Arial" w:hAnsi="Arial" w:cs="Arial"/>
                <w:sz w:val="16"/>
              </w:rPr>
            </w:pPr>
            <w:del w:id="388" w:author="Lucas Wendling" w:date="2013-02-19T13:04:00Z">
              <w:r w:rsidDel="00BF3610">
                <w:rPr>
                  <w:rFonts w:ascii="Arial" w:hAnsi="Arial" w:cs="Arial"/>
                  <w:sz w:val="16"/>
                </w:rPr>
                <w:delText>Uint8</w:delText>
              </w:r>
            </w:del>
          </w:p>
        </w:tc>
        <w:tc>
          <w:tcPr>
            <w:tcW w:w="1894" w:type="dxa"/>
            <w:gridSpan w:val="2"/>
          </w:tcPr>
          <w:p w:rsidR="00216114" w:rsidDel="00BF3610" w:rsidRDefault="00216114" w:rsidP="007A628B">
            <w:pPr>
              <w:spacing w:before="60"/>
              <w:rPr>
                <w:del w:id="389" w:author="Lucas Wendling" w:date="2013-02-19T13:04:00Z"/>
                <w:rFonts w:ascii="Arial" w:hAnsi="Arial" w:cs="Arial"/>
                <w:sz w:val="16"/>
              </w:rPr>
            </w:pPr>
            <w:del w:id="390" w:author="Lucas Wendling" w:date="2013-02-19T13:04:00Z">
              <w:r w:rsidRPr="00216114" w:rsidDel="00BF3610">
                <w:rPr>
                  <w:rFonts w:ascii="Arial" w:hAnsi="Arial" w:cs="Arial"/>
                  <w:sz w:val="16"/>
                </w:rPr>
                <w:delText>RTE_E_OK</w:delText>
              </w:r>
            </w:del>
          </w:p>
          <w:p w:rsidR="00216114" w:rsidRDefault="00216114" w:rsidP="007A628B">
            <w:pPr>
              <w:spacing w:before="60"/>
              <w:rPr>
                <w:rFonts w:ascii="Arial" w:hAnsi="Arial" w:cs="Arial"/>
                <w:sz w:val="16"/>
              </w:rPr>
            </w:pPr>
            <w:del w:id="391" w:author="Lucas Wendling" w:date="2013-02-19T13:04:00Z">
              <w:r w:rsidRPr="00216114" w:rsidDel="00BF3610">
                <w:rPr>
                  <w:rFonts w:ascii="Arial" w:hAnsi="Arial" w:cs="Arial"/>
                  <w:sz w:val="16"/>
                </w:rPr>
                <w:delText>RTE_E_Polarity_SCom_RequestOutOfRange</w:delText>
              </w:r>
            </w:del>
          </w:p>
        </w:tc>
      </w:tr>
    </w:tbl>
    <w:p w:rsidR="0065297E" w:rsidRPr="0065297E" w:rsidRDefault="0065297E" w:rsidP="0065297E"/>
    <w:p w:rsidR="008B2CDF" w:rsidRDefault="008B2CDF" w:rsidP="008B2CDF">
      <w:pPr>
        <w:pStyle w:val="Heading3"/>
      </w:pPr>
      <w:r>
        <w:t>Design Rationale</w:t>
      </w:r>
    </w:p>
    <w:p w:rsidR="00E506CC" w:rsidRPr="00E506CC" w:rsidRDefault="00E506CC" w:rsidP="00E506CC">
      <w:del w:id="392" w:author="Lucas Wendling" w:date="2013-02-19T13:04:00Z">
        <w:r w:rsidDel="00BF3610">
          <w:delText xml:space="preserve">Only the bits set in </w:delText>
        </w:r>
        <w:r w:rsidRPr="00E506CC" w:rsidDel="00BF3610">
          <w:delText>D_USEDPOLBITS_CNT_B16</w:delText>
        </w:r>
        <w:r w:rsidDel="00BF3610">
          <w:delText xml:space="preserve"> are valid for the input parameter; if any other bits are set, the request is considered “out-of-range”</w:delText>
        </w:r>
        <w:r w:rsidR="00613F12" w:rsidDel="00BF3610">
          <w:delText xml:space="preserve"> and polarity is not updated.</w:delText>
        </w:r>
      </w:del>
      <w:ins w:id="393" w:author="Lucas Wendling" w:date="2013-02-19T13:04:00Z">
        <w:r w:rsidR="00BF3610">
          <w:t>Suspend and Resume all interrupts are used around the updating of the polarity outputs to prevent the function running the diagnostics (Per1) from interrupting this function before all of the outputs are updated.</w:t>
        </w:r>
      </w:ins>
    </w:p>
    <w:p w:rsidR="008B2CDF" w:rsidRDefault="008B2CDF" w:rsidP="008B2CDF">
      <w:pPr>
        <w:pStyle w:val="Heading4"/>
      </w:pPr>
      <w:r>
        <w:t>Program Flow Start</w:t>
      </w:r>
    </w:p>
    <w:p w:rsidR="008B2CDF" w:rsidRDefault="008B2CDF" w:rsidP="008B2CDF">
      <w:r>
        <w:t>N/A</w:t>
      </w:r>
    </w:p>
    <w:p w:rsidR="008B2CDF" w:rsidRDefault="008B2CDF" w:rsidP="008B2CDF">
      <w:pPr>
        <w:pStyle w:val="Heading4"/>
      </w:pPr>
      <w:r>
        <w:t>Store Module Inputs to Local copies</w:t>
      </w:r>
    </w:p>
    <w:p w:rsidR="008B2CDF" w:rsidRDefault="00203C0F" w:rsidP="008B2CDF">
      <w:r>
        <w:t>N/A</w:t>
      </w:r>
    </w:p>
    <w:p w:rsidR="008B2CDF" w:rsidRDefault="008B2CDF" w:rsidP="008B2CDF">
      <w:pPr>
        <w:pStyle w:val="Heading4"/>
      </w:pPr>
      <w:del w:id="394" w:author="Lucas Wendling" w:date="2013-02-19T13:06:00Z">
        <w:r w:rsidDel="00BF3610">
          <w:lastRenderedPageBreak/>
          <w:delText>(</w:delText>
        </w:r>
      </w:del>
      <w:r>
        <w:t>Processing</w:t>
      </w:r>
      <w:del w:id="395" w:author="Lucas Wendling" w:date="2013-02-19T13:06:00Z">
        <w:r w:rsidDel="00BF3610">
          <w:delText xml:space="preserve"> of function)</w:delText>
        </w:r>
      </w:del>
    </w:p>
    <w:p w:rsidR="00930CD6" w:rsidRDefault="00BF3610" w:rsidP="00F349C3">
      <w:pPr>
        <w:jc w:val="center"/>
      </w:pPr>
      <w:r>
        <w:object w:dxaOrig="6266" w:dyaOrig="9056">
          <v:shape id="_x0000_i1031" type="#_x0000_t75" style="width:297.5pt;height:429.5pt" o:ole="">
            <v:imagedata r:id="rId21" o:title=""/>
          </v:shape>
          <o:OLEObject Type="Embed" ProgID="Visio.Drawing.11" ShapeID="_x0000_i1031" DrawAspect="Content" ObjectID="_1422785014" r:id="rId22"/>
        </w:object>
      </w:r>
    </w:p>
    <w:p w:rsidR="00930CD6" w:rsidRPr="00930CD6" w:rsidDel="00BF3610" w:rsidRDefault="002C764B" w:rsidP="00FB3F36">
      <w:pPr>
        <w:jc w:val="center"/>
        <w:rPr>
          <w:del w:id="396" w:author="Lucas Wendling" w:date="2013-02-19T13:13:00Z"/>
        </w:rPr>
      </w:pPr>
      <w:del w:id="397" w:author="Lucas Wendling" w:date="2013-02-19T13:13:00Z">
        <w:r w:rsidDel="00BF3610">
          <w:object w:dxaOrig="9943" w:dyaOrig="9937">
            <v:shape id="_x0000_i1026" type="#_x0000_t75" style="width:431.6pt;height:431.6pt" o:ole="">
              <v:imagedata r:id="rId23" o:title=""/>
            </v:shape>
            <o:OLEObject Type="Embed" ProgID="Visio.Drawing.11" ShapeID="_x0000_i1026" DrawAspect="Content" ObjectID="_1422785015" r:id="rId24"/>
          </w:object>
        </w:r>
      </w:del>
    </w:p>
    <w:p w:rsidR="005741D2" w:rsidRPr="005741D2" w:rsidRDefault="005741D2" w:rsidP="00BF3610">
      <w:pPr>
        <w:jc w:val="center"/>
        <w:pPrChange w:id="398" w:author="Lucas Wendling" w:date="2013-02-19T13:13:00Z">
          <w:pPr/>
        </w:pPrChange>
      </w:pPr>
    </w:p>
    <w:p w:rsidR="008B2CDF" w:rsidRDefault="008B2CDF" w:rsidP="008B2CDF">
      <w:pPr>
        <w:pStyle w:val="Heading4"/>
      </w:pPr>
      <w:r>
        <w:t>Store Local copy of outputs into Module Outputs</w:t>
      </w:r>
    </w:p>
    <w:p w:rsidR="00003647" w:rsidRDefault="00203C0F" w:rsidP="008B2CDF">
      <w:r>
        <w:t>N/A</w:t>
      </w:r>
    </w:p>
    <w:p w:rsidR="008B2CDF" w:rsidRDefault="008B2CDF" w:rsidP="008B2CDF">
      <w:pPr>
        <w:pStyle w:val="Heading4"/>
      </w:pPr>
      <w:r>
        <w:t>Program Flow End</w:t>
      </w:r>
    </w:p>
    <w:p w:rsidR="008B2CDF" w:rsidRDefault="008B2CDF" w:rsidP="008B2CDF">
      <w:r>
        <w:t>N/A</w:t>
      </w:r>
    </w:p>
    <w:p w:rsidR="008B2CDF" w:rsidRDefault="008B2CDF"/>
    <w:p w:rsidR="004A781C" w:rsidRDefault="004A781C" w:rsidP="007A69AC">
      <w:pPr>
        <w:pStyle w:val="Heading2"/>
      </w:pPr>
      <w:r>
        <w:br w:type="page"/>
      </w:r>
    </w:p>
    <w:p w:rsidR="004A781C" w:rsidRDefault="004A781C">
      <w:pPr>
        <w:pStyle w:val="Heading1"/>
      </w:pPr>
      <w:r>
        <w:lastRenderedPageBreak/>
        <w:t>Execution Requirements</w:t>
      </w:r>
    </w:p>
    <w:p w:rsidR="004A781C" w:rsidRDefault="004A781C">
      <w:pPr>
        <w:pStyle w:val="Heading2"/>
      </w:pPr>
      <w:r>
        <w:t>Execution Sequence of the Module</w:t>
      </w:r>
    </w:p>
    <w:p w:rsidR="00203C0F" w:rsidRPr="00203C0F" w:rsidRDefault="00203C0F" w:rsidP="00203C0F">
      <w:r>
        <w:t>N/A</w:t>
      </w:r>
    </w:p>
    <w:p w:rsidR="004A781C" w:rsidRDefault="004A781C">
      <w:pPr>
        <w:pStyle w:val="Heading2"/>
      </w:pPr>
      <w:r>
        <w:t>Execution Rates for sub-modules called by the Scheduler</w:t>
      </w:r>
    </w:p>
    <w:p w:rsidR="004A781C" w:rsidRDefault="004A781C">
      <w:r>
        <w:t>This table serves as reference for the Scheduler design</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3168"/>
        <w:gridCol w:w="2070"/>
        <w:gridCol w:w="3690"/>
      </w:tblGrid>
      <w:tr w:rsidR="007A69AC" w:rsidTr="00B54697">
        <w:tc>
          <w:tcPr>
            <w:tcW w:w="316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7A628B">
            <w:pPr>
              <w:spacing w:before="60"/>
              <w:jc w:val="center"/>
              <w:rPr>
                <w:rFonts w:ascii="Arial" w:hAnsi="Arial" w:cs="Arial"/>
                <w:sz w:val="16"/>
              </w:rPr>
            </w:pPr>
            <w:r>
              <w:rPr>
                <w:rFonts w:ascii="Arial" w:hAnsi="Arial" w:cs="Arial"/>
                <w:sz w:val="16"/>
              </w:rPr>
              <w:t>Function Name</w:t>
            </w:r>
          </w:p>
        </w:tc>
        <w:tc>
          <w:tcPr>
            <w:tcW w:w="207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7A628B">
            <w:pPr>
              <w:spacing w:before="60"/>
              <w:jc w:val="center"/>
              <w:rPr>
                <w:rFonts w:ascii="Arial" w:hAnsi="Arial" w:cs="Arial"/>
                <w:sz w:val="16"/>
              </w:rPr>
            </w:pPr>
            <w:r>
              <w:rPr>
                <w:rFonts w:ascii="Arial" w:hAnsi="Arial" w:cs="Arial"/>
                <w:sz w:val="16"/>
              </w:rPr>
              <w:t xml:space="preserve">Calling Frequency </w:t>
            </w:r>
          </w:p>
        </w:tc>
        <w:tc>
          <w:tcPr>
            <w:tcW w:w="369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7A628B">
            <w:pPr>
              <w:spacing w:before="60"/>
              <w:jc w:val="center"/>
              <w:rPr>
                <w:rFonts w:ascii="Arial" w:hAnsi="Arial" w:cs="Arial"/>
                <w:sz w:val="16"/>
              </w:rPr>
            </w:pPr>
            <w:r>
              <w:rPr>
                <w:rFonts w:ascii="Arial" w:hAnsi="Arial" w:cs="Arial"/>
                <w:sz w:val="16"/>
              </w:rPr>
              <w:t>System State(s) in which the function is called</w:t>
            </w:r>
          </w:p>
        </w:tc>
      </w:tr>
      <w:tr w:rsidR="007A69AC" w:rsidRPr="00381542" w:rsidTr="00B54697">
        <w:tc>
          <w:tcPr>
            <w:tcW w:w="3168" w:type="dxa"/>
            <w:tcBorders>
              <w:top w:val="single" w:sz="6" w:space="0" w:color="auto"/>
              <w:left w:val="single" w:sz="6" w:space="0" w:color="auto"/>
              <w:bottom w:val="single" w:sz="6" w:space="0" w:color="auto"/>
              <w:right w:val="single" w:sz="6" w:space="0" w:color="auto"/>
            </w:tcBorders>
          </w:tcPr>
          <w:p w:rsidR="007A69AC" w:rsidRPr="00381542" w:rsidRDefault="0003591D" w:rsidP="007A628B">
            <w:pPr>
              <w:spacing w:before="60"/>
              <w:rPr>
                <w:rFonts w:ascii="Arial" w:hAnsi="Arial" w:cs="Arial"/>
                <w:sz w:val="16"/>
                <w:szCs w:val="16"/>
              </w:rPr>
            </w:pPr>
            <w:r w:rsidRPr="0003591D">
              <w:rPr>
                <w:rFonts w:ascii="Arial" w:hAnsi="Arial" w:cs="Arial"/>
                <w:sz w:val="16"/>
                <w:szCs w:val="16"/>
              </w:rPr>
              <w:t>Polarity_Init1</w:t>
            </w:r>
          </w:p>
        </w:tc>
        <w:tc>
          <w:tcPr>
            <w:tcW w:w="2070" w:type="dxa"/>
            <w:tcBorders>
              <w:top w:val="single" w:sz="6" w:space="0" w:color="auto"/>
              <w:left w:val="single" w:sz="6" w:space="0" w:color="auto"/>
              <w:bottom w:val="single" w:sz="6" w:space="0" w:color="auto"/>
              <w:right w:val="single" w:sz="6" w:space="0" w:color="auto"/>
            </w:tcBorders>
          </w:tcPr>
          <w:p w:rsidR="007A69AC" w:rsidRPr="00381542" w:rsidRDefault="0003591D" w:rsidP="007A628B">
            <w:pPr>
              <w:spacing w:before="60"/>
              <w:rPr>
                <w:rFonts w:ascii="Arial" w:hAnsi="Arial" w:cs="Arial"/>
                <w:sz w:val="16"/>
                <w:szCs w:val="16"/>
              </w:rPr>
            </w:pPr>
            <w:r>
              <w:rPr>
                <w:rFonts w:ascii="Arial" w:hAnsi="Arial" w:cs="Arial"/>
                <w:sz w:val="16"/>
                <w:szCs w:val="16"/>
              </w:rPr>
              <w:t>Executed Once after RTE is started</w:t>
            </w:r>
          </w:p>
        </w:tc>
        <w:tc>
          <w:tcPr>
            <w:tcW w:w="3690" w:type="dxa"/>
            <w:tcBorders>
              <w:top w:val="single" w:sz="6" w:space="0" w:color="auto"/>
              <w:left w:val="single" w:sz="6" w:space="0" w:color="auto"/>
              <w:bottom w:val="single" w:sz="6" w:space="0" w:color="auto"/>
              <w:right w:val="single" w:sz="6" w:space="0" w:color="auto"/>
            </w:tcBorders>
          </w:tcPr>
          <w:p w:rsidR="007A69AC" w:rsidRPr="00381542" w:rsidRDefault="00696007" w:rsidP="007A628B">
            <w:pPr>
              <w:spacing w:before="60"/>
              <w:rPr>
                <w:rFonts w:ascii="Arial" w:hAnsi="Arial" w:cs="Arial"/>
                <w:sz w:val="16"/>
                <w:szCs w:val="16"/>
              </w:rPr>
            </w:pPr>
            <w:proofErr w:type="spellStart"/>
            <w:r>
              <w:rPr>
                <w:rFonts w:ascii="Arial" w:hAnsi="Arial" w:cs="Arial"/>
                <w:sz w:val="16"/>
                <w:szCs w:val="16"/>
              </w:rPr>
              <w:t>ColdInit</w:t>
            </w:r>
            <w:proofErr w:type="spellEnd"/>
          </w:p>
        </w:tc>
      </w:tr>
      <w:tr w:rsidR="00BF3610" w:rsidRPr="00381542" w:rsidTr="00B54697">
        <w:trPr>
          <w:ins w:id="399" w:author="Lucas Wendling" w:date="2013-02-19T13:13:00Z"/>
        </w:trPr>
        <w:tc>
          <w:tcPr>
            <w:tcW w:w="3168" w:type="dxa"/>
            <w:tcBorders>
              <w:top w:val="single" w:sz="6" w:space="0" w:color="auto"/>
              <w:left w:val="single" w:sz="6" w:space="0" w:color="auto"/>
              <w:bottom w:val="single" w:sz="6" w:space="0" w:color="auto"/>
              <w:right w:val="single" w:sz="6" w:space="0" w:color="auto"/>
            </w:tcBorders>
          </w:tcPr>
          <w:p w:rsidR="00BF3610" w:rsidRPr="0003591D" w:rsidRDefault="00BF3610" w:rsidP="007A628B">
            <w:pPr>
              <w:spacing w:before="60"/>
              <w:rPr>
                <w:ins w:id="400" w:author="Lucas Wendling" w:date="2013-02-19T13:13:00Z"/>
                <w:rFonts w:ascii="Arial" w:hAnsi="Arial" w:cs="Arial"/>
                <w:sz w:val="16"/>
                <w:szCs w:val="16"/>
              </w:rPr>
            </w:pPr>
            <w:ins w:id="401" w:author="Lucas Wendling" w:date="2013-02-19T13:13:00Z">
              <w:r>
                <w:rPr>
                  <w:rFonts w:ascii="Arial" w:hAnsi="Arial" w:cs="Arial"/>
                  <w:sz w:val="16"/>
                  <w:szCs w:val="16"/>
                </w:rPr>
                <w:t>Polarity_Per1</w:t>
              </w:r>
            </w:ins>
          </w:p>
        </w:tc>
        <w:tc>
          <w:tcPr>
            <w:tcW w:w="2070" w:type="dxa"/>
            <w:tcBorders>
              <w:top w:val="single" w:sz="6" w:space="0" w:color="auto"/>
              <w:left w:val="single" w:sz="6" w:space="0" w:color="auto"/>
              <w:bottom w:val="single" w:sz="6" w:space="0" w:color="auto"/>
              <w:right w:val="single" w:sz="6" w:space="0" w:color="auto"/>
            </w:tcBorders>
          </w:tcPr>
          <w:p w:rsidR="00BF3610" w:rsidRDefault="00BF3610" w:rsidP="007A628B">
            <w:pPr>
              <w:spacing w:before="60"/>
              <w:rPr>
                <w:ins w:id="402" w:author="Lucas Wendling" w:date="2013-02-19T13:13:00Z"/>
                <w:rFonts w:ascii="Arial" w:hAnsi="Arial" w:cs="Arial"/>
                <w:sz w:val="16"/>
                <w:szCs w:val="16"/>
              </w:rPr>
            </w:pPr>
            <w:ins w:id="403" w:author="Lucas Wendling" w:date="2013-02-19T13:13:00Z">
              <w:r>
                <w:rPr>
                  <w:rFonts w:ascii="Arial" w:hAnsi="Arial" w:cs="Arial"/>
                  <w:sz w:val="16"/>
                  <w:szCs w:val="16"/>
                </w:rPr>
                <w:t>10ms</w:t>
              </w:r>
            </w:ins>
          </w:p>
        </w:tc>
        <w:tc>
          <w:tcPr>
            <w:tcW w:w="3690" w:type="dxa"/>
            <w:tcBorders>
              <w:top w:val="single" w:sz="6" w:space="0" w:color="auto"/>
              <w:left w:val="single" w:sz="6" w:space="0" w:color="auto"/>
              <w:bottom w:val="single" w:sz="6" w:space="0" w:color="auto"/>
              <w:right w:val="single" w:sz="6" w:space="0" w:color="auto"/>
            </w:tcBorders>
          </w:tcPr>
          <w:p w:rsidR="00BF3610" w:rsidRDefault="006337F4" w:rsidP="007A628B">
            <w:pPr>
              <w:spacing w:before="60"/>
              <w:rPr>
                <w:ins w:id="404" w:author="Lucas Wendling" w:date="2013-02-19T13:13:00Z"/>
                <w:rFonts w:ascii="Arial" w:hAnsi="Arial" w:cs="Arial"/>
                <w:sz w:val="16"/>
                <w:szCs w:val="16"/>
              </w:rPr>
            </w:pPr>
            <w:ins w:id="405" w:author="Lucas Wendling" w:date="2013-02-19T13:13:00Z">
              <w:r>
                <w:rPr>
                  <w:rFonts w:ascii="Arial" w:hAnsi="Arial" w:cs="Arial"/>
                  <w:sz w:val="16"/>
                  <w:szCs w:val="16"/>
                </w:rPr>
                <w:t>All</w:t>
              </w:r>
            </w:ins>
          </w:p>
        </w:tc>
      </w:tr>
    </w:tbl>
    <w:p w:rsidR="007A69AC" w:rsidRDefault="007A69AC"/>
    <w:p w:rsidR="004A781C" w:rsidRDefault="004A781C">
      <w:pPr>
        <w:pStyle w:val="Heading2"/>
      </w:pPr>
      <w:r>
        <w:t xml:space="preserve">Execution Requirements for Serial Communication Functions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3618"/>
        <w:gridCol w:w="5310"/>
      </w:tblGrid>
      <w:tr w:rsidR="007A69AC" w:rsidTr="007A628B">
        <w:tc>
          <w:tcPr>
            <w:tcW w:w="361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7A628B">
            <w:pPr>
              <w:spacing w:before="60"/>
              <w:jc w:val="center"/>
              <w:rPr>
                <w:rFonts w:ascii="Arial" w:hAnsi="Arial" w:cs="Arial"/>
                <w:sz w:val="16"/>
              </w:rPr>
            </w:pPr>
            <w:r>
              <w:rPr>
                <w:rFonts w:ascii="Arial" w:hAnsi="Arial" w:cs="Arial"/>
                <w:sz w:val="16"/>
              </w:rPr>
              <w:t>Function Name</w:t>
            </w:r>
          </w:p>
        </w:tc>
        <w:tc>
          <w:tcPr>
            <w:tcW w:w="531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7A628B">
            <w:pPr>
              <w:spacing w:before="60"/>
              <w:jc w:val="center"/>
              <w:rPr>
                <w:rFonts w:ascii="Arial" w:hAnsi="Arial" w:cs="Arial"/>
                <w:sz w:val="16"/>
              </w:rPr>
            </w:pPr>
            <w:r>
              <w:rPr>
                <w:rFonts w:ascii="Arial" w:hAnsi="Arial" w:cs="Arial"/>
                <w:sz w:val="16"/>
              </w:rPr>
              <w:t xml:space="preserve">Sub-Module called by (Serial </w:t>
            </w:r>
            <w:proofErr w:type="spellStart"/>
            <w:r>
              <w:rPr>
                <w:rFonts w:ascii="Arial" w:hAnsi="Arial" w:cs="Arial"/>
                <w:sz w:val="16"/>
              </w:rPr>
              <w:t>Comm</w:t>
            </w:r>
            <w:proofErr w:type="spellEnd"/>
            <w:r>
              <w:rPr>
                <w:rFonts w:ascii="Arial" w:hAnsi="Arial" w:cs="Arial"/>
                <w:sz w:val="16"/>
              </w:rPr>
              <w:t xml:space="preserve"> Function Name)</w:t>
            </w:r>
          </w:p>
        </w:tc>
      </w:tr>
      <w:tr w:rsidR="007A69AC" w:rsidTr="007A628B">
        <w:tc>
          <w:tcPr>
            <w:tcW w:w="3618" w:type="dxa"/>
            <w:tcBorders>
              <w:top w:val="single" w:sz="6" w:space="0" w:color="auto"/>
              <w:left w:val="single" w:sz="6" w:space="0" w:color="auto"/>
              <w:bottom w:val="single" w:sz="6" w:space="0" w:color="auto"/>
              <w:right w:val="single" w:sz="6" w:space="0" w:color="auto"/>
            </w:tcBorders>
          </w:tcPr>
          <w:p w:rsidR="007A69AC" w:rsidRDefault="0003591D" w:rsidP="007A628B">
            <w:pPr>
              <w:spacing w:before="60"/>
              <w:rPr>
                <w:rFonts w:ascii="Arial" w:hAnsi="Arial" w:cs="Arial"/>
                <w:sz w:val="16"/>
              </w:rPr>
            </w:pPr>
            <w:proofErr w:type="spellStart"/>
            <w:r w:rsidRPr="0003591D">
              <w:rPr>
                <w:rFonts w:ascii="Arial" w:hAnsi="Arial" w:cs="Arial"/>
                <w:sz w:val="16"/>
                <w:szCs w:val="16"/>
              </w:rPr>
              <w:t>Polarity_SCom_ReadPolarity</w:t>
            </w:r>
            <w:proofErr w:type="spellEnd"/>
          </w:p>
        </w:tc>
        <w:tc>
          <w:tcPr>
            <w:tcW w:w="5310" w:type="dxa"/>
            <w:tcBorders>
              <w:top w:val="single" w:sz="6" w:space="0" w:color="auto"/>
              <w:left w:val="single" w:sz="6" w:space="0" w:color="auto"/>
              <w:bottom w:val="single" w:sz="6" w:space="0" w:color="auto"/>
              <w:right w:val="single" w:sz="6" w:space="0" w:color="auto"/>
            </w:tcBorders>
          </w:tcPr>
          <w:p w:rsidR="007A69AC" w:rsidRDefault="009172AD" w:rsidP="007A628B">
            <w:pPr>
              <w:spacing w:before="60"/>
              <w:rPr>
                <w:rFonts w:ascii="Arial" w:hAnsi="Arial" w:cs="Arial"/>
                <w:sz w:val="16"/>
              </w:rPr>
            </w:pPr>
            <w:del w:id="406" w:author="Lucas Wendling" w:date="2013-02-19T13:13:00Z">
              <w:r w:rsidRPr="009172AD" w:rsidDel="006337F4">
                <w:rPr>
                  <w:rFonts w:ascii="Arial" w:hAnsi="Arial" w:cs="Arial"/>
                  <w:sz w:val="16"/>
                </w:rPr>
                <w:delText>EPSInternalPIDRead</w:delText>
              </w:r>
            </w:del>
          </w:p>
        </w:tc>
      </w:tr>
      <w:tr w:rsidR="0003591D" w:rsidTr="007A628B">
        <w:tc>
          <w:tcPr>
            <w:tcW w:w="3618" w:type="dxa"/>
            <w:tcBorders>
              <w:top w:val="single" w:sz="6" w:space="0" w:color="auto"/>
              <w:left w:val="single" w:sz="6" w:space="0" w:color="auto"/>
              <w:bottom w:val="single" w:sz="6" w:space="0" w:color="auto"/>
              <w:right w:val="single" w:sz="6" w:space="0" w:color="auto"/>
            </w:tcBorders>
          </w:tcPr>
          <w:p w:rsidR="0003591D" w:rsidRPr="0003591D" w:rsidRDefault="0003591D" w:rsidP="007A628B">
            <w:pPr>
              <w:spacing w:before="60"/>
              <w:rPr>
                <w:rFonts w:ascii="Arial" w:hAnsi="Arial" w:cs="Arial"/>
                <w:sz w:val="16"/>
                <w:szCs w:val="16"/>
              </w:rPr>
            </w:pPr>
            <w:proofErr w:type="spellStart"/>
            <w:r w:rsidRPr="0003591D">
              <w:rPr>
                <w:rFonts w:ascii="Arial" w:hAnsi="Arial" w:cs="Arial"/>
                <w:sz w:val="16"/>
                <w:szCs w:val="16"/>
              </w:rPr>
              <w:t>Polarity_SCom_SetPolarity</w:t>
            </w:r>
            <w:proofErr w:type="spellEnd"/>
          </w:p>
        </w:tc>
        <w:tc>
          <w:tcPr>
            <w:tcW w:w="5310" w:type="dxa"/>
            <w:tcBorders>
              <w:top w:val="single" w:sz="6" w:space="0" w:color="auto"/>
              <w:left w:val="single" w:sz="6" w:space="0" w:color="auto"/>
              <w:bottom w:val="single" w:sz="6" w:space="0" w:color="auto"/>
              <w:right w:val="single" w:sz="6" w:space="0" w:color="auto"/>
            </w:tcBorders>
          </w:tcPr>
          <w:p w:rsidR="0003591D" w:rsidRDefault="009172AD" w:rsidP="006337F4">
            <w:pPr>
              <w:spacing w:before="60"/>
              <w:rPr>
                <w:rFonts w:ascii="Arial" w:hAnsi="Arial" w:cs="Arial"/>
                <w:sz w:val="16"/>
              </w:rPr>
              <w:pPrChange w:id="407" w:author="Lucas Wendling" w:date="2013-02-19T13:13:00Z">
                <w:pPr>
                  <w:spacing w:before="60"/>
                </w:pPr>
              </w:pPrChange>
            </w:pPr>
            <w:del w:id="408" w:author="Lucas Wendling" w:date="2013-02-19T13:13:00Z">
              <w:r w:rsidRPr="009172AD" w:rsidDel="006337F4">
                <w:rPr>
                  <w:rFonts w:ascii="Arial" w:hAnsi="Arial" w:cs="Arial"/>
                  <w:sz w:val="16"/>
                </w:rPr>
                <w:delText>EPSInternalPIDWrite</w:delText>
              </w:r>
            </w:del>
          </w:p>
        </w:tc>
      </w:tr>
    </w:tbl>
    <w:p w:rsidR="004A781C" w:rsidRDefault="004A781C">
      <w:pPr>
        <w:pStyle w:val="Heading1"/>
      </w:pPr>
      <w:r>
        <w:br w:type="page"/>
      </w:r>
      <w:r>
        <w:lastRenderedPageBreak/>
        <w:t>Memory Map Definition Requirements</w:t>
      </w:r>
    </w:p>
    <w:p w:rsidR="004A781C" w:rsidRDefault="004A781C">
      <w:pPr>
        <w:pStyle w:val="Heading2"/>
      </w:pPr>
      <w:r>
        <w:t>Sub Modules (Functions)</w:t>
      </w:r>
    </w:p>
    <w:p w:rsidR="004A781C" w:rsidRDefault="004A781C">
      <w:r>
        <w:t>This table identifies the software segments for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4A781C" w:rsidTr="00BF364D">
        <w:tc>
          <w:tcPr>
            <w:tcW w:w="4464" w:type="dxa"/>
            <w:tcBorders>
              <w:top w:val="single" w:sz="6" w:space="0" w:color="auto"/>
              <w:left w:val="single" w:sz="6" w:space="0" w:color="auto"/>
              <w:bottom w:val="single" w:sz="6" w:space="0" w:color="auto"/>
              <w:right w:val="single" w:sz="6" w:space="0" w:color="auto"/>
            </w:tcBorders>
          </w:tcPr>
          <w:p w:rsidR="004A781C" w:rsidRDefault="0003591D">
            <w:pPr>
              <w:spacing w:before="60"/>
              <w:rPr>
                <w:rFonts w:ascii="Arial" w:hAnsi="Arial" w:cs="Arial"/>
                <w:sz w:val="16"/>
              </w:rPr>
            </w:pPr>
            <w:r w:rsidRPr="0003591D">
              <w:rPr>
                <w:rFonts w:ascii="Arial" w:hAnsi="Arial" w:cs="Arial"/>
                <w:sz w:val="16"/>
              </w:rPr>
              <w:t>Polarity_Init1</w:t>
            </w:r>
          </w:p>
        </w:tc>
        <w:tc>
          <w:tcPr>
            <w:tcW w:w="4464" w:type="dxa"/>
            <w:tcBorders>
              <w:top w:val="single" w:sz="6" w:space="0" w:color="auto"/>
              <w:left w:val="single" w:sz="6" w:space="0" w:color="auto"/>
              <w:bottom w:val="single" w:sz="6" w:space="0" w:color="auto"/>
              <w:right w:val="single" w:sz="6" w:space="0" w:color="auto"/>
            </w:tcBorders>
          </w:tcPr>
          <w:p w:rsidR="004A781C" w:rsidRDefault="00E24BCB">
            <w:pPr>
              <w:spacing w:before="60"/>
              <w:rPr>
                <w:rFonts w:ascii="Arial" w:hAnsi="Arial" w:cs="Arial"/>
                <w:sz w:val="16"/>
              </w:rPr>
            </w:pPr>
            <w:del w:id="409" w:author="Lucas Wendling" w:date="2013-02-19T13:13:00Z">
              <w:r w:rsidRPr="00E24BCB" w:rsidDel="006337F4">
                <w:rPr>
                  <w:rFonts w:ascii="Arial" w:hAnsi="Arial" w:cs="Arial"/>
                  <w:sz w:val="16"/>
                </w:rPr>
                <w:delText>RTE_AP_POLARITY_APPL_CODE</w:delText>
              </w:r>
            </w:del>
          </w:p>
        </w:tc>
      </w:tr>
      <w:tr w:rsidR="006337F4" w:rsidTr="00BF364D">
        <w:trPr>
          <w:ins w:id="410" w:author="Lucas Wendling" w:date="2013-02-19T13:14:00Z"/>
        </w:trPr>
        <w:tc>
          <w:tcPr>
            <w:tcW w:w="4464" w:type="dxa"/>
            <w:tcBorders>
              <w:top w:val="single" w:sz="6" w:space="0" w:color="auto"/>
              <w:left w:val="single" w:sz="6" w:space="0" w:color="auto"/>
              <w:bottom w:val="single" w:sz="6" w:space="0" w:color="auto"/>
              <w:right w:val="single" w:sz="6" w:space="0" w:color="auto"/>
            </w:tcBorders>
          </w:tcPr>
          <w:p w:rsidR="006337F4" w:rsidRPr="0003591D" w:rsidRDefault="006337F4">
            <w:pPr>
              <w:spacing w:before="60"/>
              <w:rPr>
                <w:ins w:id="411" w:author="Lucas Wendling" w:date="2013-02-19T13:14:00Z"/>
                <w:rFonts w:ascii="Arial" w:hAnsi="Arial" w:cs="Arial"/>
                <w:sz w:val="16"/>
              </w:rPr>
            </w:pPr>
            <w:ins w:id="412" w:author="Lucas Wendling" w:date="2013-02-19T13:14:00Z">
              <w:r>
                <w:rPr>
                  <w:rFonts w:ascii="Arial" w:hAnsi="Arial" w:cs="Arial"/>
                  <w:sz w:val="16"/>
                </w:rPr>
                <w:t>Polarity_Per1</w:t>
              </w:r>
            </w:ins>
          </w:p>
        </w:tc>
        <w:tc>
          <w:tcPr>
            <w:tcW w:w="4464" w:type="dxa"/>
            <w:tcBorders>
              <w:top w:val="single" w:sz="6" w:space="0" w:color="auto"/>
              <w:left w:val="single" w:sz="6" w:space="0" w:color="auto"/>
              <w:bottom w:val="single" w:sz="6" w:space="0" w:color="auto"/>
              <w:right w:val="single" w:sz="6" w:space="0" w:color="auto"/>
            </w:tcBorders>
          </w:tcPr>
          <w:p w:rsidR="006337F4" w:rsidRPr="00E24BCB" w:rsidDel="006337F4" w:rsidRDefault="006337F4">
            <w:pPr>
              <w:spacing w:before="60"/>
              <w:rPr>
                <w:ins w:id="413" w:author="Lucas Wendling" w:date="2013-02-19T13:14:00Z"/>
                <w:rFonts w:ascii="Arial" w:hAnsi="Arial" w:cs="Arial"/>
                <w:sz w:val="16"/>
              </w:rPr>
            </w:pPr>
          </w:p>
        </w:tc>
      </w:tr>
      <w:tr w:rsidR="009172AD" w:rsidTr="00BF364D">
        <w:tc>
          <w:tcPr>
            <w:tcW w:w="4464" w:type="dxa"/>
            <w:tcBorders>
              <w:top w:val="single" w:sz="6" w:space="0" w:color="auto"/>
              <w:left w:val="single" w:sz="6" w:space="0" w:color="auto"/>
              <w:bottom w:val="single" w:sz="6" w:space="0" w:color="auto"/>
              <w:right w:val="single" w:sz="6" w:space="0" w:color="auto"/>
            </w:tcBorders>
          </w:tcPr>
          <w:p w:rsidR="009172AD" w:rsidRDefault="009172AD" w:rsidP="007A628B">
            <w:pPr>
              <w:spacing w:before="60"/>
              <w:rPr>
                <w:rFonts w:ascii="Arial" w:hAnsi="Arial" w:cs="Arial"/>
                <w:sz w:val="16"/>
              </w:rPr>
            </w:pPr>
            <w:proofErr w:type="spellStart"/>
            <w:r w:rsidRPr="0003591D">
              <w:rPr>
                <w:rFonts w:ascii="Arial" w:hAnsi="Arial" w:cs="Arial"/>
                <w:sz w:val="16"/>
                <w:szCs w:val="16"/>
              </w:rPr>
              <w:t>Polarity_SCom_ReadPolarity</w:t>
            </w:r>
            <w:proofErr w:type="spellEnd"/>
          </w:p>
        </w:tc>
        <w:tc>
          <w:tcPr>
            <w:tcW w:w="4464" w:type="dxa"/>
            <w:tcBorders>
              <w:top w:val="single" w:sz="6" w:space="0" w:color="auto"/>
              <w:left w:val="single" w:sz="6" w:space="0" w:color="auto"/>
              <w:bottom w:val="single" w:sz="6" w:space="0" w:color="auto"/>
              <w:right w:val="single" w:sz="6" w:space="0" w:color="auto"/>
            </w:tcBorders>
          </w:tcPr>
          <w:p w:rsidR="009172AD" w:rsidRDefault="00E24BCB" w:rsidP="007A628B">
            <w:pPr>
              <w:spacing w:before="60"/>
              <w:rPr>
                <w:rFonts w:ascii="Arial" w:hAnsi="Arial" w:cs="Arial"/>
                <w:sz w:val="16"/>
              </w:rPr>
            </w:pPr>
            <w:del w:id="414" w:author="Lucas Wendling" w:date="2013-02-19T13:13:00Z">
              <w:r w:rsidRPr="00E24BCB" w:rsidDel="006337F4">
                <w:rPr>
                  <w:rFonts w:ascii="Arial" w:hAnsi="Arial" w:cs="Arial"/>
                  <w:sz w:val="16"/>
                </w:rPr>
                <w:delText>RTE_AP_POLARITY_APPL_CODE</w:delText>
              </w:r>
            </w:del>
          </w:p>
        </w:tc>
      </w:tr>
      <w:tr w:rsidR="009172AD" w:rsidTr="00BF364D">
        <w:tc>
          <w:tcPr>
            <w:tcW w:w="4464" w:type="dxa"/>
            <w:tcBorders>
              <w:top w:val="single" w:sz="6" w:space="0" w:color="auto"/>
              <w:left w:val="single" w:sz="6" w:space="0" w:color="auto"/>
              <w:bottom w:val="single" w:sz="6" w:space="0" w:color="auto"/>
              <w:right w:val="single" w:sz="6" w:space="0" w:color="auto"/>
            </w:tcBorders>
          </w:tcPr>
          <w:p w:rsidR="009172AD" w:rsidRPr="0003591D" w:rsidRDefault="009172AD" w:rsidP="007A628B">
            <w:pPr>
              <w:spacing w:before="60"/>
              <w:rPr>
                <w:rFonts w:ascii="Arial" w:hAnsi="Arial" w:cs="Arial"/>
                <w:sz w:val="16"/>
                <w:szCs w:val="16"/>
              </w:rPr>
            </w:pPr>
            <w:proofErr w:type="spellStart"/>
            <w:r w:rsidRPr="0003591D">
              <w:rPr>
                <w:rFonts w:ascii="Arial" w:hAnsi="Arial" w:cs="Arial"/>
                <w:sz w:val="16"/>
                <w:szCs w:val="16"/>
              </w:rPr>
              <w:t>Polarity_SCom_SetPolarity</w:t>
            </w:r>
            <w:proofErr w:type="spellEnd"/>
          </w:p>
        </w:tc>
        <w:tc>
          <w:tcPr>
            <w:tcW w:w="4464" w:type="dxa"/>
            <w:tcBorders>
              <w:top w:val="single" w:sz="6" w:space="0" w:color="auto"/>
              <w:left w:val="single" w:sz="6" w:space="0" w:color="auto"/>
              <w:bottom w:val="single" w:sz="6" w:space="0" w:color="auto"/>
              <w:right w:val="single" w:sz="6" w:space="0" w:color="auto"/>
            </w:tcBorders>
          </w:tcPr>
          <w:p w:rsidR="009172AD" w:rsidRDefault="00E24BCB" w:rsidP="007A628B">
            <w:pPr>
              <w:spacing w:before="60"/>
              <w:rPr>
                <w:rFonts w:ascii="Arial" w:hAnsi="Arial" w:cs="Arial"/>
                <w:sz w:val="16"/>
              </w:rPr>
            </w:pPr>
            <w:del w:id="415" w:author="Lucas Wendling" w:date="2013-02-19T13:13:00Z">
              <w:r w:rsidRPr="00E24BCB" w:rsidDel="006337F4">
                <w:rPr>
                  <w:rFonts w:ascii="Arial" w:hAnsi="Arial" w:cs="Arial"/>
                  <w:sz w:val="16"/>
                </w:rPr>
                <w:delText>RTE_AP_POLARITY_APPL_CODE</w:delText>
              </w:r>
            </w:del>
          </w:p>
        </w:tc>
      </w:tr>
    </w:tbl>
    <w:p w:rsidR="00BF364D" w:rsidRDefault="00BF364D" w:rsidP="00BF364D">
      <w:pPr>
        <w:pStyle w:val="Heading2"/>
        <w:numPr>
          <w:ilvl w:val="0"/>
          <w:numId w:val="0"/>
        </w:numPr>
        <w:ind w:left="576"/>
      </w:pPr>
    </w:p>
    <w:p w:rsidR="004A781C" w:rsidRDefault="004A781C">
      <w:pPr>
        <w:pStyle w:val="Heading2"/>
      </w:pPr>
      <w:r>
        <w:t>Local Functions</w:t>
      </w:r>
    </w:p>
    <w:p w:rsidR="004A781C" w:rsidRDefault="004A781C">
      <w:r>
        <w:t>This table identifies the software segments for local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4A781C" w:rsidTr="00BF364D">
        <w:tc>
          <w:tcPr>
            <w:tcW w:w="4464" w:type="dxa"/>
            <w:tcBorders>
              <w:top w:val="single" w:sz="6" w:space="0" w:color="auto"/>
              <w:left w:val="single" w:sz="6" w:space="0" w:color="auto"/>
              <w:bottom w:val="single" w:sz="6" w:space="0" w:color="auto"/>
              <w:right w:val="single" w:sz="6" w:space="0" w:color="auto"/>
            </w:tcBorders>
          </w:tcPr>
          <w:p w:rsidR="004A781C" w:rsidRDefault="006337F4">
            <w:pPr>
              <w:spacing w:before="60"/>
              <w:rPr>
                <w:rFonts w:ascii="Arial" w:hAnsi="Arial" w:cs="Arial"/>
                <w:sz w:val="16"/>
              </w:rPr>
            </w:pPr>
            <w:proofErr w:type="spellStart"/>
            <w:ins w:id="416" w:author="Lucas Wendling" w:date="2013-02-19T13:14:00Z">
              <w:r w:rsidRPr="006337F4">
                <w:rPr>
                  <w:rFonts w:ascii="Arial" w:hAnsi="Arial" w:cs="Arial"/>
                  <w:sz w:val="16"/>
                </w:rPr>
                <w:t>GetPolarity</w:t>
              </w:r>
            </w:ins>
            <w:proofErr w:type="spellEnd"/>
          </w:p>
        </w:tc>
        <w:tc>
          <w:tcPr>
            <w:tcW w:w="4464" w:type="dxa"/>
            <w:tcBorders>
              <w:top w:val="single" w:sz="6" w:space="0" w:color="auto"/>
              <w:left w:val="single" w:sz="6" w:space="0" w:color="auto"/>
              <w:bottom w:val="single" w:sz="6" w:space="0" w:color="auto"/>
              <w:right w:val="single" w:sz="6" w:space="0" w:color="auto"/>
            </w:tcBorders>
          </w:tcPr>
          <w:p w:rsidR="004A781C" w:rsidRDefault="006337F4">
            <w:pPr>
              <w:spacing w:before="60"/>
              <w:rPr>
                <w:rFonts w:ascii="Arial" w:hAnsi="Arial" w:cs="Arial"/>
                <w:sz w:val="16"/>
              </w:rPr>
            </w:pPr>
            <w:proofErr w:type="spellStart"/>
            <w:ins w:id="417" w:author="Lucas Wendling" w:date="2013-02-19T13:14:00Z">
              <w:r>
                <w:rPr>
                  <w:rFonts w:ascii="Arial" w:hAnsi="Arial" w:cs="Arial"/>
                  <w:sz w:val="16"/>
                </w:rPr>
                <w:t>Inline</w:t>
              </w:r>
              <w:proofErr w:type="spellEnd"/>
              <w:r>
                <w:rPr>
                  <w:rFonts w:ascii="Arial" w:hAnsi="Arial" w:cs="Arial"/>
                  <w:sz w:val="16"/>
                </w:rPr>
                <w:t xml:space="preserve"> with calling function</w:t>
              </w:r>
            </w:ins>
          </w:p>
        </w:tc>
      </w:tr>
    </w:tbl>
    <w:p w:rsidR="004A781C" w:rsidRDefault="004A781C">
      <w:pPr>
        <w:pStyle w:val="Heading1"/>
        <w:numPr>
          <w:ilvl w:val="0"/>
          <w:numId w:val="0"/>
        </w:numPr>
      </w:pPr>
    </w:p>
    <w:p w:rsidR="00FC4DD3" w:rsidRDefault="004A781C">
      <w:pPr>
        <w:pStyle w:val="Heading1"/>
      </w:pPr>
      <w:r>
        <w:br w:type="page"/>
      </w:r>
      <w:r>
        <w:lastRenderedPageBreak/>
        <w:t>Known Issues /</w:t>
      </w:r>
      <w:r w:rsidR="00FC4DD3">
        <w:t xml:space="preserve"> Limitations </w:t>
      </w:r>
      <w:proofErr w:type="gramStart"/>
      <w:r w:rsidR="00FC4DD3">
        <w:t>With</w:t>
      </w:r>
      <w:proofErr w:type="gramEnd"/>
      <w:r w:rsidR="00FC4DD3">
        <w:t xml:space="preserve"> Design</w:t>
      </w:r>
    </w:p>
    <w:p w:rsidR="004A781C" w:rsidRDefault="004A781C">
      <w:pPr>
        <w:pStyle w:val="Heading1"/>
      </w:pPr>
      <w:r>
        <w:t xml:space="preserve"> </w:t>
      </w:r>
      <w:r w:rsidR="00FB3F36">
        <w:t>Additional</w:t>
      </w:r>
      <w:r w:rsidR="00FC4DD3">
        <w:t xml:space="preserve"> Comments</w:t>
      </w:r>
    </w:p>
    <w:p w:rsidR="00F349C3" w:rsidRDefault="00F349C3">
      <w:pPr>
        <w:numPr>
          <w:ilvl w:val="0"/>
          <w:numId w:val="6"/>
        </w:numPr>
      </w:pPr>
      <w:r>
        <w:t xml:space="preserve">The polarity bits for hand wheel torque, hand wheel position, motor position, and motor velocity (bits 0 - 4) are assumed to be used at the “sensor” level to place the signals in the proper orientation for use within the ECU. For example, hand wheel torque bit should be used to get the torque signals into the </w:t>
      </w:r>
      <w:proofErr w:type="spellStart"/>
      <w:r>
        <w:t>Nexteer</w:t>
      </w:r>
      <w:proofErr w:type="spellEnd"/>
      <w:r>
        <w:t xml:space="preserve"> CRF described in the polarity FDD-25.</w:t>
      </w:r>
    </w:p>
    <w:p w:rsidR="004A781C" w:rsidRDefault="00F349C3">
      <w:pPr>
        <w:numPr>
          <w:ilvl w:val="0"/>
          <w:numId w:val="6"/>
        </w:numPr>
      </w:pPr>
      <w:r>
        <w:t xml:space="preserve">Porting a signal from CRF to </w:t>
      </w:r>
      <w:proofErr w:type="gramStart"/>
      <w:r>
        <w:t>MRF,</w:t>
      </w:r>
      <w:proofErr w:type="gramEnd"/>
      <w:r>
        <w:t xml:space="preserve"> or from MRF to CRF, shall be done with the assist assembly polarity bit (bit 5). </w:t>
      </w:r>
    </w:p>
    <w:p w:rsidR="004A781C" w:rsidRDefault="004A781C">
      <w:pPr>
        <w:pStyle w:val="Heading1"/>
      </w:pPr>
      <w:r>
        <w:br w:type="page"/>
      </w:r>
      <w:r>
        <w:lastRenderedPageBreak/>
        <w:t>Revision Control Log</w:t>
      </w:r>
    </w:p>
    <w:tbl>
      <w:tblPr>
        <w:tblW w:w="96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16"/>
        <w:gridCol w:w="662"/>
        <w:gridCol w:w="6210"/>
        <w:gridCol w:w="1080"/>
        <w:gridCol w:w="1105"/>
      </w:tblGrid>
      <w:tr w:rsidR="004A781C">
        <w:tc>
          <w:tcPr>
            <w:tcW w:w="616" w:type="dxa"/>
          </w:tcPr>
          <w:p w:rsidR="004A781C" w:rsidRDefault="004A781C">
            <w:pPr>
              <w:spacing w:before="60"/>
              <w:rPr>
                <w:rFonts w:ascii="Arial" w:hAnsi="Arial" w:cs="Arial"/>
                <w:b/>
                <w:bCs/>
                <w:sz w:val="16"/>
              </w:rPr>
            </w:pPr>
            <w:r>
              <w:rPr>
                <w:rFonts w:ascii="Arial" w:hAnsi="Arial" w:cs="Arial"/>
                <w:b/>
                <w:bCs/>
                <w:sz w:val="16"/>
              </w:rPr>
              <w:t>Item #</w:t>
            </w:r>
          </w:p>
        </w:tc>
        <w:tc>
          <w:tcPr>
            <w:tcW w:w="662" w:type="dxa"/>
          </w:tcPr>
          <w:p w:rsidR="004A781C" w:rsidRDefault="004A781C">
            <w:pPr>
              <w:spacing w:before="60"/>
              <w:rPr>
                <w:rFonts w:ascii="Arial" w:hAnsi="Arial" w:cs="Arial"/>
                <w:b/>
                <w:bCs/>
                <w:sz w:val="16"/>
              </w:rPr>
            </w:pPr>
            <w:r>
              <w:rPr>
                <w:rFonts w:ascii="Arial" w:hAnsi="Arial" w:cs="Arial"/>
                <w:b/>
                <w:bCs/>
                <w:sz w:val="16"/>
              </w:rPr>
              <w:t>Rev #</w:t>
            </w:r>
          </w:p>
        </w:tc>
        <w:tc>
          <w:tcPr>
            <w:tcW w:w="6210" w:type="dxa"/>
          </w:tcPr>
          <w:p w:rsidR="004A781C" w:rsidRDefault="004A781C">
            <w:pPr>
              <w:spacing w:before="60"/>
              <w:rPr>
                <w:rFonts w:ascii="Arial" w:hAnsi="Arial" w:cs="Arial"/>
                <w:b/>
                <w:bCs/>
                <w:sz w:val="16"/>
              </w:rPr>
            </w:pPr>
            <w:r>
              <w:rPr>
                <w:rFonts w:ascii="Arial" w:hAnsi="Arial" w:cs="Arial"/>
                <w:b/>
                <w:bCs/>
                <w:sz w:val="16"/>
              </w:rPr>
              <w:t>Change Description</w:t>
            </w:r>
          </w:p>
        </w:tc>
        <w:tc>
          <w:tcPr>
            <w:tcW w:w="1080" w:type="dxa"/>
          </w:tcPr>
          <w:p w:rsidR="004A781C" w:rsidRDefault="004A781C">
            <w:pPr>
              <w:spacing w:before="60"/>
              <w:rPr>
                <w:rFonts w:ascii="Arial" w:hAnsi="Arial" w:cs="Arial"/>
                <w:b/>
                <w:bCs/>
                <w:sz w:val="16"/>
              </w:rPr>
            </w:pPr>
            <w:r>
              <w:rPr>
                <w:rFonts w:ascii="Arial" w:hAnsi="Arial" w:cs="Arial"/>
                <w:b/>
                <w:bCs/>
                <w:sz w:val="16"/>
              </w:rPr>
              <w:t xml:space="preserve">Date </w:t>
            </w:r>
          </w:p>
        </w:tc>
        <w:tc>
          <w:tcPr>
            <w:tcW w:w="1105" w:type="dxa"/>
          </w:tcPr>
          <w:p w:rsidR="004A781C" w:rsidRDefault="004A781C">
            <w:pPr>
              <w:spacing w:before="60"/>
              <w:rPr>
                <w:rFonts w:ascii="Arial" w:hAnsi="Arial" w:cs="Arial"/>
                <w:b/>
                <w:bCs/>
                <w:sz w:val="16"/>
              </w:rPr>
            </w:pPr>
            <w:r>
              <w:rPr>
                <w:rFonts w:ascii="Arial" w:hAnsi="Arial" w:cs="Arial"/>
                <w:b/>
                <w:bCs/>
                <w:sz w:val="16"/>
              </w:rPr>
              <w:t>Author Initials</w:t>
            </w:r>
          </w:p>
        </w:tc>
      </w:tr>
      <w:tr w:rsidR="004A781C">
        <w:tc>
          <w:tcPr>
            <w:tcW w:w="616" w:type="dxa"/>
          </w:tcPr>
          <w:p w:rsidR="004A781C" w:rsidRDefault="004A781C">
            <w:pPr>
              <w:spacing w:before="60"/>
              <w:rPr>
                <w:rFonts w:ascii="Arial" w:hAnsi="Arial" w:cs="Arial"/>
                <w:sz w:val="16"/>
              </w:rPr>
            </w:pPr>
            <w:r>
              <w:rPr>
                <w:rFonts w:ascii="Arial" w:hAnsi="Arial" w:cs="Arial"/>
                <w:sz w:val="16"/>
              </w:rPr>
              <w:t>1</w:t>
            </w:r>
          </w:p>
        </w:tc>
        <w:tc>
          <w:tcPr>
            <w:tcW w:w="662" w:type="dxa"/>
          </w:tcPr>
          <w:p w:rsidR="004A781C" w:rsidRDefault="008B4F77">
            <w:pPr>
              <w:spacing w:before="60"/>
              <w:rPr>
                <w:rFonts w:ascii="Arial" w:hAnsi="Arial" w:cs="Arial"/>
                <w:sz w:val="16"/>
              </w:rPr>
            </w:pPr>
            <w:r>
              <w:rPr>
                <w:rFonts w:ascii="Arial" w:hAnsi="Arial" w:cs="Arial"/>
                <w:sz w:val="16"/>
              </w:rPr>
              <w:t>1</w:t>
            </w:r>
          </w:p>
        </w:tc>
        <w:tc>
          <w:tcPr>
            <w:tcW w:w="6210" w:type="dxa"/>
          </w:tcPr>
          <w:p w:rsidR="004A781C" w:rsidRDefault="008B4F77">
            <w:pPr>
              <w:spacing w:before="60"/>
              <w:rPr>
                <w:rFonts w:ascii="Arial" w:hAnsi="Arial" w:cs="Arial"/>
                <w:sz w:val="16"/>
              </w:rPr>
            </w:pPr>
            <w:r>
              <w:rPr>
                <w:rFonts w:ascii="Arial" w:hAnsi="Arial" w:cs="Arial"/>
                <w:sz w:val="16"/>
              </w:rPr>
              <w:t>Initial MDD</w:t>
            </w:r>
          </w:p>
        </w:tc>
        <w:tc>
          <w:tcPr>
            <w:tcW w:w="1080" w:type="dxa"/>
          </w:tcPr>
          <w:p w:rsidR="004A781C" w:rsidRDefault="00277FB1" w:rsidP="00EF0008">
            <w:pPr>
              <w:spacing w:before="60"/>
              <w:rPr>
                <w:rFonts w:ascii="Arial" w:hAnsi="Arial" w:cs="Arial"/>
                <w:sz w:val="16"/>
              </w:rPr>
            </w:pPr>
            <w:r>
              <w:rPr>
                <w:rFonts w:ascii="Arial" w:hAnsi="Arial" w:cs="Arial"/>
                <w:sz w:val="16"/>
              </w:rPr>
              <w:t>23</w:t>
            </w:r>
            <w:r w:rsidR="00072873">
              <w:rPr>
                <w:rFonts w:ascii="Arial" w:hAnsi="Arial" w:cs="Arial"/>
                <w:sz w:val="16"/>
              </w:rPr>
              <w:t>May11</w:t>
            </w:r>
          </w:p>
        </w:tc>
        <w:tc>
          <w:tcPr>
            <w:tcW w:w="1105" w:type="dxa"/>
          </w:tcPr>
          <w:p w:rsidR="004A781C" w:rsidRDefault="00072873">
            <w:pPr>
              <w:spacing w:before="60"/>
              <w:rPr>
                <w:rFonts w:ascii="Arial" w:hAnsi="Arial" w:cs="Arial"/>
                <w:sz w:val="16"/>
              </w:rPr>
            </w:pPr>
            <w:r>
              <w:rPr>
                <w:rFonts w:ascii="Arial" w:hAnsi="Arial" w:cs="Arial"/>
                <w:sz w:val="16"/>
              </w:rPr>
              <w:t>NRAR</w:t>
            </w:r>
          </w:p>
        </w:tc>
      </w:tr>
      <w:tr w:rsidR="00203C0F">
        <w:tc>
          <w:tcPr>
            <w:tcW w:w="616" w:type="dxa"/>
          </w:tcPr>
          <w:p w:rsidR="00203C0F" w:rsidRDefault="00203C0F">
            <w:pPr>
              <w:spacing w:before="60"/>
              <w:rPr>
                <w:rFonts w:ascii="Arial" w:hAnsi="Arial" w:cs="Arial"/>
                <w:sz w:val="16"/>
              </w:rPr>
            </w:pPr>
            <w:r>
              <w:rPr>
                <w:rFonts w:ascii="Arial" w:hAnsi="Arial" w:cs="Arial"/>
                <w:sz w:val="16"/>
              </w:rPr>
              <w:t>2</w:t>
            </w:r>
          </w:p>
        </w:tc>
        <w:tc>
          <w:tcPr>
            <w:tcW w:w="662" w:type="dxa"/>
          </w:tcPr>
          <w:p w:rsidR="00203C0F" w:rsidRDefault="00203C0F">
            <w:pPr>
              <w:spacing w:before="60"/>
              <w:rPr>
                <w:rFonts w:ascii="Arial" w:hAnsi="Arial" w:cs="Arial"/>
                <w:sz w:val="16"/>
              </w:rPr>
            </w:pPr>
            <w:r>
              <w:rPr>
                <w:rFonts w:ascii="Arial" w:hAnsi="Arial" w:cs="Arial"/>
                <w:sz w:val="16"/>
              </w:rPr>
              <w:t>2</w:t>
            </w:r>
          </w:p>
        </w:tc>
        <w:tc>
          <w:tcPr>
            <w:tcW w:w="6210" w:type="dxa"/>
          </w:tcPr>
          <w:p w:rsidR="00203C0F" w:rsidRDefault="00203C0F">
            <w:pPr>
              <w:spacing w:before="60"/>
              <w:rPr>
                <w:rFonts w:ascii="Arial" w:hAnsi="Arial" w:cs="Arial"/>
                <w:sz w:val="16"/>
              </w:rPr>
            </w:pPr>
            <w:r>
              <w:rPr>
                <w:rFonts w:ascii="Arial" w:hAnsi="Arial" w:cs="Arial"/>
                <w:sz w:val="16"/>
              </w:rPr>
              <w:t>Carried over from for component based design</w:t>
            </w:r>
          </w:p>
        </w:tc>
        <w:tc>
          <w:tcPr>
            <w:tcW w:w="1080" w:type="dxa"/>
          </w:tcPr>
          <w:p w:rsidR="00203C0F" w:rsidRDefault="00203C0F" w:rsidP="00EF0008">
            <w:pPr>
              <w:spacing w:before="60"/>
              <w:rPr>
                <w:rFonts w:ascii="Arial" w:hAnsi="Arial" w:cs="Arial"/>
                <w:sz w:val="16"/>
              </w:rPr>
            </w:pPr>
            <w:r>
              <w:rPr>
                <w:rFonts w:ascii="Arial" w:hAnsi="Arial" w:cs="Arial"/>
                <w:sz w:val="16"/>
              </w:rPr>
              <w:t>14Nov11</w:t>
            </w:r>
          </w:p>
        </w:tc>
        <w:tc>
          <w:tcPr>
            <w:tcW w:w="1105" w:type="dxa"/>
          </w:tcPr>
          <w:p w:rsidR="00203C0F" w:rsidRDefault="00203C0F">
            <w:pPr>
              <w:spacing w:before="60"/>
              <w:rPr>
                <w:rFonts w:ascii="Arial" w:hAnsi="Arial" w:cs="Arial"/>
                <w:sz w:val="16"/>
              </w:rPr>
            </w:pPr>
            <w:r>
              <w:rPr>
                <w:rFonts w:ascii="Arial" w:hAnsi="Arial" w:cs="Arial"/>
                <w:sz w:val="16"/>
              </w:rPr>
              <w:t>JWW</w:t>
            </w:r>
          </w:p>
        </w:tc>
      </w:tr>
      <w:tr w:rsidR="00203C0F">
        <w:tc>
          <w:tcPr>
            <w:tcW w:w="616" w:type="dxa"/>
          </w:tcPr>
          <w:p w:rsidR="00203C0F" w:rsidRDefault="00203C0F">
            <w:pPr>
              <w:spacing w:before="60"/>
              <w:rPr>
                <w:rFonts w:ascii="Arial" w:hAnsi="Arial" w:cs="Arial"/>
                <w:sz w:val="16"/>
              </w:rPr>
            </w:pPr>
            <w:r>
              <w:rPr>
                <w:rFonts w:ascii="Arial" w:hAnsi="Arial" w:cs="Arial"/>
                <w:sz w:val="16"/>
              </w:rPr>
              <w:t>3</w:t>
            </w:r>
          </w:p>
        </w:tc>
        <w:tc>
          <w:tcPr>
            <w:tcW w:w="662" w:type="dxa"/>
          </w:tcPr>
          <w:p w:rsidR="00203C0F" w:rsidRDefault="00203C0F">
            <w:pPr>
              <w:spacing w:before="60"/>
              <w:rPr>
                <w:rFonts w:ascii="Arial" w:hAnsi="Arial" w:cs="Arial"/>
                <w:sz w:val="16"/>
              </w:rPr>
            </w:pPr>
            <w:r>
              <w:rPr>
                <w:rFonts w:ascii="Arial" w:hAnsi="Arial" w:cs="Arial"/>
                <w:sz w:val="16"/>
              </w:rPr>
              <w:t>3</w:t>
            </w:r>
          </w:p>
        </w:tc>
        <w:tc>
          <w:tcPr>
            <w:tcW w:w="6210" w:type="dxa"/>
          </w:tcPr>
          <w:p w:rsidR="00203C0F" w:rsidRDefault="00203C0F">
            <w:pPr>
              <w:spacing w:before="60"/>
              <w:rPr>
                <w:rFonts w:ascii="Arial" w:hAnsi="Arial" w:cs="Arial"/>
                <w:sz w:val="16"/>
              </w:rPr>
            </w:pPr>
            <w:r>
              <w:rPr>
                <w:rFonts w:ascii="Arial" w:hAnsi="Arial" w:cs="Arial"/>
                <w:sz w:val="16"/>
              </w:rPr>
              <w:t>Updates</w:t>
            </w:r>
            <w:r w:rsidR="00930CD6">
              <w:rPr>
                <w:rFonts w:ascii="Arial" w:hAnsi="Arial" w:cs="Arial"/>
                <w:sz w:val="16"/>
              </w:rPr>
              <w:t xml:space="preserve"> and initial release</w:t>
            </w:r>
            <w:r>
              <w:rPr>
                <w:rFonts w:ascii="Arial" w:hAnsi="Arial" w:cs="Arial"/>
                <w:sz w:val="16"/>
              </w:rPr>
              <w:t xml:space="preserve"> for component based design</w:t>
            </w:r>
          </w:p>
        </w:tc>
        <w:tc>
          <w:tcPr>
            <w:tcW w:w="1080" w:type="dxa"/>
          </w:tcPr>
          <w:p w:rsidR="00203C0F" w:rsidRDefault="0097748B" w:rsidP="0097748B">
            <w:pPr>
              <w:spacing w:before="60"/>
              <w:rPr>
                <w:rFonts w:ascii="Arial" w:hAnsi="Arial" w:cs="Arial"/>
                <w:sz w:val="16"/>
              </w:rPr>
            </w:pPr>
            <w:r>
              <w:rPr>
                <w:rFonts w:ascii="Arial" w:hAnsi="Arial" w:cs="Arial"/>
                <w:sz w:val="16"/>
              </w:rPr>
              <w:t>21Apr2012</w:t>
            </w:r>
          </w:p>
        </w:tc>
        <w:tc>
          <w:tcPr>
            <w:tcW w:w="1105" w:type="dxa"/>
          </w:tcPr>
          <w:p w:rsidR="00203C0F" w:rsidRDefault="00203C0F">
            <w:pPr>
              <w:spacing w:before="60"/>
              <w:rPr>
                <w:rFonts w:ascii="Arial" w:hAnsi="Arial" w:cs="Arial"/>
                <w:sz w:val="16"/>
              </w:rPr>
            </w:pPr>
            <w:r>
              <w:rPr>
                <w:rFonts w:ascii="Arial" w:hAnsi="Arial" w:cs="Arial"/>
                <w:sz w:val="16"/>
              </w:rPr>
              <w:t>KJS</w:t>
            </w:r>
          </w:p>
        </w:tc>
      </w:tr>
      <w:tr w:rsidR="00900717">
        <w:tc>
          <w:tcPr>
            <w:tcW w:w="616" w:type="dxa"/>
          </w:tcPr>
          <w:p w:rsidR="00900717" w:rsidRDefault="00850F04">
            <w:pPr>
              <w:spacing w:before="60"/>
              <w:rPr>
                <w:rFonts w:ascii="Arial" w:hAnsi="Arial" w:cs="Arial"/>
                <w:sz w:val="16"/>
              </w:rPr>
            </w:pPr>
            <w:r>
              <w:rPr>
                <w:rFonts w:ascii="Arial" w:hAnsi="Arial" w:cs="Arial"/>
                <w:sz w:val="16"/>
              </w:rPr>
              <w:t>4</w:t>
            </w:r>
          </w:p>
        </w:tc>
        <w:tc>
          <w:tcPr>
            <w:tcW w:w="662" w:type="dxa"/>
          </w:tcPr>
          <w:p w:rsidR="00900717" w:rsidRDefault="00850F04">
            <w:pPr>
              <w:spacing w:before="60"/>
              <w:rPr>
                <w:rFonts w:ascii="Arial" w:hAnsi="Arial" w:cs="Arial"/>
                <w:sz w:val="16"/>
              </w:rPr>
            </w:pPr>
            <w:r>
              <w:rPr>
                <w:rFonts w:ascii="Arial" w:hAnsi="Arial" w:cs="Arial"/>
                <w:sz w:val="16"/>
              </w:rPr>
              <w:t>4</w:t>
            </w:r>
          </w:p>
        </w:tc>
        <w:tc>
          <w:tcPr>
            <w:tcW w:w="6210" w:type="dxa"/>
          </w:tcPr>
          <w:p w:rsidR="00900717" w:rsidRDefault="00850F04">
            <w:pPr>
              <w:spacing w:before="60"/>
              <w:rPr>
                <w:rFonts w:ascii="Arial" w:hAnsi="Arial" w:cs="Arial"/>
                <w:sz w:val="16"/>
              </w:rPr>
            </w:pPr>
            <w:r>
              <w:rPr>
                <w:rFonts w:ascii="Arial" w:hAnsi="Arial" w:cs="Arial"/>
                <w:sz w:val="16"/>
              </w:rPr>
              <w:t>Update for GSOD redundant output – FDDv006</w:t>
            </w:r>
          </w:p>
        </w:tc>
        <w:tc>
          <w:tcPr>
            <w:tcW w:w="1080" w:type="dxa"/>
          </w:tcPr>
          <w:p w:rsidR="00900717" w:rsidRDefault="00850F04" w:rsidP="0097748B">
            <w:pPr>
              <w:spacing w:before="60"/>
              <w:rPr>
                <w:rFonts w:ascii="Arial" w:hAnsi="Arial" w:cs="Arial"/>
                <w:sz w:val="16"/>
              </w:rPr>
            </w:pPr>
            <w:r>
              <w:rPr>
                <w:rFonts w:ascii="Arial" w:hAnsi="Arial" w:cs="Arial"/>
                <w:sz w:val="16"/>
              </w:rPr>
              <w:t>22-Oct-12</w:t>
            </w:r>
          </w:p>
        </w:tc>
        <w:tc>
          <w:tcPr>
            <w:tcW w:w="1105" w:type="dxa"/>
          </w:tcPr>
          <w:p w:rsidR="00900717" w:rsidRDefault="00850F04">
            <w:pPr>
              <w:spacing w:before="60"/>
              <w:rPr>
                <w:rFonts w:ascii="Arial" w:hAnsi="Arial" w:cs="Arial"/>
                <w:sz w:val="16"/>
              </w:rPr>
            </w:pPr>
            <w:r>
              <w:rPr>
                <w:rFonts w:ascii="Arial" w:hAnsi="Arial" w:cs="Arial"/>
                <w:sz w:val="16"/>
              </w:rPr>
              <w:t>JWJ</w:t>
            </w:r>
          </w:p>
        </w:tc>
      </w:tr>
      <w:tr w:rsidR="007A7D6C">
        <w:trPr>
          <w:ins w:id="418" w:author="Lucas Wendling" w:date="2013-02-19T13:14:00Z"/>
        </w:trPr>
        <w:tc>
          <w:tcPr>
            <w:tcW w:w="616" w:type="dxa"/>
          </w:tcPr>
          <w:p w:rsidR="007A7D6C" w:rsidRDefault="007A7D6C">
            <w:pPr>
              <w:spacing w:before="60"/>
              <w:rPr>
                <w:ins w:id="419" w:author="Lucas Wendling" w:date="2013-02-19T13:14:00Z"/>
                <w:rFonts w:ascii="Arial" w:hAnsi="Arial" w:cs="Arial"/>
                <w:sz w:val="16"/>
              </w:rPr>
            </w:pPr>
            <w:ins w:id="420" w:author="Lucas Wendling" w:date="2013-02-19T13:14:00Z">
              <w:r>
                <w:rPr>
                  <w:rFonts w:ascii="Arial" w:hAnsi="Arial" w:cs="Arial"/>
                  <w:sz w:val="16"/>
                </w:rPr>
                <w:t>7</w:t>
              </w:r>
            </w:ins>
          </w:p>
        </w:tc>
        <w:tc>
          <w:tcPr>
            <w:tcW w:w="662" w:type="dxa"/>
          </w:tcPr>
          <w:p w:rsidR="007A7D6C" w:rsidRDefault="007A7D6C">
            <w:pPr>
              <w:spacing w:before="60"/>
              <w:rPr>
                <w:ins w:id="421" w:author="Lucas Wendling" w:date="2013-02-19T13:14:00Z"/>
                <w:rFonts w:ascii="Arial" w:hAnsi="Arial" w:cs="Arial"/>
                <w:sz w:val="16"/>
              </w:rPr>
            </w:pPr>
            <w:ins w:id="422" w:author="Lucas Wendling" w:date="2013-02-19T13:14:00Z">
              <w:r>
                <w:rPr>
                  <w:rFonts w:ascii="Arial" w:hAnsi="Arial" w:cs="Arial"/>
                  <w:sz w:val="16"/>
                </w:rPr>
                <w:t>7</w:t>
              </w:r>
            </w:ins>
          </w:p>
        </w:tc>
        <w:tc>
          <w:tcPr>
            <w:tcW w:w="6210" w:type="dxa"/>
          </w:tcPr>
          <w:p w:rsidR="007A7D6C" w:rsidRDefault="007A7D6C">
            <w:pPr>
              <w:spacing w:before="60"/>
              <w:rPr>
                <w:ins w:id="423" w:author="Lucas Wendling" w:date="2013-02-19T13:14:00Z"/>
                <w:rFonts w:ascii="Arial" w:hAnsi="Arial" w:cs="Arial"/>
                <w:sz w:val="16"/>
              </w:rPr>
            </w:pPr>
            <w:ins w:id="424" w:author="Lucas Wendling" w:date="2013-02-19T13:14:00Z">
              <w:r>
                <w:rPr>
                  <w:rFonts w:ascii="Arial" w:hAnsi="Arial" w:cs="Arial"/>
                  <w:sz w:val="16"/>
                </w:rPr>
                <w:t>Updated per FDD requirements</w:t>
              </w:r>
            </w:ins>
          </w:p>
        </w:tc>
        <w:tc>
          <w:tcPr>
            <w:tcW w:w="1080" w:type="dxa"/>
          </w:tcPr>
          <w:p w:rsidR="007A7D6C" w:rsidRDefault="007A7D6C" w:rsidP="0097748B">
            <w:pPr>
              <w:spacing w:before="60"/>
              <w:rPr>
                <w:ins w:id="425" w:author="Lucas Wendling" w:date="2013-02-19T13:14:00Z"/>
                <w:rFonts w:ascii="Arial" w:hAnsi="Arial" w:cs="Arial"/>
                <w:sz w:val="16"/>
              </w:rPr>
            </w:pPr>
            <w:ins w:id="426" w:author="Lucas Wendling" w:date="2013-02-19T13:15:00Z">
              <w:r>
                <w:rPr>
                  <w:rFonts w:ascii="Arial" w:hAnsi="Arial" w:cs="Arial"/>
                  <w:sz w:val="16"/>
                </w:rPr>
                <w:t>19-Feb-13</w:t>
              </w:r>
            </w:ins>
          </w:p>
        </w:tc>
        <w:tc>
          <w:tcPr>
            <w:tcW w:w="1105" w:type="dxa"/>
          </w:tcPr>
          <w:p w:rsidR="007A7D6C" w:rsidRDefault="007A7D6C">
            <w:pPr>
              <w:spacing w:before="60"/>
              <w:rPr>
                <w:ins w:id="427" w:author="Lucas Wendling" w:date="2013-02-19T13:14:00Z"/>
                <w:rFonts w:ascii="Arial" w:hAnsi="Arial" w:cs="Arial"/>
                <w:sz w:val="16"/>
              </w:rPr>
            </w:pPr>
            <w:ins w:id="428" w:author="Lucas Wendling" w:date="2013-02-19T13:15:00Z">
              <w:r>
                <w:rPr>
                  <w:rFonts w:ascii="Arial" w:hAnsi="Arial" w:cs="Arial"/>
                  <w:sz w:val="16"/>
                </w:rPr>
                <w:t>LWW</w:t>
              </w:r>
            </w:ins>
          </w:p>
        </w:tc>
      </w:tr>
    </w:tbl>
    <w:p w:rsidR="00107819" w:rsidRDefault="00107819"/>
    <w:sectPr w:rsidR="00107819" w:rsidSect="00FA2AEA">
      <w:headerReference w:type="default" r:id="rId25"/>
      <w:footerReference w:type="default" r:id="rId26"/>
      <w:pgSz w:w="12240" w:h="15840"/>
      <w:pgMar w:top="1440" w:right="1800" w:bottom="1440" w:left="180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F3A0F" w:rsidRDefault="00AF3A0F">
      <w:r>
        <w:separator/>
      </w:r>
    </w:p>
  </w:endnote>
  <w:endnote w:type="continuationSeparator" w:id="0">
    <w:p w:rsidR="00AF3A0F" w:rsidRDefault="00AF3A0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imes">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628B" w:rsidRDefault="007A628B">
    <w:pPr>
      <w:pStyle w:val="Footer"/>
    </w:pPr>
    <w:r>
      <w:rPr>
        <w:snapToGrid w:val="0"/>
      </w:rPr>
      <w:tab/>
    </w:r>
    <w:fldSimple w:instr=" DOCPROPERTY &quot;Company&quot;  \* MERGEFORMAT ">
      <w:r w:rsidRPr="00473F14">
        <w:rPr>
          <w:rFonts w:ascii="Times" w:hAnsi="Times"/>
          <w:caps/>
          <w:snapToGrid w:val="0"/>
        </w:rPr>
        <w:t>Nexteer</w:t>
      </w:r>
    </w:fldSimple>
    <w:r>
      <w:rPr>
        <w:snapToGrid w:val="0"/>
      </w:rPr>
      <w:t xml:space="preserve"> CONFIDENTIAL</w:t>
    </w:r>
    <w:r>
      <w:rPr>
        <w:snapToGrid w:val="0"/>
      </w:rPr>
      <w:tab/>
    </w:r>
    <w:r>
      <w:rPr>
        <w:snapToGrid w:val="0"/>
        <w:sz w:val="16"/>
      </w:rPr>
      <w:t>S/W module design template, Rev 2.2b+</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F3A0F" w:rsidRDefault="00AF3A0F">
      <w:r>
        <w:separator/>
      </w:r>
    </w:p>
  </w:footnote>
  <w:footnote w:type="continuationSeparator" w:id="0">
    <w:p w:rsidR="00AF3A0F" w:rsidRDefault="00AF3A0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628B" w:rsidRDefault="007A628B">
    <w:pPr>
      <w:pStyle w:val="Header"/>
      <w:pBdr>
        <w:bottom w:val="single" w:sz="4" w:space="1" w:color="auto"/>
      </w:pBdr>
      <w:jc w:val="center"/>
      <w:rPr>
        <w:b/>
      </w:rPr>
    </w:pPr>
    <w:r>
      <w:rPr>
        <w:b/>
      </w:rPr>
      <w:t>SOFTWARE MODULE DESIGN SPECIFICATION</w:t>
    </w:r>
  </w:p>
  <w:tbl>
    <w:tblPr>
      <w:tblW w:w="0" w:type="auto"/>
      <w:tblInd w:w="18" w:type="dxa"/>
      <w:tblLayout w:type="fixed"/>
      <w:tblLook w:val="0000"/>
    </w:tblPr>
    <w:tblGrid>
      <w:gridCol w:w="990"/>
      <w:gridCol w:w="1530"/>
      <w:gridCol w:w="1260"/>
      <w:gridCol w:w="2610"/>
      <w:gridCol w:w="1170"/>
      <w:gridCol w:w="1350"/>
    </w:tblGrid>
    <w:tr w:rsidR="007A628B">
      <w:trPr>
        <w:cantSplit/>
      </w:trPr>
      <w:tc>
        <w:tcPr>
          <w:tcW w:w="990" w:type="dxa"/>
        </w:tcPr>
        <w:p w:rsidR="007A628B" w:rsidRDefault="007A628B">
          <w:pPr>
            <w:pStyle w:val="Header"/>
          </w:pPr>
          <w:r>
            <w:t>Title:</w:t>
          </w:r>
        </w:p>
      </w:tc>
      <w:tc>
        <w:tcPr>
          <w:tcW w:w="5400" w:type="dxa"/>
          <w:gridSpan w:val="3"/>
          <w:vMerge w:val="restart"/>
        </w:tcPr>
        <w:p w:rsidR="007A628B" w:rsidRDefault="007A628B">
          <w:pPr>
            <w:pStyle w:val="Header"/>
          </w:pPr>
          <w:fldSimple w:instr=" DOCPROPERTY &quot;Document Title&quot;  \* MERGEFORMAT ">
            <w:r>
              <w:t>Polarity</w:t>
            </w:r>
          </w:fldSimple>
        </w:p>
        <w:p w:rsidR="007A628B" w:rsidRDefault="007A628B">
          <w:pPr>
            <w:pStyle w:val="Header"/>
          </w:pPr>
          <w:fldSimple w:instr=" DOCPROPERTY &quot;Product Line&quot;  \* MERGEFORMAT ">
            <w:r>
              <w:t>Gen II+ EPS</w:t>
            </w:r>
          </w:fldSimple>
        </w:p>
      </w:tc>
      <w:tc>
        <w:tcPr>
          <w:tcW w:w="1170" w:type="dxa"/>
        </w:tcPr>
        <w:p w:rsidR="007A628B" w:rsidRDefault="007A628B">
          <w:pPr>
            <w:pStyle w:val="Header"/>
          </w:pPr>
          <w:r>
            <w:t>Revision:</w:t>
          </w:r>
        </w:p>
      </w:tc>
      <w:tc>
        <w:tcPr>
          <w:tcW w:w="1350" w:type="dxa"/>
        </w:tcPr>
        <w:p w:rsidR="007A628B" w:rsidRDefault="007A628B">
          <w:pPr>
            <w:pStyle w:val="Header"/>
          </w:pPr>
          <w:del w:id="429" w:author="Lucas Wendling" w:date="2013-02-19T10:55:00Z">
            <w:r w:rsidDel="00EC7EA6">
              <w:delText>4</w:delText>
            </w:r>
          </w:del>
          <w:ins w:id="430" w:author="Lucas Wendling" w:date="2013-02-19T10:55:00Z">
            <w:r>
              <w:t>7</w:t>
            </w:r>
          </w:ins>
        </w:p>
      </w:tc>
    </w:tr>
    <w:tr w:rsidR="007A628B">
      <w:trPr>
        <w:cantSplit/>
      </w:trPr>
      <w:tc>
        <w:tcPr>
          <w:tcW w:w="990" w:type="dxa"/>
        </w:tcPr>
        <w:p w:rsidR="007A628B" w:rsidRDefault="007A628B">
          <w:pPr>
            <w:pStyle w:val="Header"/>
          </w:pPr>
          <w:r>
            <w:t xml:space="preserve">Product:     </w:t>
          </w:r>
        </w:p>
      </w:tc>
      <w:tc>
        <w:tcPr>
          <w:tcW w:w="5400" w:type="dxa"/>
          <w:gridSpan w:val="3"/>
          <w:vMerge/>
        </w:tcPr>
        <w:p w:rsidR="007A628B" w:rsidRDefault="007A628B">
          <w:pPr>
            <w:pStyle w:val="Header"/>
            <w:jc w:val="center"/>
          </w:pPr>
        </w:p>
      </w:tc>
      <w:tc>
        <w:tcPr>
          <w:tcW w:w="1170" w:type="dxa"/>
        </w:tcPr>
        <w:p w:rsidR="007A628B" w:rsidRDefault="007A628B">
          <w:pPr>
            <w:pStyle w:val="Header"/>
          </w:pPr>
          <w:r>
            <w:t>Rev. Date:</w:t>
          </w:r>
        </w:p>
      </w:tc>
      <w:tc>
        <w:tcPr>
          <w:tcW w:w="1350" w:type="dxa"/>
        </w:tcPr>
        <w:p w:rsidR="007A628B" w:rsidRDefault="007A628B" w:rsidP="00174998">
          <w:pPr>
            <w:pStyle w:val="Header"/>
          </w:pPr>
          <w:del w:id="431" w:author="Lucas Wendling" w:date="2013-02-19T10:56:00Z">
            <w:r w:rsidDel="00174998">
              <w:delText>22</w:delText>
            </w:r>
          </w:del>
          <w:ins w:id="432" w:author="Lucas Wendling" w:date="2013-02-19T10:56:00Z">
            <w:r>
              <w:t>19</w:t>
            </w:r>
          </w:ins>
          <w:r>
            <w:t>-</w:t>
          </w:r>
          <w:del w:id="433" w:author="Lucas Wendling" w:date="2013-02-19T10:56:00Z">
            <w:r w:rsidDel="00174998">
              <w:delText>Oct</w:delText>
            </w:r>
          </w:del>
          <w:ins w:id="434" w:author="Lucas Wendling" w:date="2013-02-19T10:56:00Z">
            <w:r>
              <w:t>Feb</w:t>
            </w:r>
          </w:ins>
          <w:r>
            <w:t>-</w:t>
          </w:r>
          <w:del w:id="435" w:author="Lucas Wendling" w:date="2013-02-19T10:56:00Z">
            <w:r w:rsidDel="00174998">
              <w:delText>12</w:delText>
            </w:r>
          </w:del>
          <w:ins w:id="436" w:author="Lucas Wendling" w:date="2013-02-19T10:56:00Z">
            <w:r>
              <w:t>13</w:t>
            </w:r>
          </w:ins>
        </w:p>
      </w:tc>
    </w:tr>
    <w:tr w:rsidR="007A628B">
      <w:trPr>
        <w:cantSplit/>
      </w:trPr>
      <w:tc>
        <w:tcPr>
          <w:tcW w:w="990" w:type="dxa"/>
        </w:tcPr>
        <w:p w:rsidR="007A628B" w:rsidRDefault="007A628B">
          <w:pPr>
            <w:pStyle w:val="Header"/>
          </w:pPr>
          <w:r>
            <w:t>Group:</w:t>
          </w:r>
        </w:p>
      </w:tc>
      <w:tc>
        <w:tcPr>
          <w:tcW w:w="1530" w:type="dxa"/>
        </w:tcPr>
        <w:p w:rsidR="007A628B" w:rsidRDefault="007A628B">
          <w:pPr>
            <w:pStyle w:val="Header"/>
          </w:pPr>
          <w:r>
            <w:t>ESG</w:t>
          </w:r>
        </w:p>
      </w:tc>
      <w:tc>
        <w:tcPr>
          <w:tcW w:w="1260" w:type="dxa"/>
        </w:tcPr>
        <w:p w:rsidR="007A628B" w:rsidRDefault="007A628B">
          <w:pPr>
            <w:pStyle w:val="Header"/>
          </w:pPr>
          <w:r>
            <w:t>Originator:</w:t>
          </w:r>
        </w:p>
      </w:tc>
      <w:tc>
        <w:tcPr>
          <w:tcW w:w="2610" w:type="dxa"/>
        </w:tcPr>
        <w:p w:rsidR="007A628B" w:rsidRDefault="007A628B">
          <w:pPr>
            <w:pStyle w:val="Header"/>
          </w:pPr>
          <w:fldSimple w:instr=" USERNAME  \* MERGEFORMAT ">
            <w:r>
              <w:rPr>
                <w:noProof/>
              </w:rPr>
              <w:t>Kevin Smith</w:t>
            </w:r>
          </w:fldSimple>
        </w:p>
      </w:tc>
      <w:tc>
        <w:tcPr>
          <w:tcW w:w="1170" w:type="dxa"/>
        </w:tcPr>
        <w:p w:rsidR="007A628B" w:rsidRDefault="007A628B">
          <w:pPr>
            <w:pStyle w:val="Header"/>
          </w:pPr>
          <w:r>
            <w:t>Page:</w:t>
          </w:r>
        </w:p>
      </w:tc>
      <w:tc>
        <w:tcPr>
          <w:tcW w:w="1350" w:type="dxa"/>
        </w:tcPr>
        <w:p w:rsidR="007A628B" w:rsidRDefault="007A628B">
          <w:pPr>
            <w:pStyle w:val="Header"/>
          </w:pPr>
          <w:r>
            <w:rPr>
              <w:rStyle w:val="PageNumber"/>
            </w:rPr>
            <w:fldChar w:fldCharType="begin"/>
          </w:r>
          <w:r>
            <w:rPr>
              <w:rStyle w:val="PageNumber"/>
            </w:rPr>
            <w:instrText xml:space="preserve"> PAGE </w:instrText>
          </w:r>
          <w:r>
            <w:rPr>
              <w:rStyle w:val="PageNumber"/>
            </w:rPr>
            <w:fldChar w:fldCharType="separate"/>
          </w:r>
          <w:r w:rsidR="007A7D6C">
            <w:rPr>
              <w:rStyle w:val="PageNumber"/>
              <w:noProof/>
            </w:rPr>
            <w:t>15</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7A7D6C">
            <w:rPr>
              <w:rStyle w:val="PageNumber"/>
              <w:noProof/>
            </w:rPr>
            <w:t>15</w:t>
          </w:r>
          <w:r>
            <w:rPr>
              <w:rStyle w:val="PageNumber"/>
            </w:rPr>
            <w:fldChar w:fldCharType="end"/>
          </w:r>
        </w:p>
      </w:tc>
    </w:tr>
  </w:tbl>
  <w:p w:rsidR="007A628B" w:rsidRDefault="007A628B">
    <w:pPr>
      <w:pStyle w:val="Header"/>
      <w:pBdr>
        <w:top w:val="single" w:sz="4" w:space="1" w:color="auto"/>
      </w:pBdr>
      <w:rPr>
        <w:sz w:val="1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F"/>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pPr>
        <w:ind w:left="432"/>
      </w:pPr>
    </w:lvl>
    <w:lvl w:ilvl="4">
      <w:start w:val="1"/>
      <w:numFmt w:val="decimal"/>
      <w:lvlText w:val="%1.%2.%3.%4.%5."/>
      <w:legacy w:legacy="1" w:legacySpace="0" w:legacyIndent="0"/>
      <w:lvlJc w:val="left"/>
      <w:pPr>
        <w:ind w:left="432"/>
      </w:pPr>
    </w:lvl>
    <w:lvl w:ilvl="5">
      <w:start w:val="1"/>
      <w:numFmt w:val="decimal"/>
      <w:lvlText w:val="%1.%2.%3.%4.%5.%6."/>
      <w:legacy w:legacy="1" w:legacySpace="0" w:legacyIndent="0"/>
      <w:lvlJc w:val="left"/>
      <w:pPr>
        <w:ind w:left="432"/>
      </w:pPr>
    </w:lvl>
    <w:lvl w:ilvl="6">
      <w:start w:val="1"/>
      <w:numFmt w:val="decimal"/>
      <w:lvlText w:val="%1.%2.%3.%4.%5.%6.%7."/>
      <w:legacy w:legacy="1" w:legacySpace="0" w:legacyIndent="0"/>
      <w:lvlJc w:val="left"/>
      <w:pPr>
        <w:ind w:left="864"/>
      </w:pPr>
    </w:lvl>
    <w:lvl w:ilvl="7">
      <w:start w:val="1"/>
      <w:numFmt w:val="decimal"/>
      <w:lvlText w:val="%1.%2.%3.%4.%5.%6.%7.%8."/>
      <w:legacy w:legacy="1" w:legacySpace="0" w:legacyIndent="0"/>
      <w:lvlJc w:val="left"/>
      <w:pPr>
        <w:ind w:left="864"/>
      </w:pPr>
    </w:lvl>
    <w:lvl w:ilvl="8">
      <w:start w:val="1"/>
      <w:numFmt w:val="decimal"/>
      <w:lvlText w:val="%1.%2.%3.%4.%5.%6.%7.%8.%9."/>
      <w:legacy w:legacy="1" w:legacySpace="0" w:legacyIndent="720"/>
      <w:lvlJc w:val="left"/>
      <w:pPr>
        <w:ind w:left="720" w:hanging="720"/>
      </w:pPr>
    </w:lvl>
  </w:abstractNum>
  <w:abstractNum w:abstractNumId="1">
    <w:nsid w:val="1B456ACB"/>
    <w:multiLevelType w:val="hybridMultilevel"/>
    <w:tmpl w:val="7F7637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22D91408"/>
    <w:multiLevelType w:val="hybridMultilevel"/>
    <w:tmpl w:val="623AA9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8F33946"/>
    <w:multiLevelType w:val="hybridMultilevel"/>
    <w:tmpl w:val="DA1869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35F12239"/>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40DF6B9B"/>
    <w:multiLevelType w:val="singleLevel"/>
    <w:tmpl w:val="C08E9B58"/>
    <w:lvl w:ilvl="0">
      <w:start w:val="1"/>
      <w:numFmt w:val="decimal"/>
      <w:lvlText w:val="%1)"/>
      <w:lvlJc w:val="left"/>
      <w:pPr>
        <w:tabs>
          <w:tab w:val="num" w:pos="1080"/>
        </w:tabs>
        <w:ind w:left="1080" w:hanging="360"/>
      </w:pPr>
      <w:rPr>
        <w:rFonts w:hint="default"/>
      </w:rPr>
    </w:lvl>
  </w:abstractNum>
  <w:abstractNum w:abstractNumId="6">
    <w:nsid w:val="4FBF1080"/>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58521A26"/>
    <w:multiLevelType w:val="hybridMultilevel"/>
    <w:tmpl w:val="A4C245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75713D2B"/>
    <w:multiLevelType w:val="singleLevel"/>
    <w:tmpl w:val="CB564B30"/>
    <w:lvl w:ilvl="0">
      <w:start w:val="1"/>
      <w:numFmt w:val="decimal"/>
      <w:lvlText w:val="(%1)"/>
      <w:lvlJc w:val="left"/>
      <w:pPr>
        <w:tabs>
          <w:tab w:val="num" w:pos="1080"/>
        </w:tabs>
        <w:ind w:left="1080" w:hanging="360"/>
      </w:pPr>
      <w:rPr>
        <w:rFonts w:hint="default"/>
      </w:rPr>
    </w:lvl>
  </w:abstractNum>
  <w:abstractNum w:abstractNumId="9">
    <w:nsid w:val="7D975107"/>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9"/>
  </w:num>
  <w:num w:numId="2">
    <w:abstractNumId w:val="8"/>
  </w:num>
  <w:num w:numId="3">
    <w:abstractNumId w:val="5"/>
  </w:num>
  <w:num w:numId="4">
    <w:abstractNumId w:val="0"/>
  </w:num>
  <w:num w:numId="5">
    <w:abstractNumId w:val="4"/>
  </w:num>
  <w:num w:numId="6">
    <w:abstractNumId w:val="1"/>
  </w:num>
  <w:num w:numId="7">
    <w:abstractNumId w:val="2"/>
  </w:num>
  <w:num w:numId="8">
    <w:abstractNumId w:val="3"/>
  </w:num>
  <w:num w:numId="9">
    <w:abstractNumId w:val="7"/>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81"/>
  <w:proofState w:spelling="clean" w:grammar="clean"/>
  <w:attachedTemplate r:id="rId1"/>
  <w:trackRevisions/>
  <w:defaultTabStop w:val="720"/>
  <w:displayHorizontalDrawingGridEvery w:val="0"/>
  <w:displayVerticalDrawingGridEvery w:val="0"/>
  <w:doNotUseMarginsForDrawingGridOrigin/>
  <w:noPunctuationKerning/>
  <w:characterSpacingControl w:val="doNotCompress"/>
  <w:hdrShapeDefaults>
    <o:shapedefaults v:ext="edit" spidmax="53250"/>
  </w:hdrShapeDefaults>
  <w:footnotePr>
    <w:footnote w:id="-1"/>
    <w:footnote w:id="0"/>
  </w:footnotePr>
  <w:endnotePr>
    <w:endnote w:id="-1"/>
    <w:endnote w:id="0"/>
  </w:endnotePr>
  <w:compat/>
  <w:rsids>
    <w:rsidRoot w:val="006A4D66"/>
    <w:rsid w:val="00003647"/>
    <w:rsid w:val="000065A8"/>
    <w:rsid w:val="00013016"/>
    <w:rsid w:val="00022FF8"/>
    <w:rsid w:val="0003591D"/>
    <w:rsid w:val="00062673"/>
    <w:rsid w:val="000639CC"/>
    <w:rsid w:val="000725C1"/>
    <w:rsid w:val="00072873"/>
    <w:rsid w:val="00076F62"/>
    <w:rsid w:val="00082DBE"/>
    <w:rsid w:val="00097A22"/>
    <w:rsid w:val="000A160B"/>
    <w:rsid w:val="000A78C0"/>
    <w:rsid w:val="000D5F9F"/>
    <w:rsid w:val="00107819"/>
    <w:rsid w:val="00174998"/>
    <w:rsid w:val="001B60DF"/>
    <w:rsid w:val="001C11F8"/>
    <w:rsid w:val="001D2718"/>
    <w:rsid w:val="001F09B2"/>
    <w:rsid w:val="00203C0F"/>
    <w:rsid w:val="0020722A"/>
    <w:rsid w:val="00216114"/>
    <w:rsid w:val="002308F3"/>
    <w:rsid w:val="00237A0D"/>
    <w:rsid w:val="00251AC0"/>
    <w:rsid w:val="00255B29"/>
    <w:rsid w:val="00272C6B"/>
    <w:rsid w:val="00277FB1"/>
    <w:rsid w:val="002B76A2"/>
    <w:rsid w:val="002C03D8"/>
    <w:rsid w:val="002C764B"/>
    <w:rsid w:val="002D114C"/>
    <w:rsid w:val="002D7C4F"/>
    <w:rsid w:val="0030652F"/>
    <w:rsid w:val="00315335"/>
    <w:rsid w:val="0034182E"/>
    <w:rsid w:val="0037403D"/>
    <w:rsid w:val="00385D93"/>
    <w:rsid w:val="003C4D3F"/>
    <w:rsid w:val="0042415E"/>
    <w:rsid w:val="00430A5E"/>
    <w:rsid w:val="00450283"/>
    <w:rsid w:val="00466BCB"/>
    <w:rsid w:val="00473F14"/>
    <w:rsid w:val="0048434F"/>
    <w:rsid w:val="004962BF"/>
    <w:rsid w:val="004A781C"/>
    <w:rsid w:val="004C40FC"/>
    <w:rsid w:val="004C5FB9"/>
    <w:rsid w:val="00520CDE"/>
    <w:rsid w:val="005741D2"/>
    <w:rsid w:val="0059457A"/>
    <w:rsid w:val="005B4544"/>
    <w:rsid w:val="005D2127"/>
    <w:rsid w:val="005D5FE4"/>
    <w:rsid w:val="005F0843"/>
    <w:rsid w:val="00613F12"/>
    <w:rsid w:val="006337F4"/>
    <w:rsid w:val="00646A11"/>
    <w:rsid w:val="006518C5"/>
    <w:rsid w:val="0065297E"/>
    <w:rsid w:val="00655ECE"/>
    <w:rsid w:val="00674ADF"/>
    <w:rsid w:val="00677B31"/>
    <w:rsid w:val="00686A39"/>
    <w:rsid w:val="006910B1"/>
    <w:rsid w:val="00696007"/>
    <w:rsid w:val="006A4D66"/>
    <w:rsid w:val="006C18D7"/>
    <w:rsid w:val="006D33CC"/>
    <w:rsid w:val="006F01A3"/>
    <w:rsid w:val="00706174"/>
    <w:rsid w:val="007552F4"/>
    <w:rsid w:val="0075558B"/>
    <w:rsid w:val="007559F0"/>
    <w:rsid w:val="00770379"/>
    <w:rsid w:val="0077215C"/>
    <w:rsid w:val="007A628B"/>
    <w:rsid w:val="007A69AC"/>
    <w:rsid w:val="007A7D6C"/>
    <w:rsid w:val="007C3377"/>
    <w:rsid w:val="007C53E7"/>
    <w:rsid w:val="007F598C"/>
    <w:rsid w:val="007F7C84"/>
    <w:rsid w:val="0083553F"/>
    <w:rsid w:val="00850F04"/>
    <w:rsid w:val="00864A44"/>
    <w:rsid w:val="008A20D8"/>
    <w:rsid w:val="008A5251"/>
    <w:rsid w:val="008B2CDF"/>
    <w:rsid w:val="008B3E94"/>
    <w:rsid w:val="008B4F77"/>
    <w:rsid w:val="008D6F37"/>
    <w:rsid w:val="008E5499"/>
    <w:rsid w:val="008F6DBB"/>
    <w:rsid w:val="00900717"/>
    <w:rsid w:val="009172AD"/>
    <w:rsid w:val="0091791B"/>
    <w:rsid w:val="00930A00"/>
    <w:rsid w:val="00930CD6"/>
    <w:rsid w:val="00935657"/>
    <w:rsid w:val="00940BA5"/>
    <w:rsid w:val="00955F6A"/>
    <w:rsid w:val="009756B4"/>
    <w:rsid w:val="0097748B"/>
    <w:rsid w:val="009953E7"/>
    <w:rsid w:val="009D5FEF"/>
    <w:rsid w:val="009E3EC7"/>
    <w:rsid w:val="009F506C"/>
    <w:rsid w:val="00A3081B"/>
    <w:rsid w:val="00A322A1"/>
    <w:rsid w:val="00A43EC9"/>
    <w:rsid w:val="00A60AD0"/>
    <w:rsid w:val="00A97129"/>
    <w:rsid w:val="00AD0AD4"/>
    <w:rsid w:val="00AD21AF"/>
    <w:rsid w:val="00AD731B"/>
    <w:rsid w:val="00AF3A0F"/>
    <w:rsid w:val="00B4250F"/>
    <w:rsid w:val="00B54697"/>
    <w:rsid w:val="00B64B21"/>
    <w:rsid w:val="00BD008B"/>
    <w:rsid w:val="00BD15D2"/>
    <w:rsid w:val="00BD1BF4"/>
    <w:rsid w:val="00BD3DFF"/>
    <w:rsid w:val="00BD7359"/>
    <w:rsid w:val="00BE2E06"/>
    <w:rsid w:val="00BF3610"/>
    <w:rsid w:val="00BF364D"/>
    <w:rsid w:val="00C117E9"/>
    <w:rsid w:val="00C35BD3"/>
    <w:rsid w:val="00C61DC3"/>
    <w:rsid w:val="00C643CB"/>
    <w:rsid w:val="00C708D7"/>
    <w:rsid w:val="00C72FFA"/>
    <w:rsid w:val="00C74AC9"/>
    <w:rsid w:val="00C8649C"/>
    <w:rsid w:val="00C979DA"/>
    <w:rsid w:val="00CA5B21"/>
    <w:rsid w:val="00D32298"/>
    <w:rsid w:val="00D77E68"/>
    <w:rsid w:val="00D94BDD"/>
    <w:rsid w:val="00DC7E08"/>
    <w:rsid w:val="00DD1E75"/>
    <w:rsid w:val="00DE1330"/>
    <w:rsid w:val="00DE4889"/>
    <w:rsid w:val="00DF6448"/>
    <w:rsid w:val="00E06B82"/>
    <w:rsid w:val="00E155CB"/>
    <w:rsid w:val="00E24BCB"/>
    <w:rsid w:val="00E2698C"/>
    <w:rsid w:val="00E506CC"/>
    <w:rsid w:val="00E5472B"/>
    <w:rsid w:val="00E7290E"/>
    <w:rsid w:val="00E83F16"/>
    <w:rsid w:val="00EB4204"/>
    <w:rsid w:val="00EC7EA6"/>
    <w:rsid w:val="00EF0008"/>
    <w:rsid w:val="00F020B6"/>
    <w:rsid w:val="00F058C5"/>
    <w:rsid w:val="00F108F9"/>
    <w:rsid w:val="00F11C1B"/>
    <w:rsid w:val="00F22277"/>
    <w:rsid w:val="00F2600C"/>
    <w:rsid w:val="00F349C3"/>
    <w:rsid w:val="00F5254D"/>
    <w:rsid w:val="00F648ED"/>
    <w:rsid w:val="00F669A8"/>
    <w:rsid w:val="00F7148D"/>
    <w:rsid w:val="00F864CD"/>
    <w:rsid w:val="00FA121B"/>
    <w:rsid w:val="00FA1D5F"/>
    <w:rsid w:val="00FA2AEA"/>
    <w:rsid w:val="00FB2942"/>
    <w:rsid w:val="00FB3F36"/>
    <w:rsid w:val="00FB432D"/>
    <w:rsid w:val="00FC4DD3"/>
    <w:rsid w:val="00FE6BA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32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AEA"/>
    <w:pPr>
      <w:spacing w:after="120"/>
    </w:pPr>
  </w:style>
  <w:style w:type="paragraph" w:styleId="Heading1">
    <w:name w:val="heading 1"/>
    <w:basedOn w:val="Normal"/>
    <w:next w:val="Normal"/>
    <w:qFormat/>
    <w:rsid w:val="00FA2AEA"/>
    <w:pPr>
      <w:keepNext/>
      <w:numPr>
        <w:numId w:val="1"/>
      </w:numPr>
      <w:spacing w:before="240"/>
      <w:outlineLvl w:val="0"/>
    </w:pPr>
    <w:rPr>
      <w:rFonts w:ascii="Arial" w:hAnsi="Arial"/>
      <w:b/>
      <w:kern w:val="28"/>
      <w:sz w:val="28"/>
    </w:rPr>
  </w:style>
  <w:style w:type="paragraph" w:styleId="Heading2">
    <w:name w:val="heading 2"/>
    <w:basedOn w:val="Normal"/>
    <w:next w:val="Normal"/>
    <w:qFormat/>
    <w:rsid w:val="00FA2AEA"/>
    <w:pPr>
      <w:keepNext/>
      <w:numPr>
        <w:ilvl w:val="1"/>
        <w:numId w:val="1"/>
      </w:numPr>
      <w:spacing w:before="120" w:after="0"/>
      <w:outlineLvl w:val="1"/>
    </w:pPr>
    <w:rPr>
      <w:rFonts w:ascii="Arial" w:hAnsi="Arial"/>
      <w:b/>
      <w:sz w:val="24"/>
    </w:rPr>
  </w:style>
  <w:style w:type="paragraph" w:styleId="Heading3">
    <w:name w:val="heading 3"/>
    <w:basedOn w:val="Normal"/>
    <w:next w:val="Normal"/>
    <w:qFormat/>
    <w:rsid w:val="00FA2AEA"/>
    <w:pPr>
      <w:keepNext/>
      <w:numPr>
        <w:ilvl w:val="2"/>
        <w:numId w:val="1"/>
      </w:numPr>
      <w:spacing w:before="120" w:after="0"/>
      <w:outlineLvl w:val="2"/>
    </w:pPr>
    <w:rPr>
      <w:rFonts w:ascii="Arial" w:hAnsi="Arial"/>
      <w:b/>
      <w:sz w:val="24"/>
    </w:rPr>
  </w:style>
  <w:style w:type="paragraph" w:styleId="Heading4">
    <w:name w:val="heading 4"/>
    <w:basedOn w:val="Normal"/>
    <w:next w:val="Normal"/>
    <w:qFormat/>
    <w:rsid w:val="00FA2AEA"/>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FA2AEA"/>
    <w:pPr>
      <w:numPr>
        <w:ilvl w:val="4"/>
        <w:numId w:val="1"/>
      </w:numPr>
      <w:spacing w:before="240" w:after="60"/>
      <w:outlineLvl w:val="4"/>
    </w:pPr>
    <w:rPr>
      <w:sz w:val="22"/>
    </w:rPr>
  </w:style>
  <w:style w:type="paragraph" w:styleId="Heading6">
    <w:name w:val="heading 6"/>
    <w:basedOn w:val="Normal"/>
    <w:next w:val="Normal"/>
    <w:qFormat/>
    <w:rsid w:val="00FA2AEA"/>
    <w:pPr>
      <w:numPr>
        <w:ilvl w:val="5"/>
        <w:numId w:val="1"/>
      </w:numPr>
      <w:spacing w:before="240" w:after="60"/>
      <w:outlineLvl w:val="5"/>
    </w:pPr>
    <w:rPr>
      <w:i/>
      <w:sz w:val="22"/>
    </w:rPr>
  </w:style>
  <w:style w:type="paragraph" w:styleId="Heading7">
    <w:name w:val="heading 7"/>
    <w:basedOn w:val="Normal"/>
    <w:next w:val="Normal"/>
    <w:qFormat/>
    <w:rsid w:val="00FA2AEA"/>
    <w:pPr>
      <w:numPr>
        <w:ilvl w:val="6"/>
        <w:numId w:val="1"/>
      </w:numPr>
      <w:spacing w:before="240" w:after="60"/>
      <w:outlineLvl w:val="6"/>
    </w:pPr>
    <w:rPr>
      <w:rFonts w:ascii="Arial" w:hAnsi="Arial"/>
    </w:rPr>
  </w:style>
  <w:style w:type="paragraph" w:styleId="Heading8">
    <w:name w:val="heading 8"/>
    <w:basedOn w:val="Normal"/>
    <w:next w:val="Normal"/>
    <w:qFormat/>
    <w:rsid w:val="00FA2AEA"/>
    <w:pPr>
      <w:numPr>
        <w:ilvl w:val="7"/>
        <w:numId w:val="1"/>
      </w:numPr>
      <w:spacing w:before="240" w:after="60"/>
      <w:outlineLvl w:val="7"/>
    </w:pPr>
    <w:rPr>
      <w:rFonts w:ascii="Arial" w:hAnsi="Arial"/>
      <w:i/>
    </w:rPr>
  </w:style>
  <w:style w:type="paragraph" w:styleId="Heading9">
    <w:name w:val="heading 9"/>
    <w:basedOn w:val="Normal"/>
    <w:next w:val="Normal"/>
    <w:qFormat/>
    <w:rsid w:val="00FA2AEA"/>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semiHidden/>
    <w:rsid w:val="00FA2AEA"/>
    <w:rPr>
      <w:sz w:val="24"/>
    </w:rPr>
  </w:style>
  <w:style w:type="paragraph" w:styleId="DocumentMap">
    <w:name w:val="Document Map"/>
    <w:basedOn w:val="Normal"/>
    <w:semiHidden/>
    <w:rsid w:val="00FA2AEA"/>
    <w:pPr>
      <w:shd w:val="clear" w:color="auto" w:fill="000080"/>
    </w:pPr>
    <w:rPr>
      <w:rFonts w:ascii="Tahoma" w:hAnsi="Tahoma"/>
    </w:rPr>
  </w:style>
  <w:style w:type="paragraph" w:styleId="Caption">
    <w:name w:val="caption"/>
    <w:basedOn w:val="Normal"/>
    <w:next w:val="Normal"/>
    <w:qFormat/>
    <w:rsid w:val="00FA2AEA"/>
    <w:pPr>
      <w:keepNext/>
      <w:spacing w:before="120"/>
      <w:jc w:val="center"/>
    </w:pPr>
  </w:style>
  <w:style w:type="paragraph" w:customStyle="1" w:styleId="TableHeading">
    <w:name w:val="Table Heading"/>
    <w:basedOn w:val="Normal"/>
    <w:rsid w:val="00FA2AEA"/>
    <w:pPr>
      <w:keepNext/>
      <w:spacing w:before="60" w:after="60"/>
      <w:jc w:val="center"/>
    </w:pPr>
    <w:rPr>
      <w:rFonts w:ascii="Arial" w:hAnsi="Arial"/>
      <w:b/>
      <w:sz w:val="22"/>
    </w:rPr>
  </w:style>
  <w:style w:type="paragraph" w:customStyle="1" w:styleId="Body6">
    <w:name w:val="Body 6"/>
    <w:basedOn w:val="NormalIndent"/>
    <w:rsid w:val="00FA2AEA"/>
    <w:pPr>
      <w:ind w:left="432"/>
      <w:jc w:val="both"/>
    </w:pPr>
  </w:style>
  <w:style w:type="paragraph" w:customStyle="1" w:styleId="Body7">
    <w:name w:val="Body 7"/>
    <w:basedOn w:val="Normal"/>
    <w:rsid w:val="00FA2AEA"/>
    <w:pPr>
      <w:ind w:left="864"/>
      <w:jc w:val="both"/>
    </w:pPr>
  </w:style>
  <w:style w:type="paragraph" w:styleId="NormalIndent">
    <w:name w:val="Normal Indent"/>
    <w:basedOn w:val="Normal"/>
    <w:semiHidden/>
    <w:rsid w:val="00FA2AEA"/>
    <w:pPr>
      <w:ind w:left="720"/>
    </w:pPr>
  </w:style>
  <w:style w:type="paragraph" w:customStyle="1" w:styleId="t0">
    <w:name w:val="t0"/>
    <w:rsid w:val="00FA2AEA"/>
    <w:pPr>
      <w:tabs>
        <w:tab w:val="left" w:pos="0"/>
        <w:tab w:val="left" w:pos="504"/>
        <w:tab w:val="left" w:pos="1008"/>
        <w:tab w:val="left" w:pos="1512"/>
        <w:tab w:val="left" w:pos="2016"/>
        <w:tab w:val="left" w:pos="2520"/>
        <w:tab w:val="left" w:pos="3024"/>
        <w:tab w:val="left" w:pos="3528"/>
        <w:tab w:val="left" w:pos="4032"/>
        <w:tab w:val="left" w:pos="4536"/>
        <w:tab w:val="left" w:pos="5040"/>
        <w:tab w:val="left" w:pos="5544"/>
        <w:tab w:val="left" w:pos="6048"/>
        <w:tab w:val="left" w:pos="6552"/>
        <w:tab w:val="left" w:pos="7056"/>
        <w:tab w:val="left" w:pos="7560"/>
        <w:tab w:val="left" w:pos="8064"/>
        <w:tab w:val="left" w:pos="8568"/>
        <w:tab w:val="left" w:pos="9072"/>
        <w:tab w:val="left" w:pos="9576"/>
        <w:tab w:val="left" w:pos="10080"/>
      </w:tabs>
      <w:spacing w:after="240" w:line="264" w:lineRule="atLeast"/>
    </w:pPr>
    <w:rPr>
      <w:rFonts w:ascii="Arial" w:hAnsi="Arial"/>
      <w:sz w:val="24"/>
    </w:rPr>
  </w:style>
  <w:style w:type="paragraph" w:customStyle="1" w:styleId="IndentedParagraph">
    <w:name w:val="Indented Paragraph"/>
    <w:basedOn w:val="Normal"/>
    <w:rsid w:val="00FA2AEA"/>
    <w:pPr>
      <w:ind w:left="360" w:right="806"/>
    </w:pPr>
    <w:rPr>
      <w:rFonts w:ascii="Arial" w:hAnsi="Arial"/>
      <w:color w:val="000000"/>
      <w:sz w:val="24"/>
    </w:rPr>
  </w:style>
  <w:style w:type="paragraph" w:styleId="BodyText">
    <w:name w:val="Body Text"/>
    <w:basedOn w:val="Normal"/>
    <w:semiHidden/>
    <w:rsid w:val="00FA2AEA"/>
    <w:pPr>
      <w:spacing w:after="160"/>
    </w:pPr>
    <w:rPr>
      <w:rFonts w:ascii="Arial" w:hAnsi="Arial"/>
    </w:rPr>
  </w:style>
  <w:style w:type="paragraph" w:customStyle="1" w:styleId="Normal1">
    <w:name w:val="Normal1"/>
    <w:basedOn w:val="Normal"/>
    <w:rsid w:val="00FA2AEA"/>
    <w:rPr>
      <w:rFonts w:ascii="Arial" w:hAnsi="Arial"/>
      <w:sz w:val="24"/>
    </w:rPr>
  </w:style>
  <w:style w:type="paragraph" w:styleId="Header">
    <w:name w:val="header"/>
    <w:basedOn w:val="Normal"/>
    <w:semiHidden/>
    <w:rsid w:val="00FA2AEA"/>
    <w:pPr>
      <w:tabs>
        <w:tab w:val="center" w:pos="4320"/>
        <w:tab w:val="right" w:pos="8640"/>
      </w:tabs>
    </w:pPr>
    <w:rPr>
      <w:rFonts w:ascii="Arial" w:hAnsi="Arial"/>
    </w:rPr>
  </w:style>
  <w:style w:type="paragraph" w:styleId="Footer">
    <w:name w:val="footer"/>
    <w:basedOn w:val="Normal"/>
    <w:semiHidden/>
    <w:rsid w:val="00FA2AEA"/>
    <w:pPr>
      <w:tabs>
        <w:tab w:val="center" w:pos="4320"/>
        <w:tab w:val="right" w:pos="8640"/>
      </w:tabs>
    </w:pPr>
  </w:style>
  <w:style w:type="character" w:styleId="PageNumber">
    <w:name w:val="page number"/>
    <w:basedOn w:val="DefaultParagraphFont"/>
    <w:semiHidden/>
    <w:rsid w:val="00FA2AEA"/>
  </w:style>
  <w:style w:type="paragraph" w:styleId="PlainText">
    <w:name w:val="Plain Text"/>
    <w:basedOn w:val="Normal"/>
    <w:semiHidden/>
    <w:rsid w:val="00FA2AEA"/>
    <w:rPr>
      <w:rFonts w:ascii="Courier New" w:hAnsi="Courier New"/>
    </w:rPr>
  </w:style>
  <w:style w:type="paragraph" w:styleId="TOC2">
    <w:name w:val="toc 2"/>
    <w:basedOn w:val="Normal"/>
    <w:next w:val="Normal"/>
    <w:autoRedefine/>
    <w:semiHidden/>
    <w:rsid w:val="00FA2AEA"/>
    <w:pPr>
      <w:tabs>
        <w:tab w:val="right" w:leader="dot" w:pos="9294"/>
      </w:tabs>
      <w:ind w:left="240"/>
      <w:jc w:val="both"/>
    </w:pPr>
  </w:style>
  <w:style w:type="paragraph" w:customStyle="1" w:styleId="TableItems">
    <w:name w:val="Table Items"/>
    <w:basedOn w:val="Normal"/>
    <w:rsid w:val="00FA2AEA"/>
    <w:pPr>
      <w:keepNext/>
      <w:spacing w:before="60" w:after="60"/>
      <w:jc w:val="center"/>
    </w:pPr>
  </w:style>
  <w:style w:type="paragraph" w:styleId="BalloonText">
    <w:name w:val="Balloon Text"/>
    <w:basedOn w:val="Normal"/>
    <w:link w:val="BalloonTextChar"/>
    <w:uiPriority w:val="99"/>
    <w:semiHidden/>
    <w:unhideWhenUsed/>
    <w:rsid w:val="000725C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25C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29433281">
      <w:bodyDiv w:val="1"/>
      <w:marLeft w:val="90"/>
      <w:marRight w:val="90"/>
      <w:marTop w:val="90"/>
      <w:marBottom w:val="90"/>
      <w:divBdr>
        <w:top w:val="none" w:sz="0" w:space="0" w:color="auto"/>
        <w:left w:val="none" w:sz="0" w:space="0" w:color="auto"/>
        <w:bottom w:val="none" w:sz="0" w:space="0" w:color="auto"/>
        <w:right w:val="none" w:sz="0" w:space="0" w:color="auto"/>
      </w:divBdr>
      <w:divsChild>
        <w:div w:id="1231188694">
          <w:marLeft w:val="0"/>
          <w:marRight w:val="0"/>
          <w:marTop w:val="0"/>
          <w:marBottom w:val="0"/>
          <w:divBdr>
            <w:top w:val="none" w:sz="0" w:space="0" w:color="auto"/>
            <w:left w:val="none" w:sz="0" w:space="0" w:color="auto"/>
            <w:bottom w:val="none" w:sz="0" w:space="0" w:color="auto"/>
            <w:right w:val="none" w:sz="0" w:space="0" w:color="auto"/>
          </w:divBdr>
          <w:divsChild>
            <w:div w:id="51469143">
              <w:marLeft w:val="0"/>
              <w:marRight w:val="0"/>
              <w:marTop w:val="0"/>
              <w:marBottom w:val="0"/>
              <w:divBdr>
                <w:top w:val="none" w:sz="0" w:space="0" w:color="auto"/>
                <w:left w:val="none" w:sz="0" w:space="0" w:color="auto"/>
                <w:bottom w:val="none" w:sz="0" w:space="0" w:color="auto"/>
                <w:right w:val="none" w:sz="0" w:space="0" w:color="auto"/>
              </w:divBdr>
              <w:divsChild>
                <w:div w:id="1190802946">
                  <w:marLeft w:val="0"/>
                  <w:marRight w:val="0"/>
                  <w:marTop w:val="0"/>
                  <w:marBottom w:val="0"/>
                  <w:divBdr>
                    <w:top w:val="none" w:sz="0" w:space="0" w:color="auto"/>
                    <w:left w:val="none" w:sz="0" w:space="0" w:color="auto"/>
                    <w:bottom w:val="none" w:sz="0" w:space="0" w:color="auto"/>
                    <w:right w:val="none" w:sz="0" w:space="0" w:color="auto"/>
                  </w:divBdr>
                </w:div>
                <w:div w:id="35107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432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oleObject" Target="embeddings/oleObject4.bin"/><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8.emf"/><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oleObject" Target="embeddings/oleObject7.bin"/><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emf"/><Relationship Id="rId4" Type="http://schemas.openxmlformats.org/officeDocument/2006/relationships/styles" Target="styles.xml"/><Relationship Id="rId9" Type="http://schemas.openxmlformats.org/officeDocument/2006/relationships/image" Target="media/image1.tif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z7lt6\Application%20Data\Microsoft\Templates\Module%20Design%20Document%20-%20Template%202.2b+.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98A054-C757-48DA-98D5-ACA980A62A0F}">
  <ds:schemaRefs>
    <ds:schemaRef ds:uri="http://schemas.microsoft.com/office/2006/customDocumentInformationPanel"/>
  </ds:schemaRefs>
</ds:datastoreItem>
</file>

<file path=customXml/itemProps2.xml><?xml version="1.0" encoding="utf-8"?>
<ds:datastoreItem xmlns:ds="http://schemas.openxmlformats.org/officeDocument/2006/customXml" ds:itemID="{76762DA4-AFBE-4F95-89AC-A1590A9E9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Module Design Document - Template 2.2b+.dotx</Template>
  <TotalTime>595</TotalTime>
  <Pages>15</Pages>
  <Words>1443</Words>
  <Characters>8229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Software Module Design Specification</vt:lpstr>
    </vt:vector>
  </TitlesOfParts>
  <Manager>Mark Colosky</Manager>
  <Company>Nexteer</Company>
  <LinksUpToDate>false</LinksUpToDate>
  <CharactersWithSpaces>9653</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Module Design Specification</dc:title>
  <dc:subject>Next Generation Software Design</dc:subject>
  <dc:creator>Kevin Smith</dc:creator>
  <cp:keywords/>
  <dc:description/>
  <cp:lastModifiedBy>Lucas Wendling</cp:lastModifiedBy>
  <cp:revision>48</cp:revision>
  <cp:lastPrinted>2011-11-28T15:04:00Z</cp:lastPrinted>
  <dcterms:created xsi:type="dcterms:W3CDTF">2011-11-15T21:49:00Z</dcterms:created>
  <dcterms:modified xsi:type="dcterms:W3CDTF">2013-02-19T18:15:00Z</dcterms:modified>
  <cp:category>EPS Software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Title">
    <vt:lpwstr>Polarity</vt:lpwstr>
  </property>
  <property fmtid="{D5CDD505-2E9C-101B-9397-08002B2CF9AE}" pid="3" name="MDDRevNum">
    <vt:lpwstr>3</vt:lpwstr>
  </property>
  <property fmtid="{D5CDD505-2E9C-101B-9397-08002B2CF9AE}" pid="4" name="Module Layer">
    <vt:lpwstr>0</vt:lpwstr>
  </property>
  <property fmtid="{D5CDD505-2E9C-101B-9397-08002B2CF9AE}" pid="5" name="Module Name">
    <vt:lpwstr>Polarity</vt:lpwstr>
  </property>
  <property fmtid="{D5CDD505-2E9C-101B-9397-08002B2CF9AE}" pid="6" name="Product Line">
    <vt:lpwstr>Gen II+ EPS</vt:lpwstr>
  </property>
</Properties>
</file>