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r w:rsidR="0078240E">
        <w:fldChar w:fldCharType="begin"/>
      </w:r>
      <w:r w:rsidR="0078240E">
        <w:instrText xml:space="preserve"> DOCPROPERTY "Document Title"  \* MERGEFORMAT </w:instrText>
      </w:r>
      <w:r w:rsidR="0078240E">
        <w:fldChar w:fldCharType="separate"/>
      </w:r>
      <w:r w:rsidR="006D23C5">
        <w:t>Average Friction Learning</w:t>
      </w:r>
      <w:r w:rsidR="0078240E">
        <w:fldChar w:fldCharType="end"/>
      </w:r>
    </w:p>
    <w:p w:rsidR="004A781C" w:rsidRDefault="004A781C">
      <w:pPr>
        <w:pStyle w:val="Heading1"/>
      </w:pPr>
      <w:r>
        <w:t>High-Level Description</w:t>
      </w:r>
    </w:p>
    <w:p w:rsidR="004A781C" w:rsidRDefault="006742F6">
      <w:r>
        <w:t xml:space="preserve">This module estimates the gear friction changes from the baseline friction and provides compensation.  It is based on the column torque and </w:t>
      </w:r>
      <w:proofErr w:type="spellStart"/>
      <w:r>
        <w:t>handwheel</w:t>
      </w:r>
      <w:proofErr w:type="spellEnd"/>
      <w:r>
        <w:t xml:space="preserve"> angle.  It is primarily active at higher speeds.</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A11D58" w:rsidRDefault="00A11D58" w:rsidP="00F141E2">
      <w:pPr>
        <w:jc w:val="center"/>
      </w:pPr>
      <w:r>
        <w:rPr>
          <w:noProof/>
        </w:rPr>
        <w:drawing>
          <wp:inline distT="0" distB="0" distL="0" distR="0" wp14:anchorId="5571961B" wp14:editId="01986526">
            <wp:extent cx="1774031" cy="2792742"/>
            <wp:effectExtent l="19050" t="0" r="0" b="0"/>
            <wp:docPr id="2" name="Picture 1" descr="avgf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fric.jpg"/>
                    <pic:cNvPicPr/>
                  </pic:nvPicPr>
                  <pic:blipFill>
                    <a:blip r:embed="rId9" cstate="print"/>
                    <a:srcRect r="91236" b="87278"/>
                    <a:stretch>
                      <a:fillRect/>
                    </a:stretch>
                  </pic:blipFill>
                  <pic:spPr>
                    <a:xfrm>
                      <a:off x="0" y="0"/>
                      <a:ext cx="1774031" cy="2792742"/>
                    </a:xfrm>
                    <a:prstGeom prst="rect">
                      <a:avLst/>
                    </a:prstGeom>
                  </pic:spPr>
                </pic:pic>
              </a:graphicData>
            </a:graphic>
          </wp:inline>
        </w:drawing>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HwAng_HwDeg_f32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HwPosAuthority_Uls_f32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FricOffset_HwNm_f32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HwTrq_HwNm_f32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SatEstFric_HwNm_f32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HwVel_HwRadpS_f32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LatAcc_g_f32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045CE4" w:rsidP="006742F6">
            <w:pPr>
              <w:spacing w:before="100" w:beforeAutospacing="1" w:after="100" w:afterAutospacing="1"/>
              <w:rPr>
                <w:rFonts w:ascii="Arial" w:hAnsi="Arial" w:cs="Arial"/>
                <w:sz w:val="16"/>
                <w:szCs w:val="16"/>
              </w:rPr>
            </w:pPr>
            <w:r>
              <w:rPr>
                <w:rFonts w:ascii="Arial" w:hAnsi="Arial" w:cs="Arial"/>
                <w:sz w:val="16"/>
                <w:szCs w:val="16"/>
              </w:rPr>
              <w:t>CRF</w:t>
            </w:r>
            <w:r w:rsidR="006742F6" w:rsidRPr="006742F6">
              <w:rPr>
                <w:rFonts w:ascii="Arial" w:hAnsi="Arial" w:cs="Arial"/>
                <w:sz w:val="16"/>
                <w:szCs w:val="16"/>
              </w:rPr>
              <w:t>MtrTrq_MtrNm_f32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Temperature_DegC_f32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1D1EC9" w:rsidP="006742F6">
            <w:pPr>
              <w:spacing w:before="100" w:beforeAutospacing="1" w:after="100" w:afterAutospacing="1"/>
              <w:rPr>
                <w:rFonts w:ascii="Arial" w:hAnsi="Arial" w:cs="Arial"/>
                <w:sz w:val="16"/>
                <w:szCs w:val="16"/>
              </w:rPr>
            </w:pPr>
            <w:proofErr w:type="spellStart"/>
            <w:r>
              <w:rPr>
                <w:rFonts w:ascii="Arial" w:hAnsi="Arial" w:cs="Arial"/>
                <w:sz w:val="16"/>
                <w:szCs w:val="16"/>
              </w:rPr>
              <w:t>VehicleSpeedValid</w:t>
            </w:r>
            <w:r w:rsidR="006742F6" w:rsidRPr="006742F6">
              <w:rPr>
                <w:rFonts w:ascii="Arial" w:hAnsi="Arial" w:cs="Arial"/>
                <w:sz w:val="16"/>
                <w:szCs w:val="16"/>
              </w:rPr>
              <w:t>_Cnt_lgc</w:t>
            </w:r>
            <w:proofErr w:type="spellEnd"/>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VehSpd_Kph_f32</w:t>
            </w:r>
          </w:p>
        </w:tc>
        <w:tc>
          <w:tcPr>
            <w:tcW w:w="4455" w:type="dxa"/>
            <w:vAlign w:val="center"/>
          </w:tcPr>
          <w:p w:rsidR="006742F6" w:rsidRDefault="006742F6" w:rsidP="006742F6">
            <w:pPr>
              <w:spacing w:before="100" w:beforeAutospacing="1" w:after="100" w:afterAutospacing="1"/>
              <w:rPr>
                <w:rFonts w:ascii="Arial" w:hAnsi="Arial" w:cs="Arial"/>
                <w:sz w:val="16"/>
                <w:szCs w:val="16"/>
              </w:rPr>
            </w:pPr>
          </w:p>
        </w:tc>
      </w:tr>
      <w:tr w:rsidR="0081027B"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81027B" w:rsidRPr="006742F6" w:rsidRDefault="0081027B" w:rsidP="006742F6">
            <w:pPr>
              <w:spacing w:before="100" w:beforeAutospacing="1" w:after="100" w:afterAutospacing="1"/>
              <w:rPr>
                <w:rFonts w:ascii="Arial" w:hAnsi="Arial" w:cs="Arial"/>
                <w:sz w:val="16"/>
                <w:szCs w:val="16"/>
              </w:rPr>
            </w:pPr>
            <w:proofErr w:type="spellStart"/>
            <w:r>
              <w:rPr>
                <w:rFonts w:ascii="Arial" w:hAnsi="Arial" w:cs="Arial"/>
                <w:sz w:val="16"/>
                <w:szCs w:val="16"/>
              </w:rPr>
              <w:t>DefeatFricLearning_Cnt_lgc</w:t>
            </w:r>
            <w:proofErr w:type="spellEnd"/>
          </w:p>
        </w:tc>
        <w:tc>
          <w:tcPr>
            <w:tcW w:w="4455" w:type="dxa"/>
            <w:vAlign w:val="center"/>
          </w:tcPr>
          <w:p w:rsidR="0081027B" w:rsidRDefault="0081027B" w:rsidP="006742F6">
            <w:pPr>
              <w:spacing w:before="100" w:beforeAutospacing="1" w:after="100" w:afterAutospacing="1"/>
              <w:rPr>
                <w:rFonts w:ascii="Arial" w:hAnsi="Arial" w:cs="Arial"/>
                <w:sz w:val="16"/>
                <w:szCs w:val="16"/>
              </w:rPr>
            </w:pPr>
          </w:p>
        </w:tc>
      </w:tr>
    </w:tbl>
    <w:p w:rsidR="00C775ED" w:rsidRDefault="00C775ED"/>
    <w:p w:rsidR="00C775ED" w:rsidRDefault="00C775ED">
      <w:pPr>
        <w:spacing w:after="0"/>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125"/>
        <w:gridCol w:w="2340"/>
      </w:tblGrid>
      <w:tr w:rsidR="00BD008B" w:rsidTr="00C775ED">
        <w:trPr>
          <w:cantSplit/>
        </w:trPr>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0" w:author="Balani, Spandana" w:date="2014-05-12T11:12:00Z">
              <w:r>
                <w:rPr>
                  <w:rFonts w:ascii="Arial" w:hAnsi="Arial" w:cs="Arial"/>
                  <w:sz w:val="16"/>
                </w:rPr>
                <w:t>AvgFricLrn_</w:t>
              </w:r>
            </w:ins>
            <w:r w:rsidRPr="006742F6">
              <w:rPr>
                <w:rFonts w:ascii="Arial" w:hAnsi="Arial" w:cs="Arial"/>
                <w:sz w:val="16"/>
              </w:rPr>
              <w:t>FiltAvgFric_HwNm_M_f32[4]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del w:id="1" w:author="Balani, Spandana" w:date="2014-05-12T16:32:00Z">
              <w:r w:rsidDel="002C0A2B">
                <w:rPr>
                  <w:rFonts w:ascii="Arial" w:hAnsi="Arial" w:cs="Arial"/>
                  <w:sz w:val="16"/>
                </w:rPr>
                <w:delText>Single Precision Float</w:delText>
              </w:r>
            </w:del>
            <w:ins w:id="2" w:author="Balani, Spandana" w:date="2014-05-12T16:32:00Z">
              <w:r>
                <w:rPr>
                  <w:rFonts w:ascii="Arial" w:hAnsi="Arial" w:cs="Arial"/>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3" w:author="Balani, Spandana" w:date="2014-05-12T16:32:00Z">
              <w:r w:rsidRPr="0092786B">
                <w:rPr>
                  <w:rFonts w:ascii="Arial" w:hAnsi="Arial" w:cs="Arial"/>
                  <w:sz w:val="16"/>
                </w:rPr>
                <w:t>See Data Dictionary</w:t>
              </w:r>
            </w:ins>
            <w:del w:id="4" w:author="Balani, Spandana" w:date="2014-05-12T16:32:00Z">
              <w:r w:rsidDel="006C2BDC">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 w:author="Balani, Spandana" w:date="2014-05-12T16:32:00Z">
              <w:r w:rsidRPr="0092786B">
                <w:rPr>
                  <w:rFonts w:ascii="Arial" w:hAnsi="Arial" w:cs="Arial"/>
                  <w:sz w:val="16"/>
                </w:rPr>
                <w:t>See Data Dictionary</w:t>
              </w:r>
            </w:ins>
            <w:del w:id="6" w:author="Balani, Spandana" w:date="2014-05-12T16:32:00Z">
              <w:r w:rsidDel="006C2BDC">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7" w:author="Balani, Spandana" w:date="2014-05-12T11:13:00Z">
              <w:r>
                <w:rPr>
                  <w:rFonts w:ascii="Arial" w:hAnsi="Arial" w:cs="Arial"/>
                  <w:sz w:val="16"/>
                </w:rPr>
                <w:t>AvgFricLrn_</w:t>
              </w:r>
            </w:ins>
            <w:r w:rsidRPr="006742F6">
              <w:rPr>
                <w:rFonts w:ascii="Arial" w:hAnsi="Arial" w:cs="Arial"/>
                <w:sz w:val="16"/>
              </w:rPr>
              <w:t>SatAvgFric_HwNm_M_f32[4]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8" w:author="Balani, Spandana" w:date="2014-05-12T16:32:00Z">
              <w:r w:rsidRPr="008F668A">
                <w:rPr>
                  <w:rFonts w:ascii="Arial" w:hAnsi="Arial" w:cs="Arial"/>
                  <w:sz w:val="16"/>
                </w:rPr>
                <w:t>See Data Dictionary</w:t>
              </w:r>
            </w:ins>
            <w:del w:id="9"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0" w:author="Balani, Spandana" w:date="2014-05-12T16:32:00Z">
              <w:r w:rsidRPr="008F668A">
                <w:rPr>
                  <w:rFonts w:ascii="Arial" w:hAnsi="Arial" w:cs="Arial"/>
                  <w:sz w:val="16"/>
                </w:rPr>
                <w:t>See Data Dictionary</w:t>
              </w:r>
            </w:ins>
            <w:del w:id="11"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2" w:author="Balani, Spandana" w:date="2014-05-12T16:32:00Z">
              <w:r w:rsidRPr="008F668A">
                <w:rPr>
                  <w:rFonts w:ascii="Arial" w:hAnsi="Arial" w:cs="Arial"/>
                  <w:sz w:val="16"/>
                </w:rPr>
                <w:t>See Data Dictionary</w:t>
              </w:r>
            </w:ins>
            <w:del w:id="13"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7D5DD9">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7D5DD9">
            <w:pPr>
              <w:spacing w:before="60"/>
              <w:rPr>
                <w:rFonts w:ascii="Arial" w:hAnsi="Arial" w:cs="Arial"/>
                <w:sz w:val="16"/>
              </w:rPr>
            </w:pPr>
            <w:ins w:id="14" w:author="Balani, Spandana" w:date="2014-05-12T11:13:00Z">
              <w:r>
                <w:rPr>
                  <w:rFonts w:ascii="Arial" w:hAnsi="Arial" w:cs="Arial"/>
                  <w:sz w:val="16"/>
                </w:rPr>
                <w:t>AvgFricLrn_</w:t>
              </w:r>
            </w:ins>
            <w:r w:rsidRPr="006742F6">
              <w:rPr>
                <w:rFonts w:ascii="Arial" w:hAnsi="Arial" w:cs="Arial"/>
                <w:sz w:val="16"/>
              </w:rPr>
              <w:t>VehBaselineFric_HwNm_</w:t>
            </w:r>
            <w:r>
              <w:rPr>
                <w:rFonts w:ascii="Arial" w:hAnsi="Arial" w:cs="Arial"/>
                <w:sz w:val="16"/>
              </w:rPr>
              <w:t>M</w:t>
            </w:r>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ins w:id="15" w:author="Balani, Spandana" w:date="2014-05-12T16:32:00Z">
              <w:r w:rsidRPr="008F668A">
                <w:rPr>
                  <w:rFonts w:ascii="Arial" w:hAnsi="Arial" w:cs="Arial"/>
                  <w:sz w:val="16"/>
                </w:rPr>
                <w:t>See Data Dictionary</w:t>
              </w:r>
            </w:ins>
            <w:del w:id="16"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ins w:id="17" w:author="Balani, Spandana" w:date="2014-05-12T16:32:00Z">
              <w:r w:rsidRPr="008F668A">
                <w:rPr>
                  <w:rFonts w:ascii="Arial" w:hAnsi="Arial" w:cs="Arial"/>
                  <w:sz w:val="16"/>
                </w:rPr>
                <w:t>See Data Dictionary</w:t>
              </w:r>
            </w:ins>
            <w:del w:id="18"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ins w:id="19" w:author="Balani, Spandana" w:date="2014-05-12T16:32:00Z">
              <w:r w:rsidRPr="008F668A">
                <w:rPr>
                  <w:rFonts w:ascii="Arial" w:hAnsi="Arial" w:cs="Arial"/>
                  <w:sz w:val="16"/>
                </w:rPr>
                <w:t>See Data Dictionary</w:t>
              </w:r>
            </w:ins>
            <w:del w:id="20"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7D5DD9">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21" w:author="Balani, Spandana" w:date="2014-05-12T11:13:00Z">
              <w:r>
                <w:rPr>
                  <w:rFonts w:ascii="Arial" w:hAnsi="Arial" w:cs="Arial"/>
                  <w:sz w:val="16"/>
                </w:rPr>
                <w:t>AvgFricLrn_</w:t>
              </w:r>
            </w:ins>
            <w:r w:rsidRPr="006742F6">
              <w:rPr>
                <w:rFonts w:ascii="Arial" w:hAnsi="Arial" w:cs="Arial"/>
                <w:sz w:val="16"/>
              </w:rPr>
              <w:t>HwAngBuf_HwDeg_M_f32[12]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22" w:author="Balani, Spandana" w:date="2014-05-12T16:32:00Z">
              <w:r w:rsidRPr="008F668A">
                <w:rPr>
                  <w:rFonts w:ascii="Arial" w:hAnsi="Arial" w:cs="Arial"/>
                  <w:sz w:val="16"/>
                </w:rPr>
                <w:t>See Data Dictionary</w:t>
              </w:r>
            </w:ins>
            <w:del w:id="23"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24" w:author="Balani, Spandana" w:date="2014-05-12T16:32:00Z">
              <w:r w:rsidRPr="008F668A">
                <w:rPr>
                  <w:rFonts w:ascii="Arial" w:hAnsi="Arial" w:cs="Arial"/>
                  <w:sz w:val="16"/>
                </w:rPr>
                <w:t>See Data Dictionary</w:t>
              </w:r>
            </w:ins>
            <w:del w:id="25" w:author="Balani, Spandana" w:date="2014-05-12T16:32:00Z">
              <w:r w:rsidDel="00313957">
                <w:rPr>
                  <w:rFonts w:ascii="Arial" w:hAnsi="Arial" w:cs="Arial"/>
                  <w:sz w:val="16"/>
                </w:rPr>
                <w:delText>-1440.11</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26" w:author="Balani, Spandana" w:date="2014-05-12T16:32:00Z">
              <w:r w:rsidRPr="008F668A">
                <w:rPr>
                  <w:rFonts w:ascii="Arial" w:hAnsi="Arial" w:cs="Arial"/>
                  <w:sz w:val="16"/>
                </w:rPr>
                <w:t>See Data Dictionary</w:t>
              </w:r>
            </w:ins>
            <w:del w:id="27" w:author="Balani, Spandana" w:date="2014-05-12T16:32:00Z">
              <w:r w:rsidDel="00313957">
                <w:rPr>
                  <w:rFonts w:ascii="Arial" w:hAnsi="Arial" w:cs="Arial"/>
                  <w:sz w:val="16"/>
                </w:rPr>
                <w:delText>1440.11</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bookmarkStart w:id="28" w:name="_Hlk325461504"/>
            <w:ins w:id="29" w:author="Balani, Spandana" w:date="2014-05-12T11:13:00Z">
              <w:r>
                <w:rPr>
                  <w:rFonts w:ascii="Arial" w:hAnsi="Arial" w:cs="Arial"/>
                  <w:sz w:val="16"/>
                </w:rPr>
                <w:t>AvgFricLrn_</w:t>
              </w:r>
            </w:ins>
            <w:r w:rsidRPr="006742F6">
              <w:rPr>
                <w:rFonts w:ascii="Arial" w:hAnsi="Arial" w:cs="Arial"/>
                <w:sz w:val="16"/>
              </w:rPr>
              <w:t>HwVelBuf_HwDegpS_M_f32[12]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30" w:author="Balani, Spandana" w:date="2014-05-12T16:32:00Z">
              <w:r w:rsidRPr="008F668A">
                <w:rPr>
                  <w:rFonts w:ascii="Arial" w:hAnsi="Arial" w:cs="Arial"/>
                  <w:sz w:val="16"/>
                </w:rPr>
                <w:t>See Data Dictionary</w:t>
              </w:r>
            </w:ins>
            <w:del w:id="31"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32" w:author="Balani, Spandana" w:date="2014-05-12T16:32:00Z">
              <w:r w:rsidRPr="008F668A">
                <w:rPr>
                  <w:rFonts w:ascii="Arial" w:hAnsi="Arial" w:cs="Arial"/>
                  <w:sz w:val="16"/>
                </w:rPr>
                <w:t>See Data Dictionary</w:t>
              </w:r>
            </w:ins>
            <w:del w:id="33" w:author="Balani, Spandana" w:date="2014-05-12T16:32:00Z">
              <w:r w:rsidRPr="006170B2" w:rsidDel="00313957">
                <w:rPr>
                  <w:rFonts w:ascii="Arial" w:hAnsi="Arial" w:cs="Arial"/>
                  <w:sz w:val="16"/>
                </w:rPr>
                <w:delText>-1833.46</w:delText>
              </w:r>
              <w:r w:rsidDel="00313957">
                <w:rPr>
                  <w:rFonts w:ascii="Arial" w:hAnsi="Arial" w:cs="Arial"/>
                  <w:sz w:val="16"/>
                </w:rPr>
                <w:delText>5</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34" w:author="Balani, Spandana" w:date="2014-05-12T16:32:00Z">
              <w:r w:rsidRPr="008F668A">
                <w:rPr>
                  <w:rFonts w:ascii="Arial" w:hAnsi="Arial" w:cs="Arial"/>
                  <w:sz w:val="16"/>
                </w:rPr>
                <w:t>See Data Dictionary</w:t>
              </w:r>
            </w:ins>
            <w:del w:id="35" w:author="Balani, Spandana" w:date="2014-05-12T16:32:00Z">
              <w:r w:rsidRPr="006170B2" w:rsidDel="00313957">
                <w:rPr>
                  <w:rFonts w:ascii="Arial" w:hAnsi="Arial" w:cs="Arial"/>
                  <w:sz w:val="16"/>
                </w:rPr>
                <w:delText>1833.46</w:delText>
              </w:r>
              <w:r w:rsidDel="00313957">
                <w:rPr>
                  <w:rFonts w:ascii="Arial" w:hAnsi="Arial" w:cs="Arial"/>
                  <w:sz w:val="16"/>
                </w:rPr>
                <w:delText>5</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bookmarkEnd w:id="28"/>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36" w:author="Balani, Spandana" w:date="2014-05-12T11:13:00Z">
              <w:r>
                <w:rPr>
                  <w:rFonts w:ascii="Arial" w:hAnsi="Arial" w:cs="Arial"/>
                  <w:sz w:val="16"/>
                </w:rPr>
                <w:t>AvgFricLrn_</w:t>
              </w:r>
            </w:ins>
            <w:r w:rsidRPr="006742F6">
              <w:rPr>
                <w:rFonts w:ascii="Arial" w:hAnsi="Arial" w:cs="Arial"/>
                <w:sz w:val="16"/>
              </w:rPr>
              <w:t>ColTrqBuf_HwNm_M_f32[6]</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37" w:author="Balani, Spandana" w:date="2014-05-12T16:32:00Z">
              <w:r w:rsidRPr="008F668A">
                <w:rPr>
                  <w:rFonts w:ascii="Arial" w:hAnsi="Arial" w:cs="Arial"/>
                  <w:sz w:val="16"/>
                </w:rPr>
                <w:t>See Data Dictionary</w:t>
              </w:r>
            </w:ins>
            <w:del w:id="38"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39" w:author="Balani, Spandana" w:date="2014-05-12T16:32:00Z">
              <w:r w:rsidRPr="008F668A">
                <w:rPr>
                  <w:rFonts w:ascii="Arial" w:hAnsi="Arial" w:cs="Arial"/>
                  <w:sz w:val="16"/>
                </w:rPr>
                <w:t>See Data Dictionary</w:t>
              </w:r>
            </w:ins>
            <w:del w:id="40" w:author="Balani, Spandana" w:date="2014-05-12T16:32:00Z">
              <w:r w:rsidDel="00313957">
                <w:rPr>
                  <w:rFonts w:ascii="Arial" w:hAnsi="Arial" w:cs="Arial"/>
                  <w:sz w:val="16"/>
                </w:rPr>
                <w:delText>-20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41" w:author="Balani, Spandana" w:date="2014-05-12T16:32:00Z">
              <w:r w:rsidRPr="008F668A">
                <w:rPr>
                  <w:rFonts w:ascii="Arial" w:hAnsi="Arial" w:cs="Arial"/>
                  <w:sz w:val="16"/>
                </w:rPr>
                <w:t>See Data Dictionary</w:t>
              </w:r>
            </w:ins>
            <w:del w:id="42" w:author="Balani, Spandana" w:date="2014-05-12T16:32:00Z">
              <w:r w:rsidDel="00313957">
                <w:rPr>
                  <w:rFonts w:ascii="Arial" w:hAnsi="Arial" w:cs="Arial"/>
                  <w:sz w:val="16"/>
                </w:rPr>
                <w:delText>20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43" w:author="Balani, Spandana" w:date="2014-05-12T11:13:00Z">
              <w:r>
                <w:rPr>
                  <w:rFonts w:ascii="Arial" w:hAnsi="Arial" w:cs="Arial"/>
                  <w:sz w:val="16"/>
                </w:rPr>
                <w:t>AvgFricLrn_</w:t>
              </w:r>
            </w:ins>
            <w:r w:rsidRPr="006742F6">
              <w:rPr>
                <w:rFonts w:ascii="Arial" w:hAnsi="Arial" w:cs="Arial"/>
                <w:sz w:val="16"/>
              </w:rPr>
              <w:t>LearnConstTimer_mS_M_u32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44" w:author="Balani, Spandana" w:date="2014-05-12T16:32:00Z">
              <w:r w:rsidRPr="008F668A">
                <w:rPr>
                  <w:rFonts w:ascii="Arial" w:hAnsi="Arial" w:cs="Arial"/>
                  <w:sz w:val="16"/>
                </w:rPr>
                <w:t>See Data Dictionary</w:t>
              </w:r>
            </w:ins>
            <w:del w:id="45" w:author="Balani, Spandana" w:date="2014-05-12T16:32:00Z">
              <w:r w:rsidDel="00313957">
                <w:rPr>
                  <w:rFonts w:ascii="Arial" w:hAnsi="Arial" w:cs="Arial"/>
                  <w:sz w:val="16"/>
                </w:rPr>
                <w:delText>1</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46" w:author="Balani, Spandana" w:date="2014-05-12T16:32:00Z">
              <w:r w:rsidRPr="008F668A">
                <w:rPr>
                  <w:rFonts w:ascii="Arial" w:hAnsi="Arial" w:cs="Arial"/>
                  <w:sz w:val="16"/>
                </w:rPr>
                <w:t>See Data Dictionary</w:t>
              </w:r>
            </w:ins>
            <w:del w:id="47" w:author="Balani, Spandana" w:date="2014-05-12T16:32:00Z">
              <w:r w:rsidDel="00313957">
                <w:rPr>
                  <w:rFonts w:ascii="Arial" w:hAnsi="Arial" w:cs="Arial"/>
                  <w:sz w:val="16"/>
                </w:rPr>
                <w:delText>FULL</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48" w:author="Balani, Spandana" w:date="2014-05-12T16:32:00Z">
              <w:r w:rsidRPr="008F668A">
                <w:rPr>
                  <w:rFonts w:ascii="Arial" w:hAnsi="Arial" w:cs="Arial"/>
                  <w:sz w:val="16"/>
                </w:rPr>
                <w:t>See Data Dictionary</w:t>
              </w:r>
            </w:ins>
            <w:del w:id="49" w:author="Balani, Spandana" w:date="2014-05-12T16:32:00Z">
              <w:r w:rsidDel="00313957">
                <w:rPr>
                  <w:rFonts w:ascii="Arial" w:hAnsi="Arial" w:cs="Arial"/>
                  <w:sz w:val="16"/>
                </w:rPr>
                <w:delText>FULL</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50" w:author="Balani, Spandana" w:date="2014-05-12T11:13:00Z">
              <w:r>
                <w:rPr>
                  <w:rFonts w:ascii="Arial" w:hAnsi="Arial" w:cs="Arial"/>
                  <w:sz w:val="16"/>
                </w:rPr>
                <w:t>AvgFricLrn_</w:t>
              </w:r>
            </w:ins>
            <w:r w:rsidRPr="006742F6">
              <w:rPr>
                <w:rFonts w:ascii="Arial" w:hAnsi="Arial" w:cs="Arial"/>
                <w:sz w:val="16"/>
              </w:rPr>
              <w:t>HwVelKSV_M_str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1" w:author="Balani, Spandana" w:date="2014-05-12T16:32:00Z">
              <w:r w:rsidRPr="008F668A">
                <w:rPr>
                  <w:rFonts w:ascii="Arial" w:hAnsi="Arial" w:cs="Arial"/>
                  <w:sz w:val="16"/>
                </w:rPr>
                <w:t>See Data Dictionary</w:t>
              </w:r>
            </w:ins>
            <w:del w:id="52"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3"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4"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55" w:author="Balani, Spandana" w:date="2014-05-12T11:13:00Z">
              <w:r>
                <w:rPr>
                  <w:rFonts w:ascii="Arial" w:hAnsi="Arial" w:cs="Arial"/>
                  <w:sz w:val="16"/>
                </w:rPr>
                <w:t>AvgFricLrn_</w:t>
              </w:r>
            </w:ins>
            <w:r w:rsidRPr="006742F6">
              <w:rPr>
                <w:rFonts w:ascii="Arial" w:hAnsi="Arial" w:cs="Arial"/>
                <w:sz w:val="16"/>
              </w:rPr>
              <w:t>LatAccKSV_M_str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6" w:author="Balani, Spandana" w:date="2014-05-12T16:32:00Z">
              <w:r w:rsidRPr="008F668A">
                <w:rPr>
                  <w:rFonts w:ascii="Arial" w:hAnsi="Arial" w:cs="Arial"/>
                  <w:sz w:val="16"/>
                </w:rPr>
                <w:t>See Data Dictionary</w:t>
              </w:r>
            </w:ins>
            <w:del w:id="57"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8"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59"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60" w:author="Balani, Spandana" w:date="2014-05-12T11:13:00Z">
              <w:r>
                <w:rPr>
                  <w:rFonts w:ascii="Arial" w:hAnsi="Arial" w:cs="Arial"/>
                  <w:sz w:val="16"/>
                </w:rPr>
                <w:t>AvgFricLrn_</w:t>
              </w:r>
            </w:ins>
            <w:r w:rsidRPr="006742F6">
              <w:rPr>
                <w:rFonts w:ascii="Arial" w:hAnsi="Arial" w:cs="Arial"/>
                <w:sz w:val="16"/>
              </w:rPr>
              <w:t>HwPosAuthorityKSV_M_str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1" w:author="Balani, Spandana" w:date="2014-05-12T16:32:00Z">
              <w:r w:rsidRPr="008F668A">
                <w:rPr>
                  <w:rFonts w:ascii="Arial" w:hAnsi="Arial" w:cs="Arial"/>
                  <w:sz w:val="16"/>
                </w:rPr>
                <w:t>See Data Dictionary</w:t>
              </w:r>
            </w:ins>
            <w:del w:id="62"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3"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4"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65" w:author="Balani, Spandana" w:date="2014-05-12T11:13:00Z">
              <w:r>
                <w:rPr>
                  <w:rFonts w:ascii="Arial" w:hAnsi="Arial" w:cs="Arial"/>
                  <w:sz w:val="16"/>
                </w:rPr>
                <w:t>AvgFricLrn_</w:t>
              </w:r>
            </w:ins>
            <w:r w:rsidRPr="006742F6">
              <w:rPr>
                <w:rFonts w:ascii="Arial" w:hAnsi="Arial" w:cs="Arial"/>
                <w:sz w:val="16"/>
              </w:rPr>
              <w:t>VehSpdKSV_M_str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6" w:author="Balani, Spandana" w:date="2014-05-12T16:32:00Z">
              <w:r w:rsidRPr="008F668A">
                <w:rPr>
                  <w:rFonts w:ascii="Arial" w:hAnsi="Arial" w:cs="Arial"/>
                  <w:sz w:val="16"/>
                </w:rPr>
                <w:t>See Data Dictionary</w:t>
              </w:r>
            </w:ins>
            <w:del w:id="67"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8"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69"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70" w:author="Balani, Spandana" w:date="2014-05-12T11:13:00Z">
              <w:r>
                <w:rPr>
                  <w:rFonts w:ascii="Arial" w:hAnsi="Arial" w:cs="Arial"/>
                  <w:sz w:val="16"/>
                </w:rPr>
                <w:t>AvgFricLrn_</w:t>
              </w:r>
            </w:ins>
            <w:r w:rsidRPr="006742F6">
              <w:rPr>
                <w:rFonts w:ascii="Arial" w:hAnsi="Arial" w:cs="Arial"/>
                <w:sz w:val="16"/>
              </w:rPr>
              <w:t>TemperatureKSV_M_str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1" w:author="Balani, Spandana" w:date="2014-05-12T16:32:00Z">
              <w:r w:rsidRPr="008F668A">
                <w:rPr>
                  <w:rFonts w:ascii="Arial" w:hAnsi="Arial" w:cs="Arial"/>
                  <w:sz w:val="16"/>
                </w:rPr>
                <w:t>See Data Dictionary</w:t>
              </w:r>
            </w:ins>
            <w:del w:id="72"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3"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4"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75" w:author="Balani, Spandana" w:date="2014-05-12T11:14:00Z">
              <w:r>
                <w:rPr>
                  <w:rFonts w:ascii="Arial" w:hAnsi="Arial" w:cs="Arial"/>
                  <w:sz w:val="16"/>
                </w:rPr>
                <w:t>AvgFricLrn_</w:t>
              </w:r>
            </w:ins>
            <w:r w:rsidRPr="006742F6">
              <w:rPr>
                <w:rFonts w:ascii="Arial" w:hAnsi="Arial" w:cs="Arial"/>
                <w:sz w:val="16"/>
              </w:rPr>
              <w:t>HwAngKSV_M_str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6" w:author="Balani, Spandana" w:date="2014-05-12T16:32:00Z">
              <w:r w:rsidRPr="008F668A">
                <w:rPr>
                  <w:rFonts w:ascii="Arial" w:hAnsi="Arial" w:cs="Arial"/>
                  <w:sz w:val="16"/>
                </w:rPr>
                <w:t>See Data Dictionary</w:t>
              </w:r>
            </w:ins>
            <w:del w:id="77"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8"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79"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80" w:author="Balani, Spandana" w:date="2014-05-12T11:14:00Z">
              <w:r>
                <w:rPr>
                  <w:rFonts w:ascii="Arial" w:hAnsi="Arial" w:cs="Arial"/>
                  <w:sz w:val="16"/>
                </w:rPr>
                <w:lastRenderedPageBreak/>
                <w:t>AvgFricLrn_</w:t>
              </w:r>
            </w:ins>
            <w:r w:rsidRPr="006742F6">
              <w:rPr>
                <w:rFonts w:ascii="Arial" w:hAnsi="Arial" w:cs="Arial"/>
                <w:sz w:val="16"/>
              </w:rPr>
              <w:t>ColTrqKSV_M_str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1" w:author="Balani, Spandana" w:date="2014-05-12T16:32:00Z">
              <w:r w:rsidRPr="008F668A">
                <w:rPr>
                  <w:rFonts w:ascii="Arial" w:hAnsi="Arial" w:cs="Arial"/>
                  <w:sz w:val="16"/>
                </w:rPr>
                <w:t>See Data Dictionary</w:t>
              </w:r>
            </w:ins>
            <w:del w:id="82"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3"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4"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ins w:id="85" w:author="Balani, Spandana" w:date="2014-05-12T11:14:00Z">
              <w:r>
                <w:rPr>
                  <w:rFonts w:ascii="Arial" w:hAnsi="Arial" w:cs="Arial"/>
                  <w:sz w:val="16"/>
                </w:rPr>
                <w:t>AvgFricLrn_</w:t>
              </w:r>
            </w:ins>
            <w:r w:rsidRPr="006742F6">
              <w:rPr>
                <w:rFonts w:ascii="Arial" w:hAnsi="Arial" w:cs="Arial"/>
                <w:sz w:val="16"/>
              </w:rPr>
              <w:t>FiltAvgKSV_M_str</w:t>
            </w:r>
            <w:proofErr w:type="spellEnd"/>
            <w:r w:rsidRPr="006742F6">
              <w:rPr>
                <w:rFonts w:ascii="Arial" w:hAnsi="Arial" w:cs="Arial"/>
                <w:sz w:val="16"/>
              </w:rPr>
              <w:t>[4]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6" w:author="Balani, Spandana" w:date="2014-05-12T16:32:00Z">
              <w:r w:rsidRPr="008F668A">
                <w:rPr>
                  <w:rFonts w:ascii="Arial" w:hAnsi="Arial" w:cs="Arial"/>
                  <w:sz w:val="16"/>
                </w:rPr>
                <w:t>See Data Dictionary</w:t>
              </w:r>
            </w:ins>
            <w:del w:id="87"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8"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89"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90" w:author="Balani, Spandana" w:date="2014-05-12T11:14:00Z">
              <w:r>
                <w:rPr>
                  <w:rFonts w:ascii="Arial" w:hAnsi="Arial" w:cs="Arial"/>
                  <w:sz w:val="16"/>
                </w:rPr>
                <w:t>AvgFricLrn_</w:t>
              </w:r>
            </w:ins>
            <w:r w:rsidRPr="006742F6">
              <w:rPr>
                <w:rFonts w:ascii="Arial" w:hAnsi="Arial" w:cs="Arial"/>
                <w:sz w:val="16"/>
              </w:rPr>
              <w:t>RawAvgFric_HwNm_</w:t>
            </w:r>
            <w:r>
              <w:rPr>
                <w:rFonts w:ascii="Arial" w:hAnsi="Arial" w:cs="Arial"/>
                <w:sz w:val="16"/>
              </w:rPr>
              <w:t>M</w:t>
            </w:r>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91" w:author="Balani, Spandana" w:date="2014-05-12T16:32:00Z">
              <w:r w:rsidRPr="008F668A">
                <w:rPr>
                  <w:rFonts w:ascii="Arial" w:hAnsi="Arial" w:cs="Arial"/>
                  <w:sz w:val="16"/>
                </w:rPr>
                <w:t>See Data Dictionary</w:t>
              </w:r>
            </w:ins>
            <w:del w:id="92"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93" w:author="Balani, Spandana" w:date="2014-05-12T16:32:00Z">
              <w:r w:rsidRPr="008F668A">
                <w:rPr>
                  <w:rFonts w:ascii="Arial" w:hAnsi="Arial" w:cs="Arial"/>
                  <w:sz w:val="16"/>
                </w:rPr>
                <w:t>See Data Dictionary</w:t>
              </w:r>
            </w:ins>
            <w:del w:id="94"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95" w:author="Balani, Spandana" w:date="2014-05-12T16:32:00Z">
              <w:r w:rsidRPr="008F668A">
                <w:rPr>
                  <w:rFonts w:ascii="Arial" w:hAnsi="Arial" w:cs="Arial"/>
                  <w:sz w:val="16"/>
                </w:rPr>
                <w:t>See Data Dictionary</w:t>
              </w:r>
            </w:ins>
            <w:del w:id="96"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r w:rsidRPr="00C775ED">
              <w:rPr>
                <w:rFonts w:ascii="Arial" w:hAnsi="Arial" w:cs="Arial"/>
                <w:sz w:val="16"/>
              </w:rPr>
              <w:t>AVGFRICLRN_START_SEC_VAR_CLEARED_32</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proofErr w:type="spellStart"/>
            <w:ins w:id="97" w:author="Balani, Spandana" w:date="2014-05-12T11:14:00Z">
              <w:r>
                <w:rPr>
                  <w:rFonts w:ascii="Arial" w:hAnsi="Arial" w:cs="Arial"/>
                  <w:sz w:val="16"/>
                </w:rPr>
                <w:t>AvgFricLrn_</w:t>
              </w:r>
            </w:ins>
            <w:r>
              <w:rPr>
                <w:rFonts w:ascii="Arial" w:hAnsi="Arial" w:cs="Arial"/>
                <w:sz w:val="16"/>
              </w:rPr>
              <w:t>AvgFricChgKSV_M_str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98" w:author="Balani, Spandana" w:date="2014-05-12T16:32:00Z">
              <w:r w:rsidRPr="008F668A">
                <w:rPr>
                  <w:rFonts w:ascii="Arial" w:hAnsi="Arial" w:cs="Arial"/>
                  <w:sz w:val="16"/>
                </w:rPr>
                <w:t>See Data Dictionary</w:t>
              </w:r>
            </w:ins>
            <w:del w:id="99" w:author="Balani, Spandana" w:date="2014-05-12T16:32:00Z">
              <w:r w:rsidRPr="00C775ED" w:rsidDel="00313957">
                <w:rPr>
                  <w:rFonts w:ascii="Arial" w:hAnsi="Arial" w:cs="Arial"/>
                  <w:sz w:val="16"/>
                </w:rPr>
                <w:delText>LPF32KSV_Str</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00"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01"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Pr="00C775ED" w:rsidDel="00A12BC2" w:rsidRDefault="002C0A2B" w:rsidP="00F957FA">
            <w:pPr>
              <w:spacing w:before="60"/>
              <w:rPr>
                <w:rFonts w:ascii="Arial" w:hAnsi="Arial" w:cs="Arial"/>
                <w:sz w:val="16"/>
              </w:rPr>
            </w:pPr>
            <w:r w:rsidRPr="00C775ED">
              <w:rPr>
                <w:rFonts w:ascii="Arial" w:hAnsi="Arial" w:cs="Arial"/>
                <w:sz w:val="16"/>
              </w:rPr>
              <w:t>AVGFRICLRN_START_SEC_VAR_SAVED_ZONEH_UNSPECIFIED</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02" w:author="Balani, Spandana" w:date="2014-05-12T11:41:00Z">
              <w:r>
                <w:rPr>
                  <w:rFonts w:ascii="Arial" w:hAnsi="Arial" w:cs="Arial"/>
                  <w:sz w:val="16"/>
                </w:rPr>
                <w:t xml:space="preserve"> AvgFricLrn_</w:t>
              </w:r>
            </w:ins>
            <w:r>
              <w:rPr>
                <w:rFonts w:ascii="Arial" w:hAnsi="Arial" w:cs="Arial"/>
                <w:sz w:val="16"/>
              </w:rPr>
              <w:t>VehLearnedFric_HwNm_M_f32</w:t>
            </w:r>
            <w:r w:rsidRPr="006742F6">
              <w:rPr>
                <w:rFonts w:ascii="Arial" w:hAnsi="Arial" w:cs="Arial"/>
                <w:sz w:val="16"/>
              </w:rPr>
              <w:t>[4]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03" w:author="Balani, Spandana" w:date="2014-05-12T16:32:00Z">
              <w:r w:rsidRPr="008F668A">
                <w:rPr>
                  <w:rFonts w:ascii="Arial" w:hAnsi="Arial" w:cs="Arial"/>
                  <w:sz w:val="16"/>
                </w:rPr>
                <w:t>See Data Dictionary</w:t>
              </w:r>
            </w:ins>
            <w:del w:id="104"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05" w:author="Balani, Spandana" w:date="2014-05-12T16:32:00Z">
              <w:r w:rsidRPr="008F668A">
                <w:rPr>
                  <w:rFonts w:ascii="Arial" w:hAnsi="Arial" w:cs="Arial"/>
                  <w:sz w:val="16"/>
                </w:rPr>
                <w:t>See Data Dictionary</w:t>
              </w:r>
            </w:ins>
            <w:del w:id="106"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07" w:author="Balani, Spandana" w:date="2014-05-12T16:32:00Z">
              <w:r w:rsidRPr="008F668A">
                <w:rPr>
                  <w:rFonts w:ascii="Arial" w:hAnsi="Arial" w:cs="Arial"/>
                  <w:sz w:val="16"/>
                </w:rPr>
                <w:t>See Data Dictionary</w:t>
              </w:r>
            </w:ins>
            <w:del w:id="108"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9970C0">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09" w:author="Balani, Spandana" w:date="2014-05-12T11:41:00Z">
              <w:r>
                <w:rPr>
                  <w:rFonts w:ascii="Arial" w:hAnsi="Arial" w:cs="Arial"/>
                  <w:sz w:val="16"/>
                </w:rPr>
                <w:t xml:space="preserve"> AvgFricLrn_</w:t>
              </w:r>
            </w:ins>
            <w:r w:rsidRPr="006742F6">
              <w:rPr>
                <w:rFonts w:ascii="Arial" w:hAnsi="Arial" w:cs="Arial"/>
                <w:sz w:val="16"/>
              </w:rPr>
              <w:t>Theta_HwNm_</w:t>
            </w:r>
            <w:r>
              <w:rPr>
                <w:rFonts w:ascii="Arial" w:hAnsi="Arial" w:cs="Arial"/>
                <w:sz w:val="16"/>
              </w:rPr>
              <w:t>M</w:t>
            </w:r>
            <w:r w:rsidRPr="006742F6">
              <w:rPr>
                <w:rFonts w:ascii="Arial" w:hAnsi="Arial" w:cs="Arial"/>
                <w:sz w:val="16"/>
              </w:rPr>
              <w:t>_f32[8][4]</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10" w:author="Balani, Spandana" w:date="2014-05-12T16:32:00Z">
              <w:r w:rsidRPr="008F668A">
                <w:rPr>
                  <w:rFonts w:ascii="Arial" w:hAnsi="Arial" w:cs="Arial"/>
                  <w:sz w:val="16"/>
                </w:rPr>
                <w:t>See Data Dictionary</w:t>
              </w:r>
            </w:ins>
            <w:del w:id="111"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12" w:author="Balani, Spandana" w:date="2014-05-12T16:32:00Z">
              <w:r w:rsidRPr="008F668A">
                <w:rPr>
                  <w:rFonts w:ascii="Arial" w:hAnsi="Arial" w:cs="Arial"/>
                  <w:sz w:val="16"/>
                </w:rPr>
                <w:t>See Data Dictionary</w:t>
              </w:r>
            </w:ins>
            <w:del w:id="113"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CA491C">
            <w:pPr>
              <w:spacing w:before="60"/>
              <w:rPr>
                <w:rFonts w:ascii="Arial" w:hAnsi="Arial" w:cs="Arial"/>
                <w:sz w:val="16"/>
              </w:rPr>
            </w:pPr>
            <w:ins w:id="114" w:author="Balani, Spandana" w:date="2014-05-12T16:32:00Z">
              <w:r w:rsidRPr="008F668A">
                <w:rPr>
                  <w:rFonts w:ascii="Arial" w:hAnsi="Arial" w:cs="Arial"/>
                  <w:sz w:val="16"/>
                </w:rPr>
                <w:t>See Data Dictionary</w:t>
              </w:r>
            </w:ins>
            <w:del w:id="115"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ins w:id="116" w:author="Balani, Spandana" w:date="2014-05-12T11:14:00Z">
              <w:r>
                <w:rPr>
                  <w:rFonts w:ascii="Arial" w:hAnsi="Arial" w:cs="Arial"/>
                  <w:sz w:val="16"/>
                </w:rPr>
                <w:t>AvgFricLrn_</w:t>
              </w:r>
            </w:ins>
            <w:r w:rsidRPr="00A12BC2">
              <w:rPr>
                <w:rFonts w:ascii="Arial" w:hAnsi="Arial" w:cs="Arial"/>
                <w:sz w:val="16"/>
              </w:rPr>
              <w:t>Rte_Pim_AvgFricLrnData</w:t>
            </w:r>
            <w:r>
              <w:rPr>
                <w:rFonts w:ascii="Arial" w:hAnsi="Arial" w:cs="Arial"/>
                <w:sz w:val="16"/>
              </w:rPr>
              <w:t>.RangeCounter_Cnt_M_u16</w:t>
            </w:r>
            <w:r w:rsidRPr="006742F6">
              <w:rPr>
                <w:rFonts w:ascii="Arial" w:hAnsi="Arial" w:cs="Arial"/>
                <w:sz w:val="16"/>
              </w:rPr>
              <w:t>[8][3]</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17" w:author="Balani, Spandana" w:date="2014-05-12T16:32:00Z">
              <w:r w:rsidRPr="008F668A">
                <w:rPr>
                  <w:rFonts w:ascii="Arial" w:hAnsi="Arial" w:cs="Arial"/>
                  <w:sz w:val="16"/>
                </w:rPr>
                <w:t>See Data Dictionary</w:t>
              </w:r>
            </w:ins>
            <w:del w:id="118" w:author="Balani, Spandana" w:date="2014-05-12T16:32:00Z">
              <w:r w:rsidDel="00313957">
                <w:rPr>
                  <w:rFonts w:ascii="Arial" w:hAnsi="Arial" w:cs="Arial"/>
                  <w:sz w:val="16"/>
                </w:rPr>
                <w:delText>1</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19" w:author="Balani, Spandana" w:date="2014-05-12T16:32:00Z">
              <w:r w:rsidRPr="008F668A">
                <w:rPr>
                  <w:rFonts w:ascii="Arial" w:hAnsi="Arial" w:cs="Arial"/>
                  <w:sz w:val="16"/>
                </w:rPr>
                <w:t>See Data Dictionary</w:t>
              </w:r>
            </w:ins>
            <w:del w:id="120" w:author="Balani, Spandana" w:date="2014-05-12T16:32:00Z">
              <w:r w:rsidDel="00313957">
                <w:rPr>
                  <w:rFonts w:ascii="Arial" w:hAnsi="Arial" w:cs="Arial"/>
                  <w:sz w:val="16"/>
                </w:rPr>
                <w:delText>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21" w:author="Balani, Spandana" w:date="2014-05-12T16:32:00Z">
              <w:r w:rsidRPr="008F668A">
                <w:rPr>
                  <w:rFonts w:ascii="Arial" w:hAnsi="Arial" w:cs="Arial"/>
                  <w:sz w:val="16"/>
                </w:rPr>
                <w:t>See Data Dictionary</w:t>
              </w:r>
            </w:ins>
            <w:del w:id="122" w:author="Balani, Spandana" w:date="2014-05-12T16:32:00Z">
              <w:r w:rsidDel="00313957">
                <w:rPr>
                  <w:rFonts w:ascii="Arial" w:hAnsi="Arial" w:cs="Arial"/>
                  <w:sz w:val="16"/>
                </w:rPr>
                <w:delText>65534</w:delText>
              </w:r>
            </w:del>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6742F6" w:rsidRDefault="002C0A2B" w:rsidP="006742F6">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23" w:author="Balani, Spandana" w:date="2014-05-12T11:42:00Z">
              <w:r>
                <w:rPr>
                  <w:rFonts w:ascii="Arial" w:hAnsi="Arial" w:cs="Arial"/>
                  <w:sz w:val="16"/>
                </w:rPr>
                <w:t xml:space="preserve"> </w:t>
              </w:r>
              <w:proofErr w:type="spellStart"/>
              <w:r>
                <w:rPr>
                  <w:rFonts w:ascii="Arial" w:hAnsi="Arial" w:cs="Arial"/>
                  <w:sz w:val="16"/>
                </w:rPr>
                <w:t>AvgFricLrn_</w:t>
              </w:r>
            </w:ins>
            <w:r>
              <w:rPr>
                <w:rFonts w:ascii="Arial" w:hAnsi="Arial" w:cs="Arial"/>
                <w:sz w:val="16"/>
              </w:rPr>
              <w:t>OpMode_Cnt_M_enum</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24" w:author="Balani, Spandana" w:date="2014-05-12T16:32:00Z">
              <w:r w:rsidRPr="008F668A">
                <w:rPr>
                  <w:rFonts w:ascii="Arial" w:hAnsi="Arial" w:cs="Arial"/>
                  <w:sz w:val="16"/>
                </w:rPr>
                <w:t>See Data Dictionary</w:t>
              </w:r>
            </w:ins>
            <w:del w:id="125" w:author="Balani, Spandana" w:date="2014-05-12T16:32:00Z">
              <w:r w:rsidRPr="006170B2" w:rsidDel="00313957">
                <w:rPr>
                  <w:rFonts w:ascii="Arial" w:hAnsi="Arial" w:cs="Arial"/>
                  <w:sz w:val="16"/>
                </w:rPr>
                <w:delText>FricLrnModeType</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26" w:author="Balani, Spandana" w:date="2014-05-12T16:32:00Z">
              <w:r w:rsidRPr="008F668A">
                <w:rPr>
                  <w:rFonts w:ascii="Arial" w:hAnsi="Arial" w:cs="Arial"/>
                  <w:sz w:val="16"/>
                </w:rPr>
                <w:t>See Data Dictionary</w:t>
              </w:r>
            </w:ins>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27" w:author="Balani, Spandana" w:date="2014-05-12T16:32:00Z">
              <w:r w:rsidRPr="008F668A">
                <w:rPr>
                  <w:rFonts w:ascii="Arial" w:hAnsi="Arial" w:cs="Arial"/>
                  <w:sz w:val="16"/>
                </w:rPr>
                <w:t>See Data Dictionary</w:t>
              </w:r>
            </w:ins>
          </w:p>
        </w:tc>
        <w:tc>
          <w:tcPr>
            <w:tcW w:w="23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Default="002C0A2B" w:rsidP="006742F6">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28" w:author="Balani, Spandana" w:date="2014-05-12T11:42:00Z">
              <w:r>
                <w:rPr>
                  <w:rFonts w:ascii="Arial" w:hAnsi="Arial" w:cs="Arial"/>
                  <w:sz w:val="16"/>
                </w:rPr>
                <w:t xml:space="preserve"> AvgFricLrn_</w:t>
              </w:r>
            </w:ins>
            <w:r>
              <w:rPr>
                <w:rFonts w:ascii="Arial" w:hAnsi="Arial" w:cs="Arial"/>
                <w:sz w:val="16"/>
              </w:rPr>
              <w:t>FricOffset_HwNm_f32</w:t>
            </w:r>
          </w:p>
        </w:tc>
        <w:tc>
          <w:tcPr>
            <w:tcW w:w="14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ins w:id="129" w:author="Balani, Spandana" w:date="2014-05-12T16:32:00Z">
              <w:r w:rsidRPr="008F668A">
                <w:rPr>
                  <w:rFonts w:ascii="Arial" w:hAnsi="Arial" w:cs="Arial"/>
                  <w:sz w:val="16"/>
                </w:rPr>
                <w:t>See Data Dictionary</w:t>
              </w:r>
            </w:ins>
            <w:del w:id="130" w:author="Balani, Spandana" w:date="2014-05-12T16:32:00Z">
              <w:r w:rsidDel="00313957">
                <w:rPr>
                  <w:rFonts w:ascii="Arial" w:hAnsi="Arial" w:cs="Arial"/>
                  <w:sz w:val="16"/>
                </w:rPr>
                <w:delText>Single Precision 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31" w:author="Balani, Spandana" w:date="2014-05-12T16:32:00Z">
              <w:r w:rsidRPr="008F668A">
                <w:rPr>
                  <w:rFonts w:ascii="Arial" w:hAnsi="Arial" w:cs="Arial"/>
                  <w:sz w:val="16"/>
                </w:rPr>
                <w:t>See Data Dictionary</w:t>
              </w:r>
            </w:ins>
            <w:del w:id="132"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33" w:author="Balani, Spandana" w:date="2014-05-12T16:32:00Z">
              <w:r w:rsidRPr="008F668A">
                <w:rPr>
                  <w:rFonts w:ascii="Arial" w:hAnsi="Arial" w:cs="Arial"/>
                  <w:sz w:val="16"/>
                </w:rPr>
                <w:t>See Data Dictionary</w:t>
              </w:r>
            </w:ins>
            <w:del w:id="134"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35" w:author="Balani, Spandana" w:date="2014-05-12T11:42:00Z">
              <w:r>
                <w:rPr>
                  <w:rFonts w:ascii="Arial" w:hAnsi="Arial" w:cs="Arial"/>
                  <w:sz w:val="16"/>
                </w:rPr>
                <w:t xml:space="preserve"> </w:t>
              </w:r>
              <w:proofErr w:type="spellStart"/>
              <w:r>
                <w:rPr>
                  <w:rFonts w:ascii="Arial" w:hAnsi="Arial" w:cs="Arial"/>
                  <w:sz w:val="16"/>
                </w:rPr>
                <w:t>AvgFricLrn_</w:t>
              </w:r>
            </w:ins>
            <w:r>
              <w:rPr>
                <w:rFonts w:ascii="Arial" w:hAnsi="Arial" w:cs="Arial"/>
                <w:sz w:val="16"/>
              </w:rPr>
              <w:t>EnableFricLearning_Cnt_lgc</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36" w:author="Balani, Spandana" w:date="2014-05-12T16:32:00Z">
              <w:r w:rsidRPr="008F668A">
                <w:rPr>
                  <w:rFonts w:ascii="Arial" w:hAnsi="Arial" w:cs="Arial"/>
                  <w:sz w:val="16"/>
                </w:rPr>
                <w:t>See Data Dictionary</w:t>
              </w:r>
            </w:ins>
            <w:del w:id="137" w:author="Balani, Spandana" w:date="2014-05-12T16:32:00Z">
              <w:r w:rsidDel="00313957">
                <w:rPr>
                  <w:rFonts w:ascii="Arial" w:hAnsi="Arial" w:cs="Arial"/>
                  <w:sz w:val="16"/>
                </w:rPr>
                <w:delText>Boolean</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38" w:author="Balani, Spandana" w:date="2014-05-12T16:32:00Z">
              <w:r w:rsidRPr="008F668A">
                <w:rPr>
                  <w:rFonts w:ascii="Arial" w:hAnsi="Arial" w:cs="Arial"/>
                  <w:sz w:val="16"/>
                </w:rPr>
                <w:t>See Data Dictionary</w:t>
              </w:r>
            </w:ins>
            <w:del w:id="139" w:author="Balani, Spandana" w:date="2014-05-12T16:32:00Z">
              <w:r w:rsidDel="00313957">
                <w:rPr>
                  <w:rFonts w:ascii="Arial" w:hAnsi="Arial" w:cs="Arial"/>
                  <w:sz w:val="16"/>
                </w:rPr>
                <w:delText>FALSE</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40" w:author="Balani, Spandana" w:date="2014-05-12T16:32:00Z">
              <w:r w:rsidRPr="008F668A">
                <w:rPr>
                  <w:rFonts w:ascii="Arial" w:hAnsi="Arial" w:cs="Arial"/>
                  <w:sz w:val="16"/>
                </w:rPr>
                <w:t>See Data Dictionary</w:t>
              </w:r>
            </w:ins>
            <w:del w:id="141" w:author="Balani, Spandana" w:date="2014-05-12T16:32:00Z">
              <w:r w:rsidDel="00313957">
                <w:rPr>
                  <w:rFonts w:ascii="Arial" w:hAnsi="Arial" w:cs="Arial"/>
                  <w:sz w:val="16"/>
                </w:rPr>
                <w:delText>TRUE</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proofErr w:type="spellStart"/>
            <w:r w:rsidRPr="00A12BC2">
              <w:rPr>
                <w:rFonts w:ascii="Arial" w:hAnsi="Arial" w:cs="Arial"/>
                <w:sz w:val="16"/>
              </w:rPr>
              <w:t>Rte_Pim_AvgFricLrnData</w:t>
            </w:r>
            <w:proofErr w:type="spellEnd"/>
            <w:r>
              <w:rPr>
                <w:rFonts w:ascii="Arial" w:hAnsi="Arial" w:cs="Arial"/>
                <w:sz w:val="16"/>
              </w:rPr>
              <w:t>.</w:t>
            </w:r>
            <w:ins w:id="142" w:author="Balani, Spandana" w:date="2014-05-12T11:42:00Z">
              <w:r>
                <w:rPr>
                  <w:rFonts w:ascii="Arial" w:hAnsi="Arial" w:cs="Arial"/>
                  <w:sz w:val="16"/>
                </w:rPr>
                <w:t xml:space="preserve"> </w:t>
              </w:r>
              <w:proofErr w:type="spellStart"/>
              <w:r>
                <w:rPr>
                  <w:rFonts w:ascii="Arial" w:hAnsi="Arial" w:cs="Arial"/>
                  <w:sz w:val="16"/>
                </w:rPr>
                <w:t>AvgFricLrn_</w:t>
              </w:r>
            </w:ins>
            <w:r>
              <w:rPr>
                <w:rFonts w:ascii="Arial" w:hAnsi="Arial" w:cs="Arial"/>
                <w:sz w:val="16"/>
              </w:rPr>
              <w:t>EnableFricOffsetOutput_Cnt_lgc</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43" w:author="Balani, Spandana" w:date="2014-05-12T16:32:00Z">
              <w:r w:rsidRPr="008F668A">
                <w:rPr>
                  <w:rFonts w:ascii="Arial" w:hAnsi="Arial" w:cs="Arial"/>
                  <w:sz w:val="16"/>
                </w:rPr>
                <w:t>See Data Dictionary</w:t>
              </w:r>
            </w:ins>
            <w:del w:id="144" w:author="Balani, Spandana" w:date="2014-05-12T16:32:00Z">
              <w:r w:rsidDel="00313957">
                <w:rPr>
                  <w:rFonts w:ascii="Arial" w:hAnsi="Arial" w:cs="Arial"/>
                  <w:sz w:val="16"/>
                </w:rPr>
                <w:delText>Boolean</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45" w:author="Balani, Spandana" w:date="2014-05-12T16:32:00Z">
              <w:r w:rsidRPr="008F668A">
                <w:rPr>
                  <w:rFonts w:ascii="Arial" w:hAnsi="Arial" w:cs="Arial"/>
                  <w:sz w:val="16"/>
                </w:rPr>
                <w:t>See Data Dictionary</w:t>
              </w:r>
            </w:ins>
            <w:del w:id="146" w:author="Balani, Spandana" w:date="2014-05-12T16:32:00Z">
              <w:r w:rsidDel="00313957">
                <w:rPr>
                  <w:rFonts w:ascii="Arial" w:hAnsi="Arial" w:cs="Arial"/>
                  <w:sz w:val="16"/>
                </w:rPr>
                <w:delText>FALSE</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47" w:author="Balani, Spandana" w:date="2014-05-12T16:32:00Z">
              <w:r w:rsidRPr="008F668A">
                <w:rPr>
                  <w:rFonts w:ascii="Arial" w:hAnsi="Arial" w:cs="Arial"/>
                  <w:sz w:val="16"/>
                </w:rPr>
                <w:t>See Data Dictionary</w:t>
              </w:r>
            </w:ins>
            <w:del w:id="148" w:author="Balani, Spandana" w:date="2014-05-12T16:32:00Z">
              <w:r w:rsidDel="00313957">
                <w:rPr>
                  <w:rFonts w:ascii="Arial" w:hAnsi="Arial" w:cs="Arial"/>
                  <w:sz w:val="16"/>
                </w:rPr>
                <w:delText>TRUE</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proofErr w:type="spellStart"/>
            <w:ins w:id="149" w:author="Balani, Spandana" w:date="2014-05-12T11:14:00Z">
              <w:r>
                <w:rPr>
                  <w:rFonts w:ascii="Arial" w:hAnsi="Arial" w:cs="Arial"/>
                  <w:sz w:val="16"/>
                </w:rPr>
                <w:t>AvgFricLrn_</w:t>
              </w:r>
            </w:ins>
            <w:r w:rsidRPr="00EF55D1">
              <w:rPr>
                <w:rFonts w:ascii="Arial" w:hAnsi="Arial" w:cs="Arial"/>
                <w:sz w:val="16"/>
              </w:rPr>
              <w:t>DefeatFricOffsetOutput_Cnt_M_lgc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50" w:author="Balani, Spandana" w:date="2014-05-12T16:32:00Z">
              <w:r w:rsidRPr="008F668A">
                <w:rPr>
                  <w:rFonts w:ascii="Arial" w:hAnsi="Arial" w:cs="Arial"/>
                  <w:sz w:val="16"/>
                </w:rPr>
                <w:t>See Data Dictionary</w:t>
              </w:r>
            </w:ins>
            <w:del w:id="151" w:author="Balani, Spandana" w:date="2014-05-12T16:32:00Z">
              <w:r w:rsidDel="00313957">
                <w:rPr>
                  <w:rFonts w:ascii="Arial" w:hAnsi="Arial" w:cs="Arial"/>
                  <w:sz w:val="16"/>
                </w:rPr>
                <w:delText>Boolean</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52" w:author="Balani, Spandana" w:date="2014-05-12T16:32:00Z">
              <w:r w:rsidRPr="008F668A">
                <w:rPr>
                  <w:rFonts w:ascii="Arial" w:hAnsi="Arial" w:cs="Arial"/>
                  <w:sz w:val="16"/>
                </w:rPr>
                <w:t>See Data Dictionary</w:t>
              </w:r>
            </w:ins>
            <w:del w:id="153" w:author="Balani, Spandana" w:date="2014-05-12T16:32:00Z">
              <w:r w:rsidDel="00313957">
                <w:rPr>
                  <w:rFonts w:ascii="Arial" w:hAnsi="Arial" w:cs="Arial"/>
                  <w:sz w:val="16"/>
                </w:rPr>
                <w:delText>FALSE</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54" w:author="Balani, Spandana" w:date="2014-05-12T16:32:00Z">
              <w:r w:rsidRPr="008F668A">
                <w:rPr>
                  <w:rFonts w:ascii="Arial" w:hAnsi="Arial" w:cs="Arial"/>
                  <w:sz w:val="16"/>
                </w:rPr>
                <w:t>See Data Dictionary</w:t>
              </w:r>
            </w:ins>
            <w:del w:id="155" w:author="Balani, Spandana" w:date="2014-05-12T16:32:00Z">
              <w:r w:rsidDel="00313957">
                <w:rPr>
                  <w:rFonts w:ascii="Arial" w:hAnsi="Arial" w:cs="Arial"/>
                  <w:sz w:val="16"/>
                </w:rPr>
                <w:delText>TRUE</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.EOLFric_HwNm_f32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56" w:author="Balani, Spandana" w:date="2014-05-12T16:32:00Z">
              <w:r w:rsidRPr="008F668A">
                <w:rPr>
                  <w:rFonts w:ascii="Arial" w:hAnsi="Arial" w:cs="Arial"/>
                  <w:sz w:val="16"/>
                </w:rPr>
                <w:t>See Data Dictionary</w:t>
              </w:r>
            </w:ins>
            <w:del w:id="157" w:author="Balani, Spandana" w:date="2014-05-12T16:32:00Z">
              <w:r w:rsidDel="00313957">
                <w:rPr>
                  <w:rFonts w:ascii="Arial" w:hAnsi="Arial" w:cs="Arial"/>
                  <w:sz w:val="16"/>
                </w:rPr>
                <w:delText>Float</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58" w:author="Balani, Spandana" w:date="2014-05-12T16:32:00Z">
              <w:r w:rsidRPr="008F668A">
                <w:rPr>
                  <w:rFonts w:ascii="Arial" w:hAnsi="Arial" w:cs="Arial"/>
                  <w:sz w:val="16"/>
                </w:rPr>
                <w:t>See Data Dictionary</w:t>
              </w:r>
            </w:ins>
            <w:del w:id="159" w:author="Balani, Spandana" w:date="2014-05-12T16:32:00Z">
              <w:r w:rsidDel="00313957">
                <w:rPr>
                  <w:rFonts w:ascii="Arial" w:hAnsi="Arial" w:cs="Arial"/>
                  <w:sz w:val="16"/>
                </w:rPr>
                <w:delText>-10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60" w:author="Balani, Spandana" w:date="2014-05-12T16:32:00Z">
              <w:r w:rsidRPr="008F668A">
                <w:rPr>
                  <w:rFonts w:ascii="Arial" w:hAnsi="Arial" w:cs="Arial"/>
                  <w:sz w:val="16"/>
                </w:rPr>
                <w:t>See Data Dictionary</w:t>
              </w:r>
            </w:ins>
            <w:del w:id="161" w:author="Balani, Spandana" w:date="2014-05-12T16:32:00Z">
              <w:r w:rsidDel="00313957">
                <w:rPr>
                  <w:rFonts w:ascii="Arial" w:hAnsi="Arial" w:cs="Arial"/>
                  <w:sz w:val="16"/>
                </w:rPr>
                <w:delText>10</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A12BC2" w:rsidRDefault="002C0A2B" w:rsidP="006742F6">
            <w:pPr>
              <w:spacing w:before="60"/>
              <w:rPr>
                <w:rFonts w:ascii="Arial" w:hAnsi="Arial" w:cs="Arial"/>
                <w:sz w:val="16"/>
              </w:rPr>
            </w:pPr>
            <w:proofErr w:type="spellStart"/>
            <w:ins w:id="162" w:author="Balani, Spandana" w:date="2014-05-12T11:15:00Z">
              <w:r>
                <w:rPr>
                  <w:rFonts w:ascii="Arial" w:hAnsi="Arial" w:cs="Arial"/>
                  <w:sz w:val="16"/>
                </w:rPr>
                <w:t>AvgFricLrn_</w:t>
              </w:r>
            </w:ins>
            <w:r w:rsidRPr="00EA0037">
              <w:rPr>
                <w:rFonts w:ascii="Arial" w:hAnsi="Arial" w:cs="Arial"/>
                <w:sz w:val="16"/>
              </w:rPr>
              <w:t>RunOnce_Cnt_M_lgc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63" w:author="Balani, Spandana" w:date="2014-05-12T16:32:00Z">
              <w:r w:rsidRPr="008F668A">
                <w:rPr>
                  <w:rFonts w:ascii="Arial" w:hAnsi="Arial" w:cs="Arial"/>
                  <w:sz w:val="16"/>
                </w:rPr>
                <w:t>See Data Dictionary</w:t>
              </w:r>
            </w:ins>
            <w:del w:id="164" w:author="Balani, Spandana" w:date="2014-05-12T16:32:00Z">
              <w:r w:rsidDel="00313957">
                <w:rPr>
                  <w:rFonts w:ascii="Arial" w:hAnsi="Arial" w:cs="Arial"/>
                  <w:sz w:val="16"/>
                </w:rPr>
                <w:delText>Boolean</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65" w:author="Balani, Spandana" w:date="2014-05-12T16:32:00Z">
              <w:r w:rsidRPr="008F668A">
                <w:rPr>
                  <w:rFonts w:ascii="Arial" w:hAnsi="Arial" w:cs="Arial"/>
                  <w:sz w:val="16"/>
                </w:rPr>
                <w:t>See Data Dictionary</w:t>
              </w:r>
            </w:ins>
            <w:del w:id="166" w:author="Balani, Spandana" w:date="2014-05-12T16:32:00Z">
              <w:r w:rsidDel="00313957">
                <w:rPr>
                  <w:rFonts w:ascii="Arial" w:hAnsi="Arial" w:cs="Arial"/>
                  <w:sz w:val="16"/>
                </w:rPr>
                <w:delText>FALSE</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67" w:author="Balani, Spandana" w:date="2014-05-12T16:32:00Z">
              <w:r w:rsidRPr="008F668A">
                <w:rPr>
                  <w:rFonts w:ascii="Arial" w:hAnsi="Arial" w:cs="Arial"/>
                  <w:sz w:val="16"/>
                </w:rPr>
                <w:t>See Data Dictionary</w:t>
              </w:r>
            </w:ins>
            <w:del w:id="168" w:author="Balani, Spandana" w:date="2014-05-12T16:32:00Z">
              <w:r w:rsidDel="00313957">
                <w:rPr>
                  <w:rFonts w:ascii="Arial" w:hAnsi="Arial" w:cs="Arial"/>
                  <w:sz w:val="16"/>
                </w:rPr>
                <w:delText>TRUE</w:delText>
              </w:r>
            </w:del>
          </w:p>
        </w:tc>
        <w:tc>
          <w:tcPr>
            <w:tcW w:w="2340" w:type="dxa"/>
            <w:tcBorders>
              <w:top w:val="single" w:sz="6" w:space="0" w:color="auto"/>
              <w:left w:val="single" w:sz="6" w:space="0" w:color="auto"/>
              <w:bottom w:val="single" w:sz="6" w:space="0" w:color="auto"/>
              <w:right w:val="single" w:sz="6" w:space="0" w:color="auto"/>
            </w:tcBorders>
          </w:tcPr>
          <w:p w:rsidR="002C0A2B" w:rsidRPr="00C775ED" w:rsidRDefault="002C0A2B" w:rsidP="00F957FA">
            <w:pPr>
              <w:spacing w:before="60"/>
              <w:rPr>
                <w:rFonts w:ascii="Arial" w:hAnsi="Arial" w:cs="Arial"/>
                <w:sz w:val="16"/>
              </w:rPr>
            </w:pPr>
            <w:r w:rsidRPr="00EA0037">
              <w:rPr>
                <w:rFonts w:ascii="Arial" w:hAnsi="Arial" w:cs="Arial"/>
                <w:sz w:val="16"/>
              </w:rPr>
              <w:t>AP_AVGFRICLRN_VAR</w:t>
            </w:r>
          </w:p>
        </w:tc>
      </w:tr>
      <w:tr w:rsidR="002C0A2B" w:rsidTr="00C775ED">
        <w:trPr>
          <w:cantSplit/>
        </w:trPr>
        <w:tc>
          <w:tcPr>
            <w:tcW w:w="2808" w:type="dxa"/>
            <w:tcBorders>
              <w:top w:val="single" w:sz="6" w:space="0" w:color="auto"/>
              <w:left w:val="single" w:sz="6" w:space="0" w:color="auto"/>
              <w:bottom w:val="single" w:sz="6" w:space="0" w:color="auto"/>
              <w:right w:val="single" w:sz="6" w:space="0" w:color="auto"/>
            </w:tcBorders>
          </w:tcPr>
          <w:p w:rsidR="002C0A2B" w:rsidRPr="00EA0037" w:rsidRDefault="002C0A2B" w:rsidP="006742F6">
            <w:pPr>
              <w:spacing w:before="60"/>
              <w:rPr>
                <w:rFonts w:ascii="Arial" w:hAnsi="Arial" w:cs="Arial"/>
                <w:sz w:val="16"/>
              </w:rPr>
            </w:pPr>
            <w:ins w:id="169" w:author="Balani, Spandana" w:date="2014-05-12T11:15:00Z">
              <w:r>
                <w:rPr>
                  <w:rFonts w:ascii="Arial" w:hAnsi="Arial" w:cs="Arial"/>
                  <w:sz w:val="16"/>
                </w:rPr>
                <w:t>AvgFricLrn_</w:t>
              </w:r>
            </w:ins>
            <w:r w:rsidRPr="00400042">
              <w:rPr>
                <w:rFonts w:ascii="Arial" w:hAnsi="Arial" w:cs="Arial"/>
                <w:sz w:val="16"/>
              </w:rPr>
              <w:t>FrictionDiagThreshTimer_mS_M_u32</w:t>
            </w:r>
          </w:p>
        </w:tc>
        <w:tc>
          <w:tcPr>
            <w:tcW w:w="1440"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70" w:author="Balani, Spandana" w:date="2014-05-12T16:32:00Z">
              <w:r w:rsidRPr="008F668A">
                <w:rPr>
                  <w:rFonts w:ascii="Arial" w:hAnsi="Arial" w:cs="Arial"/>
                  <w:sz w:val="16"/>
                </w:rPr>
                <w:t>See Data Dictionary</w:t>
              </w:r>
            </w:ins>
            <w:del w:id="171" w:author="Balani, Spandana" w:date="2014-05-12T16:32:00Z">
              <w:r w:rsidDel="00313957">
                <w:rPr>
                  <w:rFonts w:ascii="Arial" w:hAnsi="Arial" w:cs="Arial"/>
                  <w:sz w:val="16"/>
                </w:rPr>
                <w:delText>Uint32</w:delText>
              </w:r>
            </w:del>
          </w:p>
        </w:tc>
        <w:tc>
          <w:tcPr>
            <w:tcW w:w="121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72" w:author="Balani, Spandana" w:date="2014-05-12T16:32:00Z">
              <w:r w:rsidRPr="008F668A">
                <w:rPr>
                  <w:rFonts w:ascii="Arial" w:hAnsi="Arial" w:cs="Arial"/>
                  <w:sz w:val="16"/>
                </w:rPr>
                <w:t>See Data Dictionary</w:t>
              </w:r>
            </w:ins>
            <w:del w:id="173" w:author="Balani, Spandana" w:date="2014-05-12T16:32:00Z">
              <w:r w:rsidDel="00313957">
                <w:rPr>
                  <w:rFonts w:ascii="Arial" w:hAnsi="Arial" w:cs="Arial"/>
                  <w:sz w:val="16"/>
                </w:rPr>
                <w:delText>0</w:delText>
              </w:r>
            </w:del>
          </w:p>
        </w:tc>
        <w:tc>
          <w:tcPr>
            <w:tcW w:w="1125" w:type="dxa"/>
            <w:tcBorders>
              <w:top w:val="single" w:sz="6" w:space="0" w:color="auto"/>
              <w:left w:val="single" w:sz="6" w:space="0" w:color="auto"/>
              <w:bottom w:val="single" w:sz="6" w:space="0" w:color="auto"/>
              <w:right w:val="single" w:sz="6" w:space="0" w:color="auto"/>
            </w:tcBorders>
          </w:tcPr>
          <w:p w:rsidR="002C0A2B" w:rsidRDefault="002C0A2B" w:rsidP="00F957FA">
            <w:pPr>
              <w:spacing w:before="60"/>
              <w:rPr>
                <w:rFonts w:ascii="Arial" w:hAnsi="Arial" w:cs="Arial"/>
                <w:sz w:val="16"/>
              </w:rPr>
            </w:pPr>
            <w:ins w:id="174" w:author="Balani, Spandana" w:date="2014-05-12T16:32:00Z">
              <w:r w:rsidRPr="008F668A">
                <w:rPr>
                  <w:rFonts w:ascii="Arial" w:hAnsi="Arial" w:cs="Arial"/>
                  <w:sz w:val="16"/>
                </w:rPr>
                <w:t>See Data Dictionary</w:t>
              </w:r>
            </w:ins>
            <w:del w:id="175" w:author="Balani, Spandana" w:date="2014-05-12T16:32:00Z">
              <w:r w:rsidDel="00313957">
                <w:rPr>
                  <w:rFonts w:ascii="Arial" w:hAnsi="Arial" w:cs="Arial"/>
                  <w:sz w:val="16"/>
                </w:rPr>
                <w:delText>FULL</w:delText>
              </w:r>
            </w:del>
          </w:p>
        </w:tc>
        <w:tc>
          <w:tcPr>
            <w:tcW w:w="2340" w:type="dxa"/>
            <w:tcBorders>
              <w:top w:val="single" w:sz="6" w:space="0" w:color="auto"/>
              <w:left w:val="single" w:sz="6" w:space="0" w:color="auto"/>
              <w:bottom w:val="single" w:sz="6" w:space="0" w:color="auto"/>
              <w:right w:val="single" w:sz="6" w:space="0" w:color="auto"/>
            </w:tcBorders>
          </w:tcPr>
          <w:p w:rsidR="002C0A2B" w:rsidRPr="00EA0037" w:rsidRDefault="002C0A2B" w:rsidP="00F957FA">
            <w:pPr>
              <w:spacing w:before="60"/>
              <w:rPr>
                <w:rFonts w:ascii="Arial" w:hAnsi="Arial" w:cs="Arial"/>
                <w:sz w:val="16"/>
              </w:rPr>
            </w:pPr>
            <w:r w:rsidRPr="00400042">
              <w:rPr>
                <w:rFonts w:ascii="Arial" w:hAnsi="Arial" w:cs="Arial"/>
                <w:sz w:val="16"/>
              </w:rPr>
              <w:t>AVGFRICLRN_START_SEC_VAR_CLEARED_32</w:t>
            </w:r>
          </w:p>
        </w:tc>
      </w:tr>
    </w:tbl>
    <w:p w:rsidR="00BD008B" w:rsidRDefault="00BD008B"/>
    <w:p w:rsidR="004A781C" w:rsidRDefault="004A781C">
      <w:pPr>
        <w:pStyle w:val="Heading3"/>
      </w:pPr>
      <w:r>
        <w:lastRenderedPageBreak/>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628"/>
        <w:gridCol w:w="2880"/>
        <w:gridCol w:w="1440"/>
        <w:gridCol w:w="992"/>
        <w:gridCol w:w="993"/>
      </w:tblGrid>
      <w:tr w:rsidR="003C4D3F" w:rsidTr="00C775ED">
        <w:tc>
          <w:tcPr>
            <w:tcW w:w="262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8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C775ED">
        <w:tc>
          <w:tcPr>
            <w:tcW w:w="2628" w:type="dxa"/>
          </w:tcPr>
          <w:p w:rsidR="003C4D3F" w:rsidRDefault="006170B2" w:rsidP="00F957FA">
            <w:pPr>
              <w:spacing w:before="60"/>
              <w:rPr>
                <w:rFonts w:ascii="Arial" w:hAnsi="Arial" w:cs="Arial"/>
                <w:sz w:val="16"/>
              </w:rPr>
            </w:pPr>
            <w:proofErr w:type="spellStart"/>
            <w:r w:rsidRPr="006170B2">
              <w:rPr>
                <w:rFonts w:ascii="Arial" w:hAnsi="Arial" w:cs="Arial"/>
                <w:sz w:val="16"/>
              </w:rPr>
              <w:t>FricLrnModeType</w:t>
            </w:r>
            <w:proofErr w:type="spellEnd"/>
          </w:p>
        </w:tc>
        <w:tc>
          <w:tcPr>
            <w:tcW w:w="2880" w:type="dxa"/>
          </w:tcPr>
          <w:p w:rsidR="00C775ED" w:rsidRPr="00C775ED" w:rsidRDefault="00C775ED" w:rsidP="00C775ED">
            <w:pPr>
              <w:spacing w:before="60"/>
              <w:rPr>
                <w:rFonts w:ascii="Arial" w:hAnsi="Arial" w:cs="Arial"/>
                <w:sz w:val="16"/>
              </w:rPr>
            </w:pPr>
            <w:r>
              <w:rPr>
                <w:rFonts w:ascii="Arial" w:hAnsi="Arial" w:cs="Arial"/>
                <w:sz w:val="16"/>
              </w:rPr>
              <w:t>FRICLRN_CALIBRATION = 0</w:t>
            </w:r>
          </w:p>
          <w:p w:rsidR="00C775ED" w:rsidRPr="00C775ED" w:rsidRDefault="00C775ED" w:rsidP="00C775ED">
            <w:pPr>
              <w:spacing w:before="60"/>
              <w:rPr>
                <w:rFonts w:ascii="Arial" w:hAnsi="Arial" w:cs="Arial"/>
                <w:sz w:val="16"/>
              </w:rPr>
            </w:pPr>
            <w:r>
              <w:rPr>
                <w:rFonts w:ascii="Arial" w:hAnsi="Arial" w:cs="Arial"/>
                <w:sz w:val="16"/>
              </w:rPr>
              <w:t>FRICLRN_NORMAL = 1</w:t>
            </w:r>
          </w:p>
          <w:p w:rsidR="00C775ED" w:rsidRPr="00C775ED" w:rsidRDefault="007D5DD9" w:rsidP="00C775ED">
            <w:pPr>
              <w:spacing w:before="60"/>
              <w:rPr>
                <w:rFonts w:ascii="Arial" w:hAnsi="Arial" w:cs="Arial"/>
                <w:sz w:val="16"/>
              </w:rPr>
            </w:pPr>
            <w:r>
              <w:rPr>
                <w:rFonts w:ascii="Arial" w:hAnsi="Arial" w:cs="Arial"/>
                <w:sz w:val="16"/>
              </w:rPr>
              <w:t>FRICLRN_CLEAR</w:t>
            </w:r>
            <w:r w:rsidR="00C775ED">
              <w:rPr>
                <w:rFonts w:ascii="Arial" w:hAnsi="Arial" w:cs="Arial"/>
                <w:sz w:val="16"/>
              </w:rPr>
              <w:t xml:space="preserve"> = 2</w:t>
            </w:r>
          </w:p>
          <w:p w:rsidR="003C4D3F" w:rsidRDefault="00481B61" w:rsidP="00C775ED">
            <w:pPr>
              <w:spacing w:before="60"/>
              <w:rPr>
                <w:rFonts w:ascii="Arial" w:hAnsi="Arial" w:cs="Arial"/>
                <w:sz w:val="16"/>
              </w:rPr>
            </w:pPr>
            <w:r>
              <w:rPr>
                <w:rFonts w:ascii="Arial" w:hAnsi="Arial" w:cs="Arial"/>
                <w:sz w:val="16"/>
              </w:rPr>
              <w:t>F</w:t>
            </w:r>
            <w:r w:rsidR="00C775ED" w:rsidRPr="00C775ED">
              <w:rPr>
                <w:rFonts w:ascii="Arial" w:hAnsi="Arial" w:cs="Arial"/>
                <w:sz w:val="16"/>
              </w:rPr>
              <w:t>RICLRN_IDLE = 3</w:t>
            </w:r>
          </w:p>
          <w:p w:rsidR="007D5DD9" w:rsidRDefault="007D5DD9" w:rsidP="00C775ED">
            <w:pPr>
              <w:spacing w:before="60"/>
              <w:rPr>
                <w:rFonts w:ascii="Arial" w:hAnsi="Arial" w:cs="Arial"/>
                <w:sz w:val="16"/>
              </w:rPr>
            </w:pPr>
            <w:r w:rsidRPr="007D5DD9">
              <w:rPr>
                <w:rFonts w:ascii="Arial" w:hAnsi="Arial" w:cs="Arial"/>
                <w:sz w:val="16"/>
              </w:rPr>
              <w:t>FRICLRN_BASELINE</w:t>
            </w:r>
            <w:r>
              <w:rPr>
                <w:rFonts w:ascii="Arial" w:hAnsi="Arial" w:cs="Arial"/>
                <w:sz w:val="16"/>
              </w:rPr>
              <w:t xml:space="preserve"> = 4</w:t>
            </w:r>
          </w:p>
        </w:tc>
        <w:tc>
          <w:tcPr>
            <w:tcW w:w="1440" w:type="dxa"/>
          </w:tcPr>
          <w:p w:rsidR="003C4D3F" w:rsidRDefault="00C775ED" w:rsidP="00F957FA">
            <w:pPr>
              <w:spacing w:before="60"/>
              <w:rPr>
                <w:rFonts w:ascii="Arial" w:hAnsi="Arial" w:cs="Arial"/>
                <w:sz w:val="16"/>
              </w:rPr>
            </w:pPr>
            <w:r>
              <w:rPr>
                <w:rFonts w:ascii="Arial" w:hAnsi="Arial" w:cs="Arial"/>
                <w:sz w:val="16"/>
              </w:rPr>
              <w:t>uint8</w:t>
            </w:r>
          </w:p>
        </w:tc>
        <w:tc>
          <w:tcPr>
            <w:tcW w:w="992" w:type="dxa"/>
          </w:tcPr>
          <w:p w:rsidR="003C4D3F" w:rsidRDefault="00C775ED" w:rsidP="00F957FA">
            <w:pPr>
              <w:spacing w:before="60"/>
              <w:rPr>
                <w:rFonts w:ascii="Arial" w:hAnsi="Arial" w:cs="Arial"/>
                <w:sz w:val="16"/>
              </w:rPr>
            </w:pPr>
            <w:r>
              <w:rPr>
                <w:rFonts w:ascii="Arial" w:hAnsi="Arial" w:cs="Arial"/>
                <w:sz w:val="16"/>
              </w:rPr>
              <w:t>0</w:t>
            </w:r>
          </w:p>
        </w:tc>
        <w:tc>
          <w:tcPr>
            <w:tcW w:w="993" w:type="dxa"/>
          </w:tcPr>
          <w:p w:rsidR="003C4D3F" w:rsidRDefault="007D5DD9" w:rsidP="00F957FA">
            <w:pPr>
              <w:spacing w:before="60"/>
              <w:rPr>
                <w:rFonts w:ascii="Arial" w:hAnsi="Arial" w:cs="Arial"/>
                <w:sz w:val="16"/>
              </w:rPr>
            </w:pPr>
            <w:r>
              <w:rPr>
                <w:rFonts w:ascii="Arial" w:hAnsi="Arial" w:cs="Arial"/>
                <w:sz w:val="16"/>
              </w:rPr>
              <w:t>4</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CellMar>
          <w:top w:w="58" w:type="dxa"/>
          <w:left w:w="115" w:type="dxa"/>
          <w:bottom w:w="58" w:type="dxa"/>
          <w:right w:w="115" w:type="dxa"/>
        </w:tblCellMar>
        <w:tblLook w:val="00A0" w:firstRow="1" w:lastRow="0" w:firstColumn="1" w:lastColumn="0" w:noHBand="0" w:noVBand="0"/>
      </w:tblPr>
      <w:tblGrid>
        <w:gridCol w:w="4608"/>
      </w:tblGrid>
      <w:tr w:rsidR="004A781C" w:rsidTr="007D5DD9">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9824B9" w:rsidP="007D5DD9">
            <w:pPr>
              <w:spacing w:before="100" w:beforeAutospacing="1" w:after="100" w:afterAutospacing="1"/>
              <w:rPr>
                <w:rFonts w:ascii="Arial" w:hAnsi="Arial" w:cs="Arial"/>
                <w:sz w:val="16"/>
                <w:szCs w:val="16"/>
              </w:rPr>
            </w:pPr>
            <w:r>
              <w:rPr>
                <w:rFonts w:ascii="Arial" w:hAnsi="Arial" w:cs="Arial"/>
                <w:sz w:val="16"/>
                <w:szCs w:val="16"/>
              </w:rPr>
              <w:t>t_FrHystHwAPts_HwDeg_f32[</w:t>
            </w:r>
            <w:r w:rsidR="007D5DD9"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t2_VehSpd_Kph_f32[][]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proofErr w:type="spellStart"/>
            <w:r w:rsidRPr="007D5DD9">
              <w:rPr>
                <w:rFonts w:ascii="Arial" w:hAnsi="Arial" w:cs="Arial"/>
                <w:sz w:val="16"/>
                <w:szCs w:val="16"/>
              </w:rPr>
              <w:t>t_MskVehSpd_Cnt_lgc</w:t>
            </w:r>
            <w:proofErr w:type="spellEnd"/>
            <w:r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t_FricChgWeight_Uls_f32[]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61AF9">
            <w:pPr>
              <w:spacing w:before="100" w:beforeAutospacing="1" w:after="100" w:afterAutospacing="1"/>
              <w:rPr>
                <w:rFonts w:ascii="Arial" w:hAnsi="Arial" w:cs="Arial"/>
                <w:sz w:val="16"/>
                <w:szCs w:val="16"/>
              </w:rPr>
            </w:pPr>
            <w:r w:rsidRPr="007D5DD9">
              <w:rPr>
                <w:rFonts w:ascii="Arial" w:hAnsi="Arial" w:cs="Arial"/>
                <w:sz w:val="16"/>
                <w:szCs w:val="16"/>
              </w:rPr>
              <w:t>t_InvRatioX_HwDeg_</w:t>
            </w:r>
            <w:r w:rsidR="00961AF9" w:rsidRPr="007D5DD9">
              <w:rPr>
                <w:rFonts w:ascii="Arial" w:hAnsi="Arial" w:cs="Arial"/>
                <w:sz w:val="16"/>
                <w:szCs w:val="16"/>
              </w:rPr>
              <w:t>u1</w:t>
            </w:r>
            <w:r w:rsidR="00961AF9">
              <w:rPr>
                <w:rFonts w:ascii="Arial" w:hAnsi="Arial" w:cs="Arial"/>
                <w:sz w:val="16"/>
                <w:szCs w:val="16"/>
              </w:rPr>
              <w:t>1</w:t>
            </w:r>
            <w:r w:rsidR="00961AF9" w:rsidRPr="007D5DD9">
              <w:rPr>
                <w:rFonts w:ascii="Arial" w:hAnsi="Arial" w:cs="Arial"/>
                <w:sz w:val="16"/>
                <w:szCs w:val="16"/>
              </w:rPr>
              <w:t>p</w:t>
            </w:r>
            <w:r w:rsidR="00961AF9">
              <w:rPr>
                <w:rFonts w:ascii="Arial" w:hAnsi="Arial" w:cs="Arial"/>
                <w:sz w:val="16"/>
                <w:szCs w:val="16"/>
              </w:rPr>
              <w:t>5</w:t>
            </w:r>
            <w:r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t_InvRatioY_</w:t>
            </w:r>
            <w:r w:rsidR="00757E18">
              <w:rPr>
                <w:rFonts w:ascii="Arial" w:hAnsi="Arial" w:cs="Arial"/>
                <w:sz w:val="16"/>
                <w:szCs w:val="16"/>
              </w:rPr>
              <w:t>HwNmpMtrNm</w:t>
            </w:r>
            <w:r w:rsidRPr="007D5DD9">
              <w:rPr>
                <w:rFonts w:ascii="Arial" w:hAnsi="Arial" w:cs="Arial"/>
                <w:sz w:val="16"/>
                <w:szCs w:val="16"/>
              </w:rPr>
              <w:t>_u6p10[]</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k_LearningGain_Uls_f32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k_LearningThreshold_Cnt_u32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k_RangeCounterLimit_Cnt_u16</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k_AvgFricLPFKn_Hz_f32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k_HwPosAuthMin_Uls_f32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k_HwVelConstLimit_HwDegpS_f32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k_HwVelMax_HwDegpS_f32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k_HwVelMin_HwDegpS_f32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k_LatAccMax_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3960A6">
            <w:pPr>
              <w:spacing w:before="100" w:beforeAutospacing="1" w:after="100" w:afterAutospacing="1"/>
              <w:rPr>
                <w:rFonts w:ascii="Arial" w:hAnsi="Arial" w:cs="Arial"/>
                <w:sz w:val="16"/>
                <w:szCs w:val="16"/>
              </w:rPr>
            </w:pPr>
            <w:r w:rsidRPr="007D5DD9">
              <w:rPr>
                <w:rFonts w:ascii="Arial" w:hAnsi="Arial" w:cs="Arial"/>
                <w:sz w:val="16"/>
                <w:szCs w:val="16"/>
              </w:rPr>
              <w:t>k_LatAccMin_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k_SatFricChgLim_HwNm_f32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k_FricOffsetLPFKn_Hz_f32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k_TempMin_DegC_f32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k_TempMax_DegC_f32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k_DataPrepLPFKn_Hz_f32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k_IgnCycleFricChgLim_HwNm_f32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k_FricOffsetLimitLow_HwNm_f32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k_FricOffsetLimitHigh_HwNm_f32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t2_BaselineTheta_HwNm_f32[][]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t2_BaselineRangeCounter_Cnt_u16[][]</w:t>
            </w:r>
          </w:p>
        </w:tc>
      </w:tr>
      <w:tr w:rsidR="007D5DD9" w:rsidTr="00D17775">
        <w:trPr>
          <w:jc w:val="center"/>
        </w:trPr>
        <w:tc>
          <w:tcPr>
            <w:tcW w:w="4608" w:type="dxa"/>
            <w:tcBorders>
              <w:top w:val="nil"/>
              <w:left w:val="single" w:sz="6" w:space="0" w:color="auto"/>
              <w:bottom w:val="single" w:sz="4"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t_BaselineFric_HwNm_f32[]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_BaselineEOLFric_HwNm_f32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_EOLFricDiffScalingFactor_Uls_f32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3C785A">
            <w:pPr>
              <w:spacing w:before="100" w:beforeAutospacing="1" w:after="100" w:afterAutospacing="1"/>
              <w:rPr>
                <w:rFonts w:ascii="Arial" w:hAnsi="Arial" w:cs="Arial"/>
                <w:sz w:val="16"/>
                <w:szCs w:val="16"/>
              </w:rPr>
            </w:pPr>
            <w:r w:rsidRPr="001638C9">
              <w:rPr>
                <w:rFonts w:ascii="Arial" w:hAnsi="Arial" w:cs="Arial"/>
                <w:sz w:val="16"/>
                <w:szCs w:val="16"/>
              </w:rPr>
              <w:t>k_EOLFricDiffLimitLow_HwNm_f32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9824B9">
            <w:pPr>
              <w:spacing w:before="100" w:beforeAutospacing="1" w:after="100" w:afterAutospacing="1"/>
              <w:rPr>
                <w:rFonts w:ascii="Arial" w:hAnsi="Arial" w:cs="Arial"/>
                <w:sz w:val="16"/>
                <w:szCs w:val="16"/>
              </w:rPr>
            </w:pPr>
            <w:r w:rsidRPr="001638C9">
              <w:rPr>
                <w:rFonts w:ascii="Arial" w:hAnsi="Arial" w:cs="Arial"/>
                <w:sz w:val="16"/>
                <w:szCs w:val="16"/>
              </w:rPr>
              <w:t>k_EOLFricDiffLimitHigh_HwNm_f32</w:t>
            </w:r>
          </w:p>
        </w:tc>
      </w:tr>
      <w:tr w:rsidR="00400042"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rFonts w:ascii="Arial" w:hAnsi="Arial" w:cs="Arial"/>
                <w:sz w:val="16"/>
                <w:szCs w:val="16"/>
              </w:rPr>
            </w:pPr>
            <w:r w:rsidRPr="00400042">
              <w:rPr>
                <w:rFonts w:ascii="Arial" w:hAnsi="Arial" w:cs="Arial"/>
                <w:sz w:val="16"/>
                <w:szCs w:val="16"/>
              </w:rPr>
              <w:t>k_FrictionDiagTimer_mS_u32</w:t>
            </w:r>
          </w:p>
        </w:tc>
      </w:tr>
      <w:tr w:rsidR="00400042"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rFonts w:ascii="Arial" w:hAnsi="Arial" w:cs="Arial"/>
                <w:sz w:val="16"/>
                <w:szCs w:val="16"/>
              </w:rPr>
            </w:pPr>
            <w:r w:rsidRPr="00400042">
              <w:rPr>
                <w:rFonts w:ascii="Arial" w:hAnsi="Arial" w:cs="Arial"/>
                <w:sz w:val="16"/>
                <w:szCs w:val="16"/>
              </w:rPr>
              <w:lastRenderedPageBreak/>
              <w:t>k_FrictionDiagThreshold_HwNm_f32</w:t>
            </w:r>
          </w:p>
        </w:tc>
      </w:tr>
    </w:tbl>
    <w:p w:rsidR="003D46A5" w:rsidRDefault="003D46A5">
      <w:pPr>
        <w:spacing w:after="0"/>
      </w:pPr>
    </w:p>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FPM_InitFixedPoint_m</w:t>
      </w:r>
      <w:proofErr w:type="spell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1890"/>
        <w:gridCol w:w="1080"/>
        <w:gridCol w:w="3060"/>
      </w:tblGrid>
      <w:tr w:rsidR="00DE4889" w:rsidTr="00413ECB">
        <w:tc>
          <w:tcPr>
            <w:tcW w:w="289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30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E71E21" w:rsidP="00121CA3">
            <w:pPr>
              <w:spacing w:before="60"/>
              <w:rPr>
                <w:rFonts w:ascii="Arial" w:hAnsi="Arial" w:cs="Arial"/>
                <w:sz w:val="16"/>
              </w:rPr>
            </w:pPr>
            <w:r>
              <w:rPr>
                <w:rFonts w:ascii="Arial" w:hAnsi="Arial" w:cs="Arial"/>
                <w:sz w:val="16"/>
              </w:rPr>
              <w:t>D_10</w:t>
            </w:r>
            <w:r w:rsidR="00C775ED" w:rsidRPr="00121CA3">
              <w:rPr>
                <w:rFonts w:ascii="Arial" w:hAnsi="Arial" w:cs="Arial"/>
                <w:sz w:val="16"/>
              </w:rPr>
              <w:t>MS_SEC_F32</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Sin</w:t>
            </w:r>
            <w:bookmarkStart w:id="176" w:name="_GoBack"/>
            <w:bookmarkEnd w:id="176"/>
            <w:r>
              <w:rPr>
                <w:rFonts w:ascii="Arial" w:hAnsi="Arial" w:cs="Arial"/>
                <w:sz w:val="16"/>
              </w:rPr>
              <w:t>gle Precision Float</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3D46A5">
            <w:pPr>
              <w:spacing w:before="60"/>
              <w:rPr>
                <w:rFonts w:ascii="Arial" w:hAnsi="Arial" w:cs="Arial"/>
                <w:sz w:val="16"/>
              </w:rPr>
            </w:pPr>
            <w:r>
              <w:rPr>
                <w:rFonts w:ascii="Arial" w:hAnsi="Arial" w:cs="Arial"/>
                <w:sz w:val="16"/>
              </w:rPr>
              <w: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E71E21">
            <w:pPr>
              <w:spacing w:before="60"/>
              <w:rPr>
                <w:rFonts w:ascii="Arial" w:hAnsi="Arial" w:cs="Arial"/>
                <w:sz w:val="16"/>
              </w:rPr>
            </w:pPr>
            <w:r w:rsidRPr="00121CA3">
              <w:rPr>
                <w:rFonts w:ascii="Arial" w:hAnsi="Arial" w:cs="Arial"/>
                <w:sz w:val="16"/>
              </w:rPr>
              <w:t>0.0</w:t>
            </w:r>
            <w:r w:rsidR="00E71E21">
              <w:rPr>
                <w:rFonts w:ascii="Arial" w:hAnsi="Arial" w:cs="Arial"/>
                <w:sz w:val="16"/>
              </w:rPr>
              <w:t>1</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D_FRICOFFSETOUTLOLIM_HWNM_F32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-5</w:t>
            </w:r>
            <w:r w:rsidR="004952AA" w:rsidRPr="004952AA">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D_FRICOFFSETOUTHILIM_HWNM_F32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5</w:t>
            </w:r>
            <w:r w:rsidR="004952AA" w:rsidRPr="004952AA">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D_ESTFRICLOLIM_HWNM_F32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0631A7">
            <w:pPr>
              <w:spacing w:before="60"/>
              <w:rPr>
                <w:rFonts w:ascii="Arial" w:hAnsi="Arial" w:cs="Arial"/>
                <w:sz w:val="16"/>
              </w:rPr>
            </w:pPr>
            <w:r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D_ESTFRICHILIM_HWNM_F32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2</w:t>
            </w:r>
            <w:r w:rsidR="004952AA"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D_SATESTFRICLOLIM_HWNM_F32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E71E21">
            <w:pPr>
              <w:spacing w:before="60"/>
              <w:rPr>
                <w:rFonts w:ascii="Arial" w:hAnsi="Arial" w:cs="Arial"/>
                <w:sz w:val="16"/>
              </w:rPr>
            </w:pPr>
            <w:r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Default="004952AA" w:rsidP="00121CA3">
            <w:pPr>
              <w:spacing w:before="60"/>
              <w:rPr>
                <w:rFonts w:ascii="Arial" w:hAnsi="Arial" w:cs="Arial"/>
                <w:sz w:val="16"/>
              </w:rPr>
            </w:pPr>
            <w:r w:rsidRPr="004952AA">
              <w:rPr>
                <w:rFonts w:ascii="Arial" w:hAnsi="Arial" w:cs="Arial"/>
                <w:sz w:val="16"/>
              </w:rPr>
              <w:t>D_SATESTFRICHILIM_HWNM_F32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3D46A5">
            <w:pPr>
              <w:spacing w:before="60"/>
              <w:rPr>
                <w:rFonts w:ascii="Arial" w:hAnsi="Arial" w:cs="Arial"/>
                <w:sz w:val="16"/>
              </w:rPr>
            </w:pPr>
            <w:proofErr w:type="spellStart"/>
            <w:r>
              <w:rPr>
                <w:rFonts w:ascii="Arial" w:hAnsi="Arial" w:cs="Arial"/>
                <w:sz w:val="16"/>
              </w:rPr>
              <w:t>HwNm</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0631A7" w:rsidP="00E71E21">
            <w:pPr>
              <w:spacing w:before="60"/>
              <w:rPr>
                <w:rFonts w:ascii="Arial" w:hAnsi="Arial" w:cs="Arial"/>
                <w:sz w:val="16"/>
              </w:rPr>
            </w:pPr>
            <w:r>
              <w:rPr>
                <w:rFonts w:ascii="Arial" w:hAnsi="Arial" w:cs="Arial"/>
                <w:sz w:val="16"/>
              </w:rPr>
              <w:t>2</w:t>
            </w:r>
            <w:r w:rsidR="004952AA" w:rsidRPr="004952AA">
              <w:rPr>
                <w:rFonts w:ascii="Arial" w:hAnsi="Arial" w:cs="Arial"/>
                <w:sz w:val="16"/>
              </w:rPr>
              <w:t>0.0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D_LRNCNSTRTIME_MS_U32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proofErr w:type="spellStart"/>
            <w:r>
              <w:rPr>
                <w:rFonts w:ascii="Arial" w:hAnsi="Arial" w:cs="Arial"/>
                <w:sz w:val="16"/>
              </w:rPr>
              <w:t>mS</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120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D_VEHSPDPTNUMX2_CNT_U16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D_VEHSPDPTNUM_CNT_U16*2</w:t>
            </w:r>
          </w:p>
        </w:tc>
      </w:tr>
      <w:tr w:rsidR="004952AA" w:rsidRPr="00A11D58"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D_VEHSPDPTNUM_CNT_U16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A86B35" w:rsidRDefault="004952AA" w:rsidP="00121CA3">
            <w:pPr>
              <w:spacing w:before="60"/>
              <w:rPr>
                <w:rFonts w:ascii="Arial" w:hAnsi="Arial" w:cs="Arial"/>
                <w:sz w:val="16"/>
                <w:lang w:val="fr-FR"/>
              </w:rPr>
            </w:pPr>
            <w:proofErr w:type="spellStart"/>
            <w:r w:rsidRPr="00A86B35">
              <w:rPr>
                <w:rFonts w:ascii="Arial" w:hAnsi="Arial" w:cs="Arial"/>
                <w:sz w:val="16"/>
                <w:lang w:val="fr-FR"/>
              </w:rPr>
              <w:t>TableSize_m</w:t>
            </w:r>
            <w:proofErr w:type="spellEnd"/>
            <w:r w:rsidRPr="00A86B35">
              <w:rPr>
                <w:rFonts w:ascii="Arial" w:hAnsi="Arial" w:cs="Arial"/>
                <w:sz w:val="16"/>
                <w:lang w:val="fr-FR"/>
              </w:rPr>
              <w:t>(t2_VehSpd_Kph_f32)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D_HWPTNUM_CNT_U16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proofErr w:type="spellStart"/>
            <w:r w:rsidRPr="00121CA3">
              <w:rPr>
                <w:rFonts w:ascii="Arial" w:hAnsi="Arial" w:cs="Arial"/>
                <w:sz w:val="16"/>
              </w:rPr>
              <w:t>TableSize_m</w:t>
            </w:r>
            <w:proofErr w:type="spellEnd"/>
            <w:r w:rsidRPr="00121CA3">
              <w:rPr>
                <w:rFonts w:ascii="Arial" w:hAnsi="Arial" w:cs="Arial"/>
                <w:sz w:val="16"/>
              </w:rPr>
              <w:t>(t_FrHystHwAPts_HwDeg_f32)</w:t>
            </w:r>
          </w:p>
        </w:tc>
      </w:tr>
      <w:tr w:rsidR="004952AA" w:rsidRPr="00A11D58"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D_HWPTNUMSUB1_CNT_U16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A86B35" w:rsidRDefault="004952AA" w:rsidP="00121CA3">
            <w:pPr>
              <w:spacing w:before="60"/>
              <w:rPr>
                <w:rFonts w:ascii="Arial" w:hAnsi="Arial" w:cs="Arial"/>
                <w:sz w:val="16"/>
                <w:lang w:val="es-ES"/>
              </w:rPr>
            </w:pPr>
            <w:r w:rsidRPr="00A86B35">
              <w:rPr>
                <w:rFonts w:ascii="Arial" w:hAnsi="Arial" w:cs="Arial"/>
                <w:sz w:val="16"/>
                <w:lang w:val="es-ES"/>
              </w:rPr>
              <w:t>D_HWPTNUM_CNT_U16 - D_ONE_CNT_U16</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D_BUFSIZE_CNT_U16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Pr>
                <w:rFonts w:ascii="Arial" w:hAnsi="Arial" w:cs="Arial"/>
                <w:sz w:val="16"/>
              </w:rPr>
              <w:t>D_PHASESHIFTCNT_CNT_U16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6</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D_TWO_CNT_U16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2</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D_TEN_CNT_U16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D_QUARTER_CNT_f32</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0.25</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D_VEHSPDLOIDX_CNT_U16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0</w:t>
            </w:r>
          </w:p>
        </w:tc>
      </w:tr>
      <w:tr w:rsidR="004952AA" w:rsidTr="00413ECB">
        <w:tc>
          <w:tcPr>
            <w:tcW w:w="2898"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D_VEHSPDHIIDX_CNT_U16</w:t>
            </w:r>
          </w:p>
        </w:tc>
        <w:tc>
          <w:tcPr>
            <w:tcW w:w="189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4952AA" w:rsidRDefault="004952AA"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4952AA" w:rsidRPr="00121CA3" w:rsidRDefault="004952AA" w:rsidP="00121CA3">
            <w:pPr>
              <w:spacing w:before="60"/>
              <w:rPr>
                <w:rFonts w:ascii="Arial" w:hAnsi="Arial" w:cs="Arial"/>
                <w:sz w:val="16"/>
              </w:rPr>
            </w:pPr>
            <w:r w:rsidRPr="00121CA3">
              <w:rPr>
                <w:rFonts w:ascii="Arial" w:hAnsi="Arial" w:cs="Arial"/>
                <w:sz w:val="16"/>
              </w:rPr>
              <w:t>1</w:t>
            </w:r>
          </w:p>
        </w:tc>
      </w:tr>
      <w:tr w:rsidR="004952AA" w:rsidDel="005F4A2F" w:rsidTr="00413ECB">
        <w:tc>
          <w:tcPr>
            <w:tcW w:w="2898" w:type="dxa"/>
            <w:tcBorders>
              <w:top w:val="single" w:sz="6" w:space="0" w:color="auto"/>
              <w:left w:val="single" w:sz="6" w:space="0" w:color="auto"/>
              <w:bottom w:val="single" w:sz="6" w:space="0" w:color="auto"/>
              <w:right w:val="single" w:sz="6" w:space="0" w:color="auto"/>
            </w:tcBorders>
          </w:tcPr>
          <w:p w:rsidR="004952AA" w:rsidRPr="00E832E4" w:rsidDel="005F4A2F" w:rsidRDefault="004952AA" w:rsidP="00121CA3">
            <w:pPr>
              <w:spacing w:before="60"/>
              <w:rPr>
                <w:rFonts w:ascii="Arial" w:hAnsi="Arial" w:cs="Arial"/>
                <w:sz w:val="16"/>
              </w:rPr>
            </w:pPr>
            <w:r w:rsidRPr="00413ECB">
              <w:rPr>
                <w:rFonts w:ascii="Arial" w:hAnsi="Arial" w:cs="Arial"/>
                <w:sz w:val="16"/>
              </w:rPr>
              <w:t>D_</w:t>
            </w:r>
            <w:r>
              <w:rPr>
                <w:rFonts w:ascii="Arial" w:hAnsi="Arial" w:cs="Arial"/>
                <w:sz w:val="16"/>
              </w:rPr>
              <w:t>ONE</w:t>
            </w:r>
            <w:r w:rsidRPr="00413ECB">
              <w:rPr>
                <w:rFonts w:ascii="Arial" w:hAnsi="Arial" w:cs="Arial"/>
                <w:sz w:val="16"/>
              </w:rPr>
              <w:t>G_MPSECSQRD_F32</w:t>
            </w:r>
          </w:p>
        </w:tc>
        <w:tc>
          <w:tcPr>
            <w:tcW w:w="1890" w:type="dxa"/>
            <w:tcBorders>
              <w:top w:val="single" w:sz="6" w:space="0" w:color="auto"/>
              <w:left w:val="single" w:sz="6" w:space="0" w:color="auto"/>
              <w:bottom w:val="single" w:sz="6" w:space="0" w:color="auto"/>
              <w:right w:val="single" w:sz="6" w:space="0" w:color="auto"/>
            </w:tcBorders>
          </w:tcPr>
          <w:p w:rsidR="004952AA" w:rsidDel="005F4A2F" w:rsidRDefault="004952AA"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952AA" w:rsidDel="005F4A2F" w:rsidRDefault="004952AA" w:rsidP="00F957FA">
            <w:pPr>
              <w:spacing w:before="60"/>
              <w:rPr>
                <w:rFonts w:ascii="Arial" w:hAnsi="Arial" w:cs="Arial"/>
                <w:sz w:val="16"/>
              </w:rPr>
            </w:pPr>
            <w:proofErr w:type="spellStart"/>
            <w:r>
              <w:rPr>
                <w:rFonts w:ascii="Arial" w:hAnsi="Arial" w:cs="Arial"/>
                <w:sz w:val="16"/>
              </w:rPr>
              <w:t>MpSecSqrd</w:t>
            </w:r>
            <w:proofErr w:type="spellEnd"/>
          </w:p>
        </w:tc>
        <w:tc>
          <w:tcPr>
            <w:tcW w:w="3060" w:type="dxa"/>
            <w:tcBorders>
              <w:top w:val="single" w:sz="6" w:space="0" w:color="auto"/>
              <w:left w:val="single" w:sz="6" w:space="0" w:color="auto"/>
              <w:bottom w:val="single" w:sz="6" w:space="0" w:color="auto"/>
              <w:right w:val="single" w:sz="6" w:space="0" w:color="auto"/>
            </w:tcBorders>
          </w:tcPr>
          <w:p w:rsidR="004952AA" w:rsidDel="005F4A2F" w:rsidRDefault="004952AA" w:rsidP="00E73D2B">
            <w:pPr>
              <w:spacing w:before="60"/>
              <w:rPr>
                <w:rFonts w:ascii="Arial" w:hAnsi="Arial" w:cs="Arial"/>
                <w:sz w:val="16"/>
              </w:rPr>
            </w:pPr>
            <w:r>
              <w:rPr>
                <w:rFonts w:ascii="Arial" w:hAnsi="Arial" w:cs="Arial"/>
                <w:sz w:val="16"/>
              </w:rPr>
              <w:t>9.81</w:t>
            </w:r>
          </w:p>
        </w:tc>
      </w:tr>
    </w:tbl>
    <w:p w:rsidR="004A781C" w:rsidRDefault="004A781C">
      <w:pPr>
        <w:pStyle w:val="Heading4"/>
      </w:pPr>
      <w:r>
        <w:lastRenderedPageBreak/>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3D46A5">
            <w:pPr>
              <w:spacing w:before="60"/>
              <w:rPr>
                <w:rFonts w:ascii="Arial" w:hAnsi="Arial" w:cs="Arial"/>
                <w:sz w:val="16"/>
              </w:rPr>
            </w:pPr>
            <w:r w:rsidRPr="003D46A5">
              <w:rPr>
                <w:rFonts w:ascii="Arial" w:hAnsi="Arial" w:cs="Arial"/>
                <w:sz w:val="16"/>
              </w:rPr>
              <w:t>D_ONE_CNT_U16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D_ONE_ULS_F32</w:t>
            </w:r>
          </w:p>
        </w:tc>
      </w:tr>
      <w:tr w:rsidR="003D46A5" w:rsidTr="0087403A">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D_ZERO_CNT_U32</w:t>
            </w:r>
          </w:p>
        </w:tc>
      </w:tr>
      <w:tr w:rsidR="0087403A" w:rsidTr="00F475E1">
        <w:trPr>
          <w:jc w:val="center"/>
        </w:trPr>
        <w:tc>
          <w:tcPr>
            <w:tcW w:w="4608" w:type="dxa"/>
            <w:tcBorders>
              <w:top w:val="nil"/>
              <w:left w:val="single" w:sz="6" w:space="0" w:color="auto"/>
              <w:bottom w:val="nil"/>
              <w:right w:val="single" w:sz="6" w:space="0" w:color="auto"/>
            </w:tcBorders>
          </w:tcPr>
          <w:p w:rsidR="0087403A" w:rsidRPr="003D46A5" w:rsidRDefault="0087403A">
            <w:pPr>
              <w:spacing w:before="60"/>
              <w:rPr>
                <w:rFonts w:ascii="Arial" w:hAnsi="Arial" w:cs="Arial"/>
                <w:sz w:val="16"/>
              </w:rPr>
            </w:pPr>
            <w:r w:rsidRPr="0087403A">
              <w:rPr>
                <w:rFonts w:ascii="Arial" w:hAnsi="Arial" w:cs="Arial"/>
                <w:sz w:val="16"/>
              </w:rPr>
              <w:t>D_180OVRPI_ULS_F32</w:t>
            </w:r>
          </w:p>
        </w:tc>
      </w:tr>
      <w:tr w:rsidR="00F475E1" w:rsidTr="00F475E1">
        <w:trPr>
          <w:jc w:val="center"/>
        </w:trPr>
        <w:tc>
          <w:tcPr>
            <w:tcW w:w="4608" w:type="dxa"/>
            <w:tcBorders>
              <w:top w:val="nil"/>
              <w:left w:val="single" w:sz="6" w:space="0" w:color="auto"/>
              <w:bottom w:val="nil"/>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t>D_FALSE_CNT_LGC</w:t>
            </w:r>
          </w:p>
        </w:tc>
      </w:tr>
      <w:tr w:rsidR="00F475E1">
        <w:trPr>
          <w:jc w:val="center"/>
        </w:trPr>
        <w:tc>
          <w:tcPr>
            <w:tcW w:w="4608" w:type="dxa"/>
            <w:tcBorders>
              <w:top w:val="nil"/>
              <w:left w:val="single" w:sz="6" w:space="0" w:color="auto"/>
              <w:bottom w:val="single" w:sz="6" w:space="0" w:color="auto"/>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t>D_TRUE_CNT_LGC</w:t>
            </w:r>
          </w:p>
        </w:tc>
      </w:tr>
    </w:tbl>
    <w:p w:rsidR="009948B5" w:rsidRDefault="009948B5" w:rsidP="009948B5">
      <w:pPr>
        <w:pStyle w:val="Heading3"/>
        <w:numPr>
          <w:ilvl w:val="0"/>
          <w:numId w:val="0"/>
        </w:numPr>
        <w:ind w:left="720" w:hanging="720"/>
      </w:pPr>
    </w:p>
    <w:p w:rsidR="009948B5" w:rsidRDefault="009948B5" w:rsidP="009948B5">
      <w:pPr>
        <w:rPr>
          <w:rFonts w:ascii="Arial" w:hAnsi="Arial"/>
          <w:sz w:val="24"/>
        </w:rPr>
      </w:pPr>
      <w:r>
        <w:br w:type="page"/>
      </w:r>
    </w:p>
    <w:p w:rsidR="004A781C" w:rsidRDefault="004A781C">
      <w:pPr>
        <w:pStyle w:val="Heading3"/>
      </w:pPr>
      <w:r>
        <w:lastRenderedPageBreak/>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C32BE"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rsidP="008B3E94">
      <w:pPr>
        <w:pStyle w:val="Heading1"/>
      </w:pPr>
      <w:r>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3D46A5" w:rsidP="008B3E94">
      <w:pPr>
        <w:numPr>
          <w:ilvl w:val="0"/>
          <w:numId w:val="5"/>
        </w:numPr>
        <w:spacing w:after="0"/>
      </w:pPr>
      <w:proofErr w:type="spellStart"/>
      <w:r w:rsidRPr="003D46A5">
        <w:t>TableSize_m</w:t>
      </w:r>
      <w:proofErr w:type="spellEnd"/>
    </w:p>
    <w:p w:rsidR="003D46A5" w:rsidRDefault="003D46A5" w:rsidP="008B3E94">
      <w:pPr>
        <w:numPr>
          <w:ilvl w:val="0"/>
          <w:numId w:val="5"/>
        </w:numPr>
        <w:spacing w:after="0"/>
      </w:pPr>
      <w:r w:rsidRPr="003D46A5">
        <w:t>LPF_Init_f32_m</w:t>
      </w:r>
    </w:p>
    <w:p w:rsidR="003D46A5" w:rsidRDefault="003D46A5" w:rsidP="008B3E94">
      <w:pPr>
        <w:numPr>
          <w:ilvl w:val="0"/>
          <w:numId w:val="5"/>
        </w:numPr>
        <w:spacing w:after="0"/>
      </w:pPr>
      <w:r w:rsidRPr="003D46A5">
        <w:t>LPF_KUpdate_f32_m</w:t>
      </w:r>
    </w:p>
    <w:p w:rsidR="003D46A5" w:rsidRDefault="003D46A5" w:rsidP="008B3E94">
      <w:pPr>
        <w:numPr>
          <w:ilvl w:val="0"/>
          <w:numId w:val="5"/>
        </w:numPr>
        <w:spacing w:after="0"/>
      </w:pPr>
      <w:r w:rsidRPr="003D46A5">
        <w:t>LPF_OpUpdate_f32_m</w:t>
      </w:r>
    </w:p>
    <w:p w:rsidR="003D46A5" w:rsidRDefault="003D46A5" w:rsidP="008B3E94">
      <w:pPr>
        <w:numPr>
          <w:ilvl w:val="0"/>
          <w:numId w:val="5"/>
        </w:numPr>
        <w:spacing w:after="0"/>
      </w:pPr>
      <w:proofErr w:type="spellStart"/>
      <w:r w:rsidRPr="003D46A5">
        <w:t>FPM_FloatToFixed_m</w:t>
      </w:r>
      <w:proofErr w:type="spellEnd"/>
    </w:p>
    <w:p w:rsidR="003D46A5" w:rsidRDefault="003D46A5" w:rsidP="008B3E94">
      <w:pPr>
        <w:numPr>
          <w:ilvl w:val="0"/>
          <w:numId w:val="5"/>
        </w:numPr>
        <w:spacing w:after="0"/>
      </w:pPr>
      <w:proofErr w:type="spellStart"/>
      <w:r w:rsidRPr="003D46A5">
        <w:t>FPM_FixedToFloat_m</w:t>
      </w:r>
      <w:proofErr w:type="spellEnd"/>
    </w:p>
    <w:p w:rsidR="003D46A5" w:rsidRDefault="003D46A5" w:rsidP="008B3E94">
      <w:pPr>
        <w:numPr>
          <w:ilvl w:val="0"/>
          <w:numId w:val="5"/>
        </w:numPr>
        <w:spacing w:after="0"/>
      </w:pPr>
      <w:r w:rsidRPr="003D46A5">
        <w:t>IntplVarXY_u16_u16Xu16Y_Cnt</w:t>
      </w:r>
    </w:p>
    <w:p w:rsidR="003D46A5" w:rsidRDefault="003D46A5" w:rsidP="008B3E94">
      <w:pPr>
        <w:numPr>
          <w:ilvl w:val="0"/>
          <w:numId w:val="5"/>
        </w:numPr>
        <w:spacing w:after="0"/>
      </w:pPr>
      <w:r w:rsidRPr="003D46A5">
        <w:t>Abs_f32_m</w:t>
      </w:r>
    </w:p>
    <w:p w:rsidR="003D46A5" w:rsidRDefault="003D46A5" w:rsidP="008B3E94">
      <w:pPr>
        <w:numPr>
          <w:ilvl w:val="0"/>
          <w:numId w:val="5"/>
        </w:numPr>
        <w:spacing w:after="0"/>
      </w:pPr>
      <w:proofErr w:type="spellStart"/>
      <w:r w:rsidRPr="003D46A5">
        <w:t>Limit_m</w:t>
      </w:r>
      <w:proofErr w:type="spellEnd"/>
    </w:p>
    <w:p w:rsidR="003D46A5" w:rsidRDefault="003D46A5" w:rsidP="008B3E94">
      <w:pPr>
        <w:numPr>
          <w:ilvl w:val="0"/>
          <w:numId w:val="5"/>
        </w:numPr>
        <w:spacing w:after="0"/>
      </w:pPr>
      <w:proofErr w:type="spellStart"/>
      <w:r w:rsidRPr="003D46A5">
        <w:t>Min_m</w:t>
      </w:r>
      <w:proofErr w:type="spellEnd"/>
    </w:p>
    <w:p w:rsidR="003D46A5" w:rsidRDefault="003D46A5" w:rsidP="008B3E94">
      <w:pPr>
        <w:numPr>
          <w:ilvl w:val="0"/>
          <w:numId w:val="5"/>
        </w:numPr>
        <w:spacing w:after="0"/>
      </w:pPr>
      <w:proofErr w:type="spellStart"/>
      <w:r w:rsidRPr="003D46A5">
        <w:t>Max_m</w:t>
      </w:r>
      <w:proofErr w:type="spellEnd"/>
    </w:p>
    <w:p w:rsidR="008B3E94" w:rsidRDefault="008B3E94" w:rsidP="008B3E94">
      <w:pPr>
        <w:spacing w:after="0"/>
        <w:ind w:left="720"/>
      </w:pPr>
    </w:p>
    <w:p w:rsidR="008B3E94" w:rsidRDefault="008B3E94" w:rsidP="008B3E94">
      <w:pPr>
        <w:pStyle w:val="Heading2"/>
      </w:pPr>
      <w:r>
        <w:t>Data Hiding Functions</w:t>
      </w:r>
    </w:p>
    <w:p w:rsidR="006E55A0" w:rsidRDefault="006E55A0" w:rsidP="00DC7E08">
      <w:pPr>
        <w:numPr>
          <w:ilvl w:val="0"/>
          <w:numId w:val="10"/>
        </w:numPr>
        <w:spacing w:after="0"/>
      </w:pPr>
      <w:proofErr w:type="spellStart"/>
      <w:r w:rsidRPr="006E55A0">
        <w:t>Rte_Pim_AvgFricLrnData</w:t>
      </w:r>
      <w:proofErr w:type="spellEnd"/>
      <w:r>
        <w:t>()</w:t>
      </w:r>
    </w:p>
    <w:p w:rsidR="006E55A0" w:rsidRDefault="006E55A0" w:rsidP="00DC7E08">
      <w:pPr>
        <w:numPr>
          <w:ilvl w:val="0"/>
          <w:numId w:val="10"/>
        </w:numPr>
        <w:spacing w:after="0"/>
      </w:pPr>
      <w:proofErr w:type="spellStart"/>
      <w:r w:rsidRPr="006E55A0">
        <w:t>Rte_Call_AvgFricLrnData_WriteBlock</w:t>
      </w:r>
      <w:proofErr w:type="spellEnd"/>
      <w:r>
        <w:t>()</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EE5551"/>
    <w:p w:rsidR="00EE5551" w:rsidRDefault="00EE5551" w:rsidP="00EE5551">
      <w:r>
        <w:t>None</w:t>
      </w:r>
    </w:p>
    <w:p w:rsidR="00EE5551" w:rsidRDefault="00EE5551">
      <w:pPr>
        <w:spacing w:after="0"/>
      </w:pPr>
      <w:r>
        <w:br w:type="page"/>
      </w:r>
    </w:p>
    <w:p w:rsidR="008B3E94" w:rsidRDefault="008B3E94" w:rsidP="008B3E94">
      <w:pPr>
        <w:pStyle w:val="Heading2"/>
      </w:pPr>
      <w:r>
        <w:lastRenderedPageBreak/>
        <w:t>Local Functions/Macros Used by this MDD only</w:t>
      </w:r>
    </w:p>
    <w:p w:rsidR="008B3E94" w:rsidRDefault="002C5909" w:rsidP="008B3E94">
      <w:pPr>
        <w:pStyle w:val="Heading3"/>
      </w:pPr>
      <w:r>
        <w:t>Load Buffer</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4" w:type="dxa"/>
          </w:tcPr>
          <w:p w:rsidR="00F957FA" w:rsidRDefault="00CA491C" w:rsidP="00F957FA">
            <w:pPr>
              <w:spacing w:before="60"/>
              <w:rPr>
                <w:rFonts w:ascii="Arial" w:hAnsi="Arial" w:cs="Arial"/>
                <w:sz w:val="16"/>
              </w:rPr>
            </w:pPr>
            <w:proofErr w:type="spellStart"/>
            <w:r w:rsidRPr="00CA491C">
              <w:rPr>
                <w:rFonts w:ascii="Arial" w:hAnsi="Arial" w:cs="Arial"/>
                <w:sz w:val="16"/>
              </w:rPr>
              <w:t>LoadBuffer</w:t>
            </w:r>
            <w:proofErr w:type="spellEnd"/>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4" w:type="dxa"/>
          </w:tcPr>
          <w:p w:rsidR="00F957FA" w:rsidRDefault="00CA491C" w:rsidP="00F957FA">
            <w:pPr>
              <w:spacing w:before="60"/>
              <w:rPr>
                <w:rFonts w:ascii="Arial" w:hAnsi="Arial" w:cs="Arial"/>
                <w:sz w:val="16"/>
              </w:rPr>
            </w:pPr>
            <w:r w:rsidRPr="00CA491C">
              <w:rPr>
                <w:rFonts w:ascii="Arial" w:hAnsi="Arial" w:cs="Arial"/>
                <w:sz w:val="16"/>
              </w:rPr>
              <w:t>Input_Uls_T_f32</w:t>
            </w:r>
          </w:p>
        </w:tc>
        <w:tc>
          <w:tcPr>
            <w:tcW w:w="1159" w:type="dxa"/>
          </w:tcPr>
          <w:p w:rsidR="00F957FA" w:rsidRDefault="00CA491C" w:rsidP="00F957FA">
            <w:pPr>
              <w:spacing w:before="60"/>
              <w:rPr>
                <w:rFonts w:ascii="Arial" w:hAnsi="Arial" w:cs="Arial"/>
                <w:sz w:val="16"/>
              </w:rPr>
            </w:pPr>
            <w:r>
              <w:rPr>
                <w:rFonts w:ascii="Arial" w:hAnsi="Arial" w:cs="Arial"/>
                <w:sz w:val="16"/>
              </w:rPr>
              <w:t>float32</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Buffer_Uls_T_f32</w:t>
            </w:r>
          </w:p>
        </w:tc>
        <w:tc>
          <w:tcPr>
            <w:tcW w:w="1159" w:type="dxa"/>
          </w:tcPr>
          <w:p w:rsidR="00CA491C" w:rsidRDefault="00CA491C" w:rsidP="00F957FA">
            <w:pPr>
              <w:spacing w:before="60"/>
              <w:rPr>
                <w:rFonts w:ascii="Arial" w:hAnsi="Arial" w:cs="Arial"/>
                <w:sz w:val="16"/>
              </w:rPr>
            </w:pPr>
            <w:r>
              <w:rPr>
                <w:rFonts w:ascii="Arial" w:hAnsi="Arial" w:cs="Arial"/>
                <w:sz w:val="16"/>
              </w:rPr>
              <w:t>float32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BufferSize_Cnt_T_u16</w:t>
            </w:r>
          </w:p>
        </w:tc>
        <w:tc>
          <w:tcPr>
            <w:tcW w:w="1159" w:type="dxa"/>
          </w:tcPr>
          <w:p w:rsidR="00CA491C" w:rsidRDefault="00CA491C" w:rsidP="00F957FA">
            <w:pPr>
              <w:spacing w:before="60"/>
              <w:rPr>
                <w:rFonts w:ascii="Arial" w:hAnsi="Arial" w:cs="Arial"/>
                <w:sz w:val="16"/>
              </w:rPr>
            </w:pPr>
            <w:r>
              <w:rPr>
                <w:rFonts w:ascii="Arial" w:hAnsi="Arial" w:cs="Arial"/>
                <w:sz w:val="16"/>
              </w:rPr>
              <w:t>uint16</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4" w:type="dxa"/>
          </w:tcPr>
          <w:p w:rsidR="00F957FA" w:rsidRDefault="00CA491C" w:rsidP="00F957FA">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7" w:type="dxa"/>
            <w:shd w:val="clear" w:color="auto" w:fill="D9D9D9" w:themeFill="background1" w:themeFillShade="D9"/>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1C3C63" w:rsidP="00F141E2">
      <w:pPr>
        <w:jc w:val="center"/>
      </w:pPr>
      <w:r>
        <w:object w:dxaOrig="4375" w:dyaOrig="4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35pt;height:228.25pt" o:ole="">
            <v:imagedata r:id="rId10" o:title=""/>
          </v:shape>
          <o:OLEObject Type="Embed" ProgID="Visio.Drawing.11" ShapeID="_x0000_i1025" DrawAspect="Content" ObjectID="_1461417575" r:id="rId11"/>
        </w:object>
      </w:r>
    </w:p>
    <w:p w:rsidR="008C32BE" w:rsidRDefault="008C32BE">
      <w:pPr>
        <w:spacing w:after="0"/>
      </w:pPr>
      <w:r>
        <w:br w:type="page"/>
      </w:r>
    </w:p>
    <w:p w:rsidR="00CA491C" w:rsidRDefault="002C5909" w:rsidP="00CA491C">
      <w:pPr>
        <w:pStyle w:val="Heading3"/>
      </w:pPr>
      <w:proofErr w:type="spellStart"/>
      <w:r>
        <w:lastRenderedPageBreak/>
        <w:t>Handwheel</w:t>
      </w:r>
      <w:proofErr w:type="spellEnd"/>
      <w:r>
        <w:t xml:space="preserve"> Angle Constraint</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3667"/>
        <w:gridCol w:w="970"/>
        <w:gridCol w:w="928"/>
        <w:gridCol w:w="795"/>
        <w:gridCol w:w="599"/>
      </w:tblGrid>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667" w:type="dxa"/>
          </w:tcPr>
          <w:p w:rsidR="00CA491C" w:rsidRDefault="00CA491C" w:rsidP="00CA491C">
            <w:pPr>
              <w:spacing w:before="60"/>
              <w:rPr>
                <w:rFonts w:ascii="Arial" w:hAnsi="Arial" w:cs="Arial"/>
                <w:sz w:val="16"/>
              </w:rPr>
            </w:pPr>
            <w:proofErr w:type="spellStart"/>
            <w:r w:rsidRPr="00CA491C">
              <w:rPr>
                <w:rFonts w:ascii="Arial" w:hAnsi="Arial" w:cs="Arial"/>
                <w:sz w:val="16"/>
              </w:rPr>
              <w:t>HwAngConstraint</w:t>
            </w:r>
            <w:proofErr w:type="spellEnd"/>
          </w:p>
        </w:tc>
        <w:tc>
          <w:tcPr>
            <w:tcW w:w="970"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92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795"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667" w:type="dxa"/>
          </w:tcPr>
          <w:p w:rsidR="00CA491C" w:rsidRDefault="00CA491C" w:rsidP="00CA491C">
            <w:pPr>
              <w:spacing w:before="60"/>
              <w:rPr>
                <w:rFonts w:ascii="Arial" w:hAnsi="Arial" w:cs="Arial"/>
                <w:sz w:val="16"/>
              </w:rPr>
            </w:pPr>
            <w:r w:rsidRPr="00CA491C">
              <w:rPr>
                <w:rFonts w:ascii="Arial" w:hAnsi="Arial" w:cs="Arial"/>
                <w:sz w:val="16"/>
              </w:rPr>
              <w:t>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proofErr w:type="spellStart"/>
            <w:r w:rsidRPr="00CA491C">
              <w:rPr>
                <w:rFonts w:ascii="Arial" w:hAnsi="Arial" w:cs="Arial"/>
                <w:sz w:val="16"/>
              </w:rPr>
              <w:t>HwAngOK_Cnt_T_lgc</w:t>
            </w:r>
            <w:proofErr w:type="spellEnd"/>
          </w:p>
        </w:tc>
        <w:tc>
          <w:tcPr>
            <w:tcW w:w="970"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928" w:type="dxa"/>
          </w:tcPr>
          <w:p w:rsidR="00CA491C" w:rsidRDefault="00CA491C" w:rsidP="00CA491C">
            <w:pPr>
              <w:spacing w:before="60"/>
              <w:rPr>
                <w:rFonts w:ascii="Arial" w:hAnsi="Arial" w:cs="Arial"/>
                <w:sz w:val="16"/>
              </w:rPr>
            </w:pPr>
            <w:r>
              <w:rPr>
                <w:rFonts w:ascii="Arial" w:hAnsi="Arial" w:cs="Arial"/>
                <w:sz w:val="16"/>
              </w:rPr>
              <w:t>FULL</w:t>
            </w:r>
          </w:p>
        </w:tc>
        <w:tc>
          <w:tcPr>
            <w:tcW w:w="795" w:type="dxa"/>
          </w:tcPr>
          <w:p w:rsidR="00CA491C" w:rsidRDefault="00CA491C" w:rsidP="00CA491C">
            <w:pPr>
              <w:spacing w:before="60"/>
              <w:rPr>
                <w:rFonts w:ascii="Arial" w:hAnsi="Arial" w:cs="Arial"/>
                <w:sz w:val="16"/>
              </w:rPr>
            </w:pPr>
            <w:r>
              <w:rPr>
                <w:rFonts w:ascii="Arial" w:hAnsi="Arial" w:cs="Arial"/>
                <w:sz w:val="16"/>
              </w:rPr>
              <w:t>FULL</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r w:rsidRPr="00CA491C">
              <w:rPr>
                <w:rFonts w:ascii="Arial" w:hAnsi="Arial" w:cs="Arial"/>
                <w:sz w:val="16"/>
              </w:rPr>
              <w:t>SelHwAng_HwDeg_T_f32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 *</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667" w:type="dxa"/>
          </w:tcPr>
          <w:p w:rsidR="00CA491C" w:rsidRDefault="00CA491C" w:rsidP="00CA491C">
            <w:pPr>
              <w:spacing w:before="60"/>
              <w:rPr>
                <w:rFonts w:ascii="Arial" w:hAnsi="Arial" w:cs="Arial"/>
                <w:sz w:val="16"/>
              </w:rPr>
            </w:pPr>
            <w:r>
              <w:rPr>
                <w:rFonts w:ascii="Arial" w:hAnsi="Arial" w:cs="Arial"/>
                <w:sz w:val="16"/>
              </w:rPr>
              <w:t>N/A</w:t>
            </w:r>
          </w:p>
        </w:tc>
        <w:tc>
          <w:tcPr>
            <w:tcW w:w="970" w:type="dxa"/>
            <w:shd w:val="clear" w:color="auto" w:fill="D9D9D9" w:themeFill="background1" w:themeFillShade="D9"/>
          </w:tcPr>
          <w:p w:rsidR="00CA491C" w:rsidRDefault="00CA491C" w:rsidP="00CA491C">
            <w:pPr>
              <w:spacing w:before="60"/>
              <w:rPr>
                <w:rFonts w:ascii="Arial" w:hAnsi="Arial" w:cs="Arial"/>
                <w:sz w:val="16"/>
              </w:rPr>
            </w:pPr>
          </w:p>
        </w:tc>
        <w:tc>
          <w:tcPr>
            <w:tcW w:w="928" w:type="dxa"/>
            <w:shd w:val="clear" w:color="auto" w:fill="D9D9D9" w:themeFill="background1" w:themeFillShade="D9"/>
          </w:tcPr>
          <w:p w:rsidR="00CA491C" w:rsidRDefault="00CA491C" w:rsidP="00CA491C">
            <w:pPr>
              <w:spacing w:before="60"/>
              <w:rPr>
                <w:rFonts w:ascii="Arial" w:hAnsi="Arial" w:cs="Arial"/>
                <w:sz w:val="16"/>
              </w:rPr>
            </w:pPr>
          </w:p>
        </w:tc>
        <w:tc>
          <w:tcPr>
            <w:tcW w:w="795" w:type="dxa"/>
            <w:shd w:val="clear" w:color="auto" w:fill="D9D9D9" w:themeFill="background1" w:themeFillShade="D9"/>
          </w:tcPr>
          <w:p w:rsidR="00CA491C" w:rsidRDefault="00CA491C" w:rsidP="00CA491C">
            <w:pPr>
              <w:spacing w:before="60"/>
              <w:rPr>
                <w:rFonts w:ascii="Arial" w:hAnsi="Arial" w:cs="Arial"/>
                <w:sz w:val="16"/>
              </w:rPr>
            </w:pPr>
          </w:p>
        </w:tc>
        <w:tc>
          <w:tcPr>
            <w:tcW w:w="599"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CA658E" w:rsidP="00CA491C">
      <w:pPr>
        <w:jc w:val="center"/>
      </w:pPr>
      <w:r>
        <w:object w:dxaOrig="8335" w:dyaOrig="7615">
          <v:shape id="_x0000_i1026" type="#_x0000_t75" style="width:417.05pt;height:381.05pt" o:ole="">
            <v:imagedata r:id="rId12" o:title=""/>
          </v:shape>
          <o:OLEObject Type="Embed" ProgID="Visio.Drawing.11" ShapeID="_x0000_i1026" DrawAspect="Content" ObjectID="_1461417576" r:id="rId13"/>
        </w:object>
      </w:r>
    </w:p>
    <w:p w:rsidR="00465FE1" w:rsidRDefault="00465FE1">
      <w:pPr>
        <w:spacing w:after="0"/>
      </w:pPr>
      <w:r>
        <w:br w:type="page"/>
      </w:r>
    </w:p>
    <w:p w:rsidR="00CA491C" w:rsidRDefault="002C5909" w:rsidP="00CA491C">
      <w:pPr>
        <w:pStyle w:val="Heading3"/>
      </w:pPr>
      <w:proofErr w:type="spellStart"/>
      <w:r>
        <w:lastRenderedPageBreak/>
        <w:t>Handwheel</w:t>
      </w:r>
      <w:proofErr w:type="spellEnd"/>
      <w:r>
        <w:t xml:space="preserve"> Velocity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HwVelConstraint</w:t>
            </w:r>
            <w:proofErr w:type="spellEnd"/>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HwVel_HwDegpS_T_f32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w:t>
            </w:r>
            <w:r w:rsidR="00C33EA7">
              <w:rPr>
                <w:rFonts w:ascii="Arial" w:hAnsi="Arial" w:cs="Arial"/>
                <w:sz w:val="16"/>
              </w:rPr>
              <w:t>1833</w:t>
            </w:r>
          </w:p>
        </w:tc>
        <w:tc>
          <w:tcPr>
            <w:tcW w:w="608" w:type="dxa"/>
          </w:tcPr>
          <w:p w:rsidR="00CA491C" w:rsidRDefault="00C33EA7" w:rsidP="00C33EA7">
            <w:pPr>
              <w:spacing w:before="60"/>
              <w:rPr>
                <w:rFonts w:ascii="Arial" w:hAnsi="Arial" w:cs="Arial"/>
                <w:sz w:val="16"/>
              </w:rPr>
            </w:pPr>
            <w:r>
              <w:rPr>
                <w:rFonts w:ascii="Arial" w:hAnsi="Arial" w:cs="Arial"/>
                <w:sz w:val="16"/>
              </w:rPr>
              <w:t>1833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Hw</w:t>
            </w:r>
            <w:r>
              <w:rPr>
                <w:rFonts w:ascii="Arial" w:hAnsi="Arial" w:cs="Arial"/>
                <w:sz w:val="16"/>
              </w:rPr>
              <w:t>Vel</w:t>
            </w:r>
            <w:r w:rsidRPr="00CA491C">
              <w:rPr>
                <w:rFonts w:ascii="Arial" w:hAnsi="Arial" w:cs="Arial"/>
                <w:sz w:val="16"/>
              </w:rPr>
              <w:t>OK_Cnt_T_lgc</w:t>
            </w:r>
            <w:proofErr w:type="spellEnd"/>
          </w:p>
        </w:tc>
        <w:tc>
          <w:tcPr>
            <w:tcW w:w="1159"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Direction_Cnt_T_u16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A491C" w:rsidP="00CA491C">
            <w:pPr>
              <w:spacing w:before="60"/>
              <w:rPr>
                <w:rFonts w:ascii="Arial" w:hAnsi="Arial" w:cs="Arial"/>
                <w:sz w:val="16"/>
              </w:rPr>
            </w:pPr>
            <w:r>
              <w:rPr>
                <w:rFonts w:ascii="Arial" w:hAnsi="Arial" w:cs="Arial"/>
                <w:sz w:val="16"/>
              </w:rPr>
              <w:t>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CA658E" w:rsidP="00CA491C">
      <w:pPr>
        <w:jc w:val="center"/>
      </w:pPr>
      <w:r>
        <w:object w:dxaOrig="12115" w:dyaOrig="14455">
          <v:shape id="_x0000_i1027" type="#_x0000_t75" style="width:357.95pt;height:426.55pt" o:ole="">
            <v:imagedata r:id="rId14" o:title=""/>
          </v:shape>
          <o:OLEObject Type="Embed" ProgID="Visio.Drawing.11" ShapeID="_x0000_i1027" DrawAspect="Content" ObjectID="_1461417577" r:id="rId15"/>
        </w:object>
      </w:r>
    </w:p>
    <w:p w:rsidR="00465FE1" w:rsidRDefault="00465FE1">
      <w:pPr>
        <w:spacing w:after="0"/>
      </w:pPr>
      <w:r>
        <w:lastRenderedPageBreak/>
        <w:br w:type="page"/>
      </w:r>
    </w:p>
    <w:p w:rsidR="00CA491C" w:rsidRDefault="002C5909" w:rsidP="00CA491C">
      <w:pPr>
        <w:pStyle w:val="Heading3"/>
      </w:pPr>
      <w:r>
        <w:lastRenderedPageBreak/>
        <w:t>Vehicle Speed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VehSpdConstraint</w:t>
            </w:r>
            <w:proofErr w:type="spellEnd"/>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VehSpd_Kph_T_f32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33EA7" w:rsidP="00CA491C">
            <w:pPr>
              <w:spacing w:before="60"/>
              <w:rPr>
                <w:rFonts w:ascii="Arial" w:hAnsi="Arial" w:cs="Arial"/>
                <w:sz w:val="16"/>
              </w:rPr>
            </w:pPr>
            <w:r>
              <w:rPr>
                <w:rFonts w:ascii="Arial" w:hAnsi="Arial" w:cs="Arial"/>
                <w:sz w:val="16"/>
              </w:rPr>
              <w:t>511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proofErr w:type="spellStart"/>
            <w:r>
              <w:rPr>
                <w:rFonts w:ascii="Arial" w:hAnsi="Arial" w:cs="Arial"/>
                <w:sz w:val="16"/>
              </w:rPr>
              <w:t>VehSpd</w:t>
            </w:r>
            <w:r w:rsidRPr="00CA491C">
              <w:rPr>
                <w:rFonts w:ascii="Arial" w:hAnsi="Arial" w:cs="Arial"/>
                <w:sz w:val="16"/>
              </w:rPr>
              <w:t>OK_Cnt_T_lgc</w:t>
            </w:r>
            <w:proofErr w:type="spellEnd"/>
          </w:p>
        </w:tc>
        <w:tc>
          <w:tcPr>
            <w:tcW w:w="1159"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VehSpdIndex_Cnt_T_u16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E832E4" w:rsidP="00CA491C">
            <w:pPr>
              <w:spacing w:before="60"/>
              <w:rPr>
                <w:rFonts w:ascii="Arial" w:hAnsi="Arial" w:cs="Arial"/>
                <w:sz w:val="16"/>
              </w:rPr>
            </w:pPr>
            <w:r>
              <w:rPr>
                <w:rFonts w:ascii="Arial" w:hAnsi="Arial" w:cs="Arial"/>
                <w:sz w:val="16"/>
              </w:rPr>
              <w:t>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5104C3" w:rsidP="00CA491C">
      <w:pPr>
        <w:jc w:val="center"/>
      </w:pPr>
      <w:r>
        <w:object w:dxaOrig="9055" w:dyaOrig="8695">
          <v:shape id="_x0000_i1028" type="#_x0000_t75" style="width:6in;height:413.65pt" o:ole="">
            <v:imagedata r:id="rId16" o:title=""/>
          </v:shape>
          <o:OLEObject Type="Embed" ProgID="Visio.Drawing.11" ShapeID="_x0000_i1028" DrawAspect="Content" ObjectID="_1461417578" r:id="rId17"/>
        </w:object>
      </w:r>
    </w:p>
    <w:p w:rsidR="00E832E4" w:rsidRDefault="00E832E4">
      <w:pPr>
        <w:spacing w:after="0"/>
        <w:rPr>
          <w:rFonts w:ascii="Arial" w:hAnsi="Arial"/>
          <w:b/>
          <w:sz w:val="24"/>
        </w:rPr>
      </w:pPr>
      <w:r>
        <w:br w:type="page"/>
      </w:r>
    </w:p>
    <w:p w:rsidR="00E832E4" w:rsidRDefault="002C5909" w:rsidP="00E832E4">
      <w:pPr>
        <w:pStyle w:val="Heading3"/>
      </w:pPr>
      <w:r>
        <w:lastRenderedPageBreak/>
        <w:t>Friction Learning</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Function Name</w:t>
            </w:r>
          </w:p>
        </w:tc>
        <w:tc>
          <w:tcPr>
            <w:tcW w:w="3672" w:type="dxa"/>
          </w:tcPr>
          <w:p w:rsidR="00E832E4" w:rsidRDefault="00E832E4" w:rsidP="00E832E4">
            <w:pPr>
              <w:spacing w:before="60"/>
              <w:rPr>
                <w:rFonts w:ascii="Arial" w:hAnsi="Arial" w:cs="Arial"/>
                <w:sz w:val="16"/>
              </w:rPr>
            </w:pPr>
            <w:proofErr w:type="spellStart"/>
            <w:r w:rsidRPr="00E832E4">
              <w:rPr>
                <w:rFonts w:ascii="Arial" w:hAnsi="Arial" w:cs="Arial"/>
                <w:sz w:val="16"/>
              </w:rPr>
              <w:t>FricLearning</w:t>
            </w:r>
            <w:proofErr w:type="spellEnd"/>
          </w:p>
        </w:tc>
        <w:tc>
          <w:tcPr>
            <w:tcW w:w="786"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Type</w:t>
            </w:r>
          </w:p>
        </w:tc>
        <w:tc>
          <w:tcPr>
            <w:tcW w:w="937"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Min</w:t>
            </w:r>
          </w:p>
        </w:tc>
        <w:tc>
          <w:tcPr>
            <w:tcW w:w="795"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E832E4" w:rsidRDefault="00E832E4" w:rsidP="00E832E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 xml:space="preserve">Arguments Passed </w:t>
            </w:r>
          </w:p>
        </w:tc>
        <w:tc>
          <w:tcPr>
            <w:tcW w:w="3672" w:type="dxa"/>
          </w:tcPr>
          <w:p w:rsidR="00E832E4" w:rsidRDefault="00E832E4" w:rsidP="00E832E4">
            <w:pPr>
              <w:spacing w:before="60"/>
              <w:rPr>
                <w:rFonts w:ascii="Arial" w:hAnsi="Arial" w:cs="Arial"/>
                <w:sz w:val="16"/>
              </w:rPr>
            </w:pPr>
            <w:r w:rsidRPr="00E832E4">
              <w:rPr>
                <w:rFonts w:ascii="Arial" w:hAnsi="Arial" w:cs="Arial"/>
                <w:sz w:val="16"/>
              </w:rPr>
              <w:t>HwAng_HwDeg_T_f32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2C5909">
            <w:pPr>
              <w:spacing w:before="60"/>
              <w:rPr>
                <w:rFonts w:ascii="Arial" w:hAnsi="Arial" w:cs="Arial"/>
                <w:sz w:val="16"/>
              </w:rPr>
            </w:pPr>
            <w:r>
              <w:rPr>
                <w:rFonts w:ascii="Arial" w:hAnsi="Arial" w:cs="Arial"/>
                <w:sz w:val="16"/>
              </w:rPr>
              <w:t>-1</w:t>
            </w:r>
            <w:r w:rsidR="002C5909">
              <w:rPr>
                <w:rFonts w:ascii="Arial" w:hAnsi="Arial" w:cs="Arial"/>
                <w:sz w:val="16"/>
              </w:rPr>
              <w:t>440.11</w:t>
            </w:r>
          </w:p>
        </w:tc>
        <w:tc>
          <w:tcPr>
            <w:tcW w:w="795" w:type="dxa"/>
          </w:tcPr>
          <w:p w:rsidR="00E832E4" w:rsidRDefault="002C5909" w:rsidP="00E832E4">
            <w:pPr>
              <w:spacing w:before="60"/>
              <w:rPr>
                <w:rFonts w:ascii="Arial" w:hAnsi="Arial" w:cs="Arial"/>
                <w:sz w:val="16"/>
              </w:rPr>
            </w:pPr>
            <w:r>
              <w:rPr>
                <w:rFonts w:ascii="Arial" w:hAnsi="Arial" w:cs="Arial"/>
                <w:sz w:val="16"/>
              </w:rPr>
              <w:t>1440.11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ColTrq_HwNm_T_f32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E832E4">
            <w:pPr>
              <w:spacing w:before="60"/>
              <w:rPr>
                <w:rFonts w:ascii="Arial" w:hAnsi="Arial" w:cs="Arial"/>
                <w:sz w:val="16"/>
              </w:rPr>
            </w:pPr>
            <w:r>
              <w:rPr>
                <w:rFonts w:ascii="Arial" w:hAnsi="Arial" w:cs="Arial"/>
                <w:sz w:val="16"/>
              </w:rPr>
              <w:t>-20</w:t>
            </w:r>
          </w:p>
        </w:tc>
        <w:tc>
          <w:tcPr>
            <w:tcW w:w="795" w:type="dxa"/>
          </w:tcPr>
          <w:p w:rsidR="00E832E4" w:rsidRDefault="00E832E4" w:rsidP="00E832E4">
            <w:pPr>
              <w:spacing w:before="60"/>
              <w:rPr>
                <w:rFonts w:ascii="Arial" w:hAnsi="Arial" w:cs="Arial"/>
                <w:sz w:val="16"/>
              </w:rPr>
            </w:pPr>
            <w:r>
              <w:rPr>
                <w:rFonts w:ascii="Arial" w:hAnsi="Arial" w:cs="Arial"/>
                <w:sz w:val="16"/>
              </w:rPr>
              <w:t>20</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VehSpdIndex_Cnt_T_u16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3</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Pr="00CA491C" w:rsidRDefault="00E832E4" w:rsidP="00E832E4">
            <w:pPr>
              <w:spacing w:before="60"/>
              <w:rPr>
                <w:rFonts w:ascii="Arial" w:hAnsi="Arial" w:cs="Arial"/>
                <w:sz w:val="16"/>
              </w:rPr>
            </w:pPr>
            <w:r w:rsidRPr="00E832E4">
              <w:rPr>
                <w:rFonts w:ascii="Arial" w:hAnsi="Arial" w:cs="Arial"/>
                <w:sz w:val="16"/>
              </w:rPr>
              <w:t>Direction_Cnt_T_u16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Return Value</w:t>
            </w:r>
          </w:p>
        </w:tc>
        <w:tc>
          <w:tcPr>
            <w:tcW w:w="3672" w:type="dxa"/>
          </w:tcPr>
          <w:p w:rsidR="00E832E4" w:rsidRDefault="00E832E4" w:rsidP="00E832E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E832E4" w:rsidRDefault="00E832E4" w:rsidP="00E832E4">
            <w:pPr>
              <w:spacing w:before="60"/>
              <w:rPr>
                <w:rFonts w:ascii="Arial" w:hAnsi="Arial" w:cs="Arial"/>
                <w:sz w:val="16"/>
              </w:rPr>
            </w:pPr>
          </w:p>
        </w:tc>
        <w:tc>
          <w:tcPr>
            <w:tcW w:w="937" w:type="dxa"/>
            <w:shd w:val="clear" w:color="auto" w:fill="D9D9D9" w:themeFill="background1" w:themeFillShade="D9"/>
          </w:tcPr>
          <w:p w:rsidR="00E832E4" w:rsidRDefault="00E832E4" w:rsidP="00E832E4">
            <w:pPr>
              <w:spacing w:before="60"/>
              <w:rPr>
                <w:rFonts w:ascii="Arial" w:hAnsi="Arial" w:cs="Arial"/>
                <w:sz w:val="16"/>
              </w:rPr>
            </w:pPr>
          </w:p>
        </w:tc>
        <w:tc>
          <w:tcPr>
            <w:tcW w:w="795" w:type="dxa"/>
            <w:shd w:val="clear" w:color="auto" w:fill="D9D9D9" w:themeFill="background1" w:themeFillShade="D9"/>
          </w:tcPr>
          <w:p w:rsidR="00E832E4" w:rsidRDefault="00E832E4" w:rsidP="00E832E4">
            <w:pPr>
              <w:spacing w:before="60"/>
              <w:rPr>
                <w:rFonts w:ascii="Arial" w:hAnsi="Arial" w:cs="Arial"/>
                <w:sz w:val="16"/>
              </w:rPr>
            </w:pPr>
          </w:p>
        </w:tc>
        <w:tc>
          <w:tcPr>
            <w:tcW w:w="599" w:type="dxa"/>
            <w:shd w:val="clear" w:color="auto" w:fill="D9D9D9" w:themeFill="background1" w:themeFillShade="D9"/>
          </w:tcPr>
          <w:p w:rsidR="00E832E4" w:rsidRDefault="00E832E4" w:rsidP="00E832E4">
            <w:pPr>
              <w:spacing w:before="60"/>
              <w:rPr>
                <w:rFonts w:ascii="Arial" w:hAnsi="Arial" w:cs="Arial"/>
                <w:sz w:val="16"/>
              </w:rPr>
            </w:pPr>
          </w:p>
        </w:tc>
      </w:tr>
    </w:tbl>
    <w:p w:rsidR="00E832E4" w:rsidRDefault="00E832E4" w:rsidP="00E832E4">
      <w:pPr>
        <w:pStyle w:val="Heading4"/>
      </w:pPr>
      <w:r>
        <w:lastRenderedPageBreak/>
        <w:t>Friction Learning</w:t>
      </w:r>
    </w:p>
    <w:p w:rsidR="00E832E4" w:rsidRDefault="005104C3" w:rsidP="00E832E4">
      <w:pPr>
        <w:jc w:val="center"/>
      </w:pPr>
      <w:r>
        <w:object w:dxaOrig="8990" w:dyaOrig="11215">
          <v:shape id="_x0000_i1029" type="#_x0000_t75" style="width:6in;height:539.3pt" o:ole="">
            <v:imagedata r:id="rId18" o:title=""/>
          </v:shape>
          <o:OLEObject Type="Embed" ProgID="Visio.Drawing.11" ShapeID="_x0000_i1029" DrawAspect="Content" ObjectID="_1461417579" r:id="rId19"/>
        </w:object>
      </w:r>
    </w:p>
    <w:p w:rsidR="00E832E4" w:rsidRDefault="00E832E4" w:rsidP="00E832E4">
      <w:pPr>
        <w:pStyle w:val="Heading4"/>
      </w:pPr>
      <w:r>
        <w:lastRenderedPageBreak/>
        <w:t>Range Counter Manager</w:t>
      </w:r>
    </w:p>
    <w:p w:rsidR="00E832E4" w:rsidRDefault="005104C3" w:rsidP="00E832E4">
      <w:pPr>
        <w:jc w:val="center"/>
      </w:pPr>
      <w:r>
        <w:object w:dxaOrig="10675" w:dyaOrig="11575">
          <v:shape id="_x0000_i1030" type="#_x0000_t75" style="width:6in;height:468pt" o:ole="">
            <v:imagedata r:id="rId20" o:title=""/>
          </v:shape>
          <o:OLEObject Type="Embed" ProgID="Visio.Drawing.11" ShapeID="_x0000_i1030" DrawAspect="Content" ObjectID="_1461417580" r:id="rId21"/>
        </w:object>
      </w:r>
    </w:p>
    <w:p w:rsidR="00E832E4" w:rsidRDefault="00E832E4" w:rsidP="00E832E4">
      <w:pPr>
        <w:pStyle w:val="Heading4"/>
      </w:pPr>
      <w:r>
        <w:t>Calculate Average Friction</w:t>
      </w:r>
    </w:p>
    <w:p w:rsidR="00E832E4" w:rsidRDefault="00E832E4" w:rsidP="00E832E4">
      <w:pPr>
        <w:jc w:val="center"/>
      </w:pPr>
    </w:p>
    <w:p w:rsidR="00765EE7" w:rsidRDefault="00CA658E" w:rsidP="00E832E4">
      <w:pPr>
        <w:jc w:val="center"/>
      </w:pPr>
      <w:r>
        <w:object w:dxaOrig="13543" w:dyaOrig="15895">
          <v:shape id="_x0000_i1031" type="#_x0000_t75" style="width:485pt;height:568.55pt" o:ole="">
            <v:imagedata r:id="rId22" o:title=""/>
          </v:shape>
          <o:OLEObject Type="Embed" ProgID="Visio.Drawing.11" ShapeID="_x0000_i1031" DrawAspect="Content" ObjectID="_1461417581" r:id="rId23"/>
        </w:object>
      </w:r>
    </w:p>
    <w:p w:rsidR="00E832E4" w:rsidRDefault="00E832E4">
      <w:pPr>
        <w:spacing w:after="0"/>
      </w:pPr>
      <w:r>
        <w:lastRenderedPageBreak/>
        <w:br w:type="page"/>
      </w:r>
    </w:p>
    <w:p w:rsidR="003372CA" w:rsidRDefault="002C5909" w:rsidP="003372CA">
      <w:pPr>
        <w:pStyle w:val="Heading3"/>
      </w:pPr>
      <w:r>
        <w:lastRenderedPageBreak/>
        <w:t>Baseline Mode (reset to baseline)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proofErr w:type="spellStart"/>
            <w:r w:rsidRPr="00E832E4">
              <w:rPr>
                <w:rFonts w:ascii="Arial" w:hAnsi="Arial" w:cs="Arial"/>
                <w:sz w:val="16"/>
              </w:rPr>
              <w:t>BaselineMode</w:t>
            </w:r>
            <w:proofErr w:type="spellEnd"/>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lastRenderedPageBreak/>
        <w:t>Description</w:t>
      </w:r>
    </w:p>
    <w:p w:rsidR="003372CA" w:rsidRDefault="00CA658E" w:rsidP="003372CA">
      <w:pPr>
        <w:jc w:val="center"/>
      </w:pPr>
      <w:r>
        <w:object w:dxaOrig="13120" w:dyaOrig="14501">
          <v:shape id="_x0000_i1032" type="#_x0000_t75" style="width:482.25pt;height:535.9pt" o:ole="">
            <v:imagedata r:id="rId24" o:title=""/>
          </v:shape>
          <o:OLEObject Type="Embed" ProgID="Visio.Drawing.11" ShapeID="_x0000_i1032" DrawAspect="Content" ObjectID="_1461417582" r:id="rId25"/>
        </w:object>
      </w:r>
    </w:p>
    <w:p w:rsidR="003372CA" w:rsidRDefault="003372CA">
      <w:pPr>
        <w:spacing w:after="0"/>
      </w:pPr>
      <w:r>
        <w:br w:type="page"/>
      </w:r>
    </w:p>
    <w:p w:rsidR="003372CA" w:rsidRDefault="002C5909" w:rsidP="003372CA">
      <w:pPr>
        <w:pStyle w:val="Heading3"/>
      </w:pPr>
      <w:r>
        <w:lastRenderedPageBreak/>
        <w:t>Clear Mode (reset to zero)</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proofErr w:type="spellStart"/>
            <w:r>
              <w:rPr>
                <w:rFonts w:ascii="Arial" w:hAnsi="Arial" w:cs="Arial"/>
                <w:sz w:val="16"/>
              </w:rPr>
              <w:t>Clear</w:t>
            </w:r>
            <w:r w:rsidRPr="00E832E4">
              <w:rPr>
                <w:rFonts w:ascii="Arial" w:hAnsi="Arial" w:cs="Arial"/>
                <w:sz w:val="16"/>
              </w:rPr>
              <w:t>Mode</w:t>
            </w:r>
            <w:proofErr w:type="spellEnd"/>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t>Description</w:t>
      </w:r>
    </w:p>
    <w:p w:rsidR="003372CA" w:rsidRDefault="00CA658E" w:rsidP="003372CA">
      <w:pPr>
        <w:jc w:val="center"/>
      </w:pPr>
      <w:r>
        <w:object w:dxaOrig="9775" w:dyaOrig="12655">
          <v:shape id="_x0000_i1033" type="#_x0000_t75" style="width:359.3pt;height:464.6pt" o:ole="">
            <v:imagedata r:id="rId26" o:title=""/>
          </v:shape>
          <o:OLEObject Type="Embed" ProgID="Visio.Drawing.11" ShapeID="_x0000_i1033" DrawAspect="Content" ObjectID="_1461417583" r:id="rId27"/>
        </w:object>
      </w:r>
    </w:p>
    <w:p w:rsidR="003372CA" w:rsidRDefault="003372CA" w:rsidP="003372CA">
      <w:pPr>
        <w:spacing w:after="0"/>
      </w:pPr>
      <w:r>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Rte_InitValue_FricOffset_HwNm_f32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Rte_InitValue_HwAng_HwDeg_f32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Rte_InitValue_HwPosAuthority_Uls_f32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Rte_InitValue_HwTrq_HwNm_f32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Rte_InitValue_HwVel_HwRadpS_f32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Rte_InitValue_LatAcc_g_f32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D62C06" w:rsidRDefault="00CA491C" w:rsidP="00CA491C">
            <w:pPr>
              <w:spacing w:before="100" w:beforeAutospacing="1" w:after="100" w:afterAutospacing="1"/>
              <w:rPr>
                <w:rFonts w:ascii="Arial" w:hAnsi="Arial" w:cs="Arial"/>
                <w:sz w:val="16"/>
                <w:szCs w:val="16"/>
                <w:lang w:val="fr-FR"/>
              </w:rPr>
            </w:pPr>
            <w:r w:rsidRPr="00D62C06">
              <w:rPr>
                <w:rFonts w:ascii="Arial" w:hAnsi="Arial" w:cs="Arial"/>
                <w:sz w:val="16"/>
                <w:szCs w:val="16"/>
                <w:lang w:val="fr-FR"/>
              </w:rPr>
              <w:t>Rte_InitValue_</w:t>
            </w:r>
            <w:r w:rsidR="00045CE4">
              <w:rPr>
                <w:rFonts w:ascii="Arial" w:hAnsi="Arial" w:cs="Arial"/>
                <w:sz w:val="16"/>
                <w:szCs w:val="16"/>
                <w:lang w:val="fr-FR"/>
              </w:rPr>
              <w:t>CRF</w:t>
            </w:r>
            <w:r w:rsidRPr="00D62C06">
              <w:rPr>
                <w:rFonts w:ascii="Arial" w:hAnsi="Arial" w:cs="Arial"/>
                <w:sz w:val="16"/>
                <w:szCs w:val="16"/>
                <w:lang w:val="fr-FR"/>
              </w:rPr>
              <w:t>MtrTrq_MtrNm_f32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Rte_InitValue_SatEstFric_HwNm_f32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Rte_InitValue_Temperature_DegC_f32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1D1EC9">
            <w:pPr>
              <w:spacing w:before="100" w:beforeAutospacing="1" w:after="100" w:afterAutospacing="1"/>
              <w:rPr>
                <w:rFonts w:ascii="Arial" w:hAnsi="Arial" w:cs="Arial"/>
                <w:sz w:val="16"/>
                <w:szCs w:val="16"/>
              </w:rPr>
            </w:pPr>
            <w:proofErr w:type="spellStart"/>
            <w:r w:rsidRPr="00CA491C">
              <w:rPr>
                <w:rFonts w:ascii="Arial" w:hAnsi="Arial" w:cs="Arial"/>
                <w:sz w:val="16"/>
                <w:szCs w:val="16"/>
              </w:rPr>
              <w:t>Rte_InitValue_</w:t>
            </w:r>
            <w:r w:rsidR="001D1EC9">
              <w:rPr>
                <w:rFonts w:ascii="Arial" w:hAnsi="Arial" w:cs="Arial"/>
                <w:sz w:val="16"/>
                <w:szCs w:val="16"/>
              </w:rPr>
              <w:t>VehicleSpeedValid</w:t>
            </w:r>
            <w:r w:rsidRPr="00CA491C">
              <w:rPr>
                <w:rFonts w:ascii="Arial" w:hAnsi="Arial" w:cs="Arial"/>
                <w:sz w:val="16"/>
                <w:szCs w:val="16"/>
              </w:rPr>
              <w:t>_Cnt_lgc</w:t>
            </w:r>
            <w:proofErr w:type="spellEnd"/>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FALSE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Rte_InitValue_VehSpd_Kph_f32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8A1E02" w:rsidRPr="004B5BE2" w:rsidTr="00CA491C">
        <w:trPr>
          <w:trHeight w:val="341"/>
        </w:trPr>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proofErr w:type="spellStart"/>
            <w:r>
              <w:rPr>
                <w:rFonts w:ascii="Arial" w:hAnsi="Arial" w:cs="Arial"/>
                <w:sz w:val="16"/>
                <w:szCs w:val="16"/>
              </w:rPr>
              <w:t>Rte_InitValue_DefeatFrictionLearning_cnt_lgc</w:t>
            </w:r>
            <w:proofErr w:type="spellEnd"/>
          </w:p>
        </w:tc>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r>
              <w:rPr>
                <w:rFonts w:ascii="Arial" w:hAnsi="Arial" w:cs="Arial"/>
                <w:sz w:val="16"/>
                <w:szCs w:val="16"/>
              </w:rPr>
              <w:t>FALSE</w:t>
            </w:r>
          </w:p>
        </w:tc>
      </w:tr>
    </w:tbl>
    <w:p w:rsidR="003372CA" w:rsidRDefault="003372CA">
      <w:pPr>
        <w:spacing w:after="0"/>
      </w:pPr>
    </w:p>
    <w:p w:rsidR="003372CA" w:rsidRDefault="003372CA">
      <w:pPr>
        <w:spacing w:after="0"/>
      </w:pPr>
    </w:p>
    <w:p w:rsidR="004A781C" w:rsidRDefault="004A781C">
      <w:pPr>
        <w:pStyle w:val="Heading2"/>
      </w:pPr>
      <w:r>
        <w:t>Initialization Functions</w:t>
      </w:r>
    </w:p>
    <w:p w:rsidR="004A781C" w:rsidRDefault="004A781C">
      <w:pPr>
        <w:pStyle w:val="Heading3"/>
      </w:pPr>
      <w:proofErr w:type="spellStart"/>
      <w:r>
        <w:t>Init</w:t>
      </w:r>
      <w:proofErr w:type="spellEnd"/>
      <w:r>
        <w:t xml:space="preserve">: </w:t>
      </w:r>
      <w:r w:rsidR="0078240E">
        <w:fldChar w:fldCharType="begin"/>
      </w:r>
      <w:r w:rsidR="0078240E">
        <w:instrText xml:space="preserve"> DOCPROPERTY "Module Name"  \* MERGEFORMAT </w:instrText>
      </w:r>
      <w:r w:rsidR="0078240E">
        <w:fldChar w:fldCharType="separate"/>
      </w:r>
      <w:r w:rsidR="006D23C5">
        <w:t>AvgFricLrn</w:t>
      </w:r>
      <w:r w:rsidR="0078240E">
        <w:fldChar w:fldCharType="end"/>
      </w:r>
      <w:r w:rsidR="00C51107">
        <w:t>_Init1</w:t>
      </w:r>
    </w:p>
    <w:p w:rsidR="004A781C" w:rsidRDefault="004A781C">
      <w:pPr>
        <w:pStyle w:val="Heading4"/>
      </w:pPr>
      <w:r>
        <w:t>Design Rationale</w:t>
      </w:r>
    </w:p>
    <w:p w:rsidR="004A781C" w:rsidRDefault="00F141E2">
      <w:r>
        <w:t>None</w:t>
      </w:r>
    </w:p>
    <w:p w:rsidR="004A781C" w:rsidRDefault="004A781C">
      <w:pPr>
        <w:pStyle w:val="Heading4"/>
      </w:pPr>
      <w:r>
        <w:t>Module Outputs</w:t>
      </w:r>
    </w:p>
    <w:p w:rsidR="004A781C" w:rsidRDefault="00F141E2">
      <w:r>
        <w:t>None</w:t>
      </w:r>
    </w:p>
    <w:p w:rsidR="004A781C" w:rsidRDefault="004A781C">
      <w:pPr>
        <w:pStyle w:val="Heading4"/>
      </w:pPr>
      <w:r>
        <w:lastRenderedPageBreak/>
        <w:t xml:space="preserve">Module Internal  </w:t>
      </w:r>
    </w:p>
    <w:bookmarkStart w:id="177" w:name="OLE_LINK1"/>
    <w:bookmarkStart w:id="178" w:name="OLE_LINK2"/>
    <w:p w:rsidR="008B779E" w:rsidRPr="008B779E" w:rsidRDefault="00E661C6" w:rsidP="008B779E">
      <w:pPr>
        <w:jc w:val="center"/>
      </w:pPr>
      <w:r>
        <w:object w:dxaOrig="8370" w:dyaOrig="10855">
          <v:shape id="_x0000_i1034" type="#_x0000_t75" style="width:406.2pt;height:526.4pt" o:ole="">
            <v:imagedata r:id="rId28" o:title=""/>
          </v:shape>
          <o:OLEObject Type="Embed" ProgID="Visio.Drawing.11" ShapeID="_x0000_i1034" DrawAspect="Content" ObjectID="_1461417584" r:id="rId29"/>
        </w:object>
      </w:r>
      <w:bookmarkEnd w:id="177"/>
      <w:bookmarkEnd w:id="178"/>
    </w:p>
    <w:p w:rsidR="004A781C" w:rsidRDefault="004A781C">
      <w:pPr>
        <w:pStyle w:val="Heading2"/>
      </w:pPr>
      <w:r>
        <w:br w:type="page"/>
      </w:r>
      <w:r>
        <w:lastRenderedPageBreak/>
        <w:t>Periodic Functions</w:t>
      </w:r>
    </w:p>
    <w:p w:rsidR="004A781C" w:rsidRDefault="004A781C">
      <w:pPr>
        <w:pStyle w:val="Heading3"/>
      </w:pPr>
      <w:r>
        <w:t xml:space="preserve">Per: </w:t>
      </w:r>
      <w:r w:rsidR="0078240E">
        <w:fldChar w:fldCharType="begin"/>
      </w:r>
      <w:r w:rsidR="0078240E">
        <w:instrText xml:space="preserve"> DOCPROPERTY "Module Name"  \* MERGEFORMAT </w:instrText>
      </w:r>
      <w:r w:rsidR="0078240E">
        <w:fldChar w:fldCharType="separate"/>
      </w:r>
      <w:r w:rsidR="006D23C5">
        <w:t>AvgFricLrn</w:t>
      </w:r>
      <w:r w:rsidR="0078240E">
        <w:fldChar w:fldCharType="end"/>
      </w:r>
      <w:r w:rsidR="00C51107">
        <w:t>_Per1</w:t>
      </w:r>
    </w:p>
    <w:p w:rsidR="004A781C" w:rsidRDefault="004A781C">
      <w:pPr>
        <w:pStyle w:val="Heading4"/>
      </w:pPr>
      <w:r>
        <w:t>Design Rationale</w:t>
      </w:r>
    </w:p>
    <w:p w:rsidR="004A781C" w:rsidRDefault="00F141E2">
      <w:r>
        <w:t>None</w:t>
      </w:r>
    </w:p>
    <w:p w:rsidR="004A781C" w:rsidRDefault="004A781C">
      <w:pPr>
        <w:pStyle w:val="Heading4"/>
      </w:pPr>
      <w:r>
        <w:t>Program Flow Start</w:t>
      </w:r>
    </w:p>
    <w:p w:rsidR="004A781C" w:rsidRDefault="00C864DE">
      <w:pPr>
        <w:pStyle w:val="Heading4"/>
      </w:pPr>
      <w:r w:rsidRPr="00C864DE">
        <w:t>Rte_Call_AvgFricLrn_Per1_CP0_CheckpointReached()</w:t>
      </w:r>
      <w:r w:rsidR="004A781C">
        <w:t>Store Module Inputs to Local copies</w:t>
      </w:r>
    </w:p>
    <w:p w:rsidR="008B779E" w:rsidRPr="008B779E" w:rsidRDefault="008B779E" w:rsidP="008B779E">
      <w:pPr>
        <w:rPr>
          <w:sz w:val="18"/>
          <w:szCs w:val="18"/>
        </w:rPr>
      </w:pPr>
      <w:r w:rsidRPr="008B779E">
        <w:rPr>
          <w:sz w:val="18"/>
          <w:szCs w:val="18"/>
        </w:rPr>
        <w:t>HwAngUnfilt_HwDeg_T_f32 = Rte_IRead_Av</w:t>
      </w:r>
      <w:r>
        <w:rPr>
          <w:sz w:val="18"/>
          <w:szCs w:val="18"/>
        </w:rPr>
        <w:t>gFricLrn_Per1_HwAng_HwDeg_f32()</w:t>
      </w:r>
    </w:p>
    <w:p w:rsidR="008B779E" w:rsidRPr="008B779E" w:rsidRDefault="008B779E" w:rsidP="008B779E">
      <w:pPr>
        <w:rPr>
          <w:sz w:val="18"/>
          <w:szCs w:val="18"/>
        </w:rPr>
      </w:pPr>
      <w:r w:rsidRPr="008B779E">
        <w:rPr>
          <w:sz w:val="18"/>
          <w:szCs w:val="18"/>
        </w:rPr>
        <w:t>HwPosAuthorityUnfilt_Uls_T_f32 = Rte_IRead_AvgFricLr</w:t>
      </w:r>
      <w:r>
        <w:rPr>
          <w:sz w:val="18"/>
          <w:szCs w:val="18"/>
        </w:rPr>
        <w:t>n_Per1_HwPosAuthority_Uls_f32()</w:t>
      </w:r>
    </w:p>
    <w:p w:rsidR="008B779E" w:rsidRPr="008B779E" w:rsidRDefault="008B779E" w:rsidP="008B779E">
      <w:pPr>
        <w:rPr>
          <w:sz w:val="18"/>
          <w:szCs w:val="18"/>
        </w:rPr>
      </w:pPr>
      <w:r w:rsidRPr="008B779E">
        <w:rPr>
          <w:sz w:val="18"/>
          <w:szCs w:val="18"/>
        </w:rPr>
        <w:t>HwTrq_HwNm_T_f32 = Rte_IRead_A</w:t>
      </w:r>
      <w:r>
        <w:rPr>
          <w:sz w:val="18"/>
          <w:szCs w:val="18"/>
        </w:rPr>
        <w:t>vgFricLrn_Per1_HwTrq_HwNm_f32()</w:t>
      </w:r>
    </w:p>
    <w:p w:rsidR="008B779E" w:rsidRPr="008B779E" w:rsidRDefault="008B779E" w:rsidP="008B779E">
      <w:pPr>
        <w:rPr>
          <w:sz w:val="18"/>
          <w:szCs w:val="18"/>
        </w:rPr>
      </w:pPr>
      <w:r w:rsidRPr="008B779E">
        <w:rPr>
          <w:sz w:val="18"/>
          <w:szCs w:val="18"/>
        </w:rPr>
        <w:t>HwVelUnfilt_HwRadpS_T_f32 = Rte_IRead_AvgFricLrn_Per1_HwVel_Hw</w:t>
      </w:r>
      <w:r>
        <w:rPr>
          <w:sz w:val="18"/>
          <w:szCs w:val="18"/>
        </w:rPr>
        <w:t>RadpS_f32()</w:t>
      </w:r>
    </w:p>
    <w:p w:rsidR="008B779E" w:rsidRPr="008B779E" w:rsidRDefault="008B779E" w:rsidP="008B779E">
      <w:pPr>
        <w:rPr>
          <w:sz w:val="18"/>
          <w:szCs w:val="18"/>
        </w:rPr>
      </w:pPr>
      <w:r w:rsidRPr="008B779E">
        <w:rPr>
          <w:sz w:val="18"/>
          <w:szCs w:val="18"/>
        </w:rPr>
        <w:t>LatAccUnfilt_g_T_f32 = Rte_IRead</w:t>
      </w:r>
      <w:r>
        <w:rPr>
          <w:sz w:val="18"/>
          <w:szCs w:val="18"/>
        </w:rPr>
        <w:t>_AvgFricLrn_Per1_LatAcc_g_f32()</w:t>
      </w:r>
    </w:p>
    <w:p w:rsidR="008B779E" w:rsidRPr="008B779E" w:rsidRDefault="008B779E" w:rsidP="008B779E">
      <w:pPr>
        <w:rPr>
          <w:sz w:val="18"/>
          <w:szCs w:val="18"/>
        </w:rPr>
      </w:pPr>
      <w:r w:rsidRPr="008B779E">
        <w:rPr>
          <w:sz w:val="18"/>
          <w:szCs w:val="18"/>
        </w:rPr>
        <w:t>MtrTrq_MtrNm_T_f32 = Rte_IRead_Avg</w:t>
      </w:r>
      <w:r>
        <w:rPr>
          <w:sz w:val="18"/>
          <w:szCs w:val="18"/>
        </w:rPr>
        <w:t>FricLrn_Per1_</w:t>
      </w:r>
      <w:r w:rsidR="00045CE4">
        <w:rPr>
          <w:sz w:val="18"/>
          <w:szCs w:val="18"/>
        </w:rPr>
        <w:t>CRF</w:t>
      </w:r>
      <w:r>
        <w:rPr>
          <w:sz w:val="18"/>
          <w:szCs w:val="18"/>
        </w:rPr>
        <w:t>MtrTrq_MtrNm_f32()</w:t>
      </w:r>
    </w:p>
    <w:p w:rsidR="008B779E" w:rsidRPr="008B779E" w:rsidRDefault="008B779E" w:rsidP="00E52F8F">
      <w:pPr>
        <w:rPr>
          <w:sz w:val="18"/>
          <w:szCs w:val="18"/>
        </w:rPr>
      </w:pPr>
      <w:r w:rsidRPr="008B779E">
        <w:rPr>
          <w:sz w:val="18"/>
          <w:szCs w:val="18"/>
        </w:rPr>
        <w:t>TemperatureUnfilt_DegC_T_f32 = Rte_IRead_AvgFric</w:t>
      </w:r>
      <w:r>
        <w:rPr>
          <w:sz w:val="18"/>
          <w:szCs w:val="18"/>
        </w:rPr>
        <w:t>Lrn_Per1_Temperature_DegC_f32()</w:t>
      </w:r>
    </w:p>
    <w:p w:rsidR="00E52F8F" w:rsidRPr="00E52F8F" w:rsidRDefault="008B779E" w:rsidP="00E52F8F">
      <w:pPr>
        <w:rPr>
          <w:sz w:val="18"/>
          <w:szCs w:val="18"/>
        </w:rPr>
      </w:pPr>
      <w:r w:rsidRPr="008B779E">
        <w:rPr>
          <w:sz w:val="18"/>
          <w:szCs w:val="18"/>
        </w:rPr>
        <w:t>VehSpdUnfilt_Kph_T_f32 = Rte_IRead_A</w:t>
      </w:r>
      <w:r>
        <w:rPr>
          <w:sz w:val="18"/>
          <w:szCs w:val="18"/>
        </w:rPr>
        <w:t>vgFricLrn_Per1_VehSpd_Kph_f32()</w:t>
      </w:r>
    </w:p>
    <w:p w:rsidR="008B779E" w:rsidRDefault="00E52F8F" w:rsidP="00E52F8F">
      <w:pPr>
        <w:rPr>
          <w:sz w:val="18"/>
          <w:szCs w:val="18"/>
        </w:rPr>
      </w:pPr>
      <w:proofErr w:type="spellStart"/>
      <w:r w:rsidRPr="00E52F8F">
        <w:rPr>
          <w:sz w:val="18"/>
          <w:szCs w:val="18"/>
        </w:rPr>
        <w:t>VehicleSpeedValid_Cnt_T_lgc</w:t>
      </w:r>
      <w:proofErr w:type="spellEnd"/>
      <w:r w:rsidRPr="00E52F8F">
        <w:rPr>
          <w:sz w:val="18"/>
          <w:szCs w:val="18"/>
        </w:rPr>
        <w:t xml:space="preserve"> = Rte_IRead_AvgFricLrn_P</w:t>
      </w:r>
      <w:r>
        <w:rPr>
          <w:sz w:val="18"/>
          <w:szCs w:val="18"/>
        </w:rPr>
        <w:t>er1_VehicleSpeedValid_Cnt_lgc()</w:t>
      </w:r>
    </w:p>
    <w:p w:rsidR="00BE62D5" w:rsidRPr="008B779E" w:rsidRDefault="00BE62D5" w:rsidP="00E52F8F">
      <w:pPr>
        <w:rPr>
          <w:sz w:val="18"/>
          <w:szCs w:val="18"/>
        </w:rPr>
      </w:pPr>
      <w:r w:rsidRPr="00BE62D5">
        <w:rPr>
          <w:sz w:val="18"/>
          <w:szCs w:val="18"/>
        </w:rPr>
        <w:t>LatAccUnfilt_MpSecSqrd_T_f32 = LatAccUnfilt_g_T_f32 * D_ONEG_MPSECSQRD_F32</w:t>
      </w:r>
    </w:p>
    <w:p w:rsidR="0087403A" w:rsidRDefault="0087403A" w:rsidP="008B779E">
      <w:pPr>
        <w:rPr>
          <w:sz w:val="18"/>
          <w:szCs w:val="18"/>
        </w:rPr>
      </w:pPr>
      <w:r w:rsidRPr="0087403A">
        <w:rPr>
          <w:sz w:val="18"/>
          <w:szCs w:val="18"/>
        </w:rPr>
        <w:t>HwVelUnfilt_HwDegpS_T_f32 = HwVelUnfilt_HwRadpS_T_f32 * D_180OVRPI_ULS_F32</w:t>
      </w:r>
    </w:p>
    <w:p w:rsidR="004A781C" w:rsidRPr="00C22C01" w:rsidRDefault="008B779E" w:rsidP="008B779E">
      <w:pPr>
        <w:rPr>
          <w:sz w:val="18"/>
          <w:szCs w:val="18"/>
        </w:rPr>
      </w:pPr>
      <w:proofErr w:type="spellStart"/>
      <w:r w:rsidRPr="00C22C01">
        <w:rPr>
          <w:sz w:val="18"/>
          <w:szCs w:val="18"/>
        </w:rPr>
        <w:t>OpMode_Cnt_T_enum</w:t>
      </w:r>
      <w:proofErr w:type="spellEnd"/>
      <w:r w:rsidRPr="00C22C01">
        <w:rPr>
          <w:sz w:val="18"/>
          <w:szCs w:val="18"/>
        </w:rPr>
        <w:t xml:space="preserve"> = </w:t>
      </w:r>
      <w:proofErr w:type="spellStart"/>
      <w:r w:rsidR="008A1E02" w:rsidRPr="00C22C01">
        <w:rPr>
          <w:sz w:val="18"/>
          <w:szCs w:val="18"/>
        </w:rPr>
        <w:t>Rte_Pim_AvgFricLrnData</w:t>
      </w:r>
      <w:proofErr w:type="spellEnd"/>
      <w:r w:rsidR="008A1E02" w:rsidRPr="00C22C01">
        <w:rPr>
          <w:sz w:val="18"/>
          <w:szCs w:val="18"/>
        </w:rPr>
        <w:t>()-&gt;</w:t>
      </w:r>
      <w:proofErr w:type="spellStart"/>
      <w:r w:rsidR="00B64547" w:rsidRPr="00C22C01">
        <w:rPr>
          <w:sz w:val="18"/>
          <w:szCs w:val="18"/>
        </w:rPr>
        <w:t>OpMode_Cnt_enum</w:t>
      </w:r>
      <w:proofErr w:type="spellEnd"/>
    </w:p>
    <w:p w:rsidR="004A781C" w:rsidRDefault="00F475E1">
      <w:pPr>
        <w:pStyle w:val="Heading4"/>
      </w:pPr>
      <w:proofErr w:type="spellStart"/>
      <w:r>
        <w:rPr>
          <w:sz w:val="18"/>
          <w:szCs w:val="18"/>
        </w:rPr>
        <w:lastRenderedPageBreak/>
        <w:t>DefeatFricLearning_Cnt_</w:t>
      </w:r>
      <w:r w:rsidR="008D3D20">
        <w:rPr>
          <w:sz w:val="18"/>
          <w:szCs w:val="18"/>
        </w:rPr>
        <w:t>T_</w:t>
      </w:r>
      <w:r>
        <w:rPr>
          <w:sz w:val="18"/>
          <w:szCs w:val="18"/>
        </w:rPr>
        <w:t>lgc</w:t>
      </w:r>
      <w:proofErr w:type="spellEnd"/>
      <w:r>
        <w:rPr>
          <w:sz w:val="18"/>
          <w:szCs w:val="18"/>
        </w:rPr>
        <w:t xml:space="preserve"> </w:t>
      </w:r>
      <w:r w:rsidRPr="00F475E1">
        <w:rPr>
          <w:sz w:val="18"/>
          <w:szCs w:val="18"/>
        </w:rPr>
        <w:t>= Rte_IRead_AvgFricLrn_Per1_DefeatFricLearning_Cnt_lgc()</w:t>
      </w:r>
      <w:r w:rsidR="00D52740">
        <w:t>Determine Mode</w:t>
      </w:r>
    </w:p>
    <w:p w:rsidR="004A781C" w:rsidRDefault="00E661C6" w:rsidP="00F141E2">
      <w:pPr>
        <w:jc w:val="center"/>
      </w:pPr>
      <w:r>
        <w:object w:dxaOrig="10430" w:dyaOrig="5275">
          <v:shape id="_x0000_i1035" type="#_x0000_t75" style="width:6in;height:217.35pt" o:ole="">
            <v:imagedata r:id="rId30" o:title=""/>
          </v:shape>
          <o:OLEObject Type="Embed" ProgID="Visio.Drawing.11" ShapeID="_x0000_i1035" DrawAspect="Content" ObjectID="_1461417585" r:id="rId31"/>
        </w:object>
      </w:r>
    </w:p>
    <w:p w:rsidR="00D52740" w:rsidRDefault="00D52740" w:rsidP="00D52740">
      <w:pPr>
        <w:pStyle w:val="Heading4"/>
      </w:pPr>
      <w:r>
        <w:lastRenderedPageBreak/>
        <w:t>Prep Data</w:t>
      </w:r>
    </w:p>
    <w:p w:rsidR="008F55CC" w:rsidRPr="008F55CC" w:rsidRDefault="00E661C6" w:rsidP="00790933">
      <w:pPr>
        <w:jc w:val="center"/>
      </w:pPr>
      <w:r>
        <w:object w:dxaOrig="4015" w:dyaOrig="10495">
          <v:shape id="_x0000_i1036" type="#_x0000_t75" style="width:201.05pt;height:525.75pt" o:ole="">
            <v:imagedata r:id="rId32" o:title=""/>
          </v:shape>
          <o:OLEObject Type="Embed" ProgID="Visio.Drawing.11" ShapeID="_x0000_i1036" DrawAspect="Content" ObjectID="_1461417586" r:id="rId33"/>
        </w:object>
      </w:r>
    </w:p>
    <w:p w:rsidR="00D52740" w:rsidRDefault="00D52740" w:rsidP="00D52740">
      <w:pPr>
        <w:pStyle w:val="Heading4"/>
      </w:pPr>
      <w:r>
        <w:lastRenderedPageBreak/>
        <w:t>Learning Constraint</w:t>
      </w:r>
    </w:p>
    <w:p w:rsidR="00D52740" w:rsidRDefault="00E661C6" w:rsidP="00F141E2">
      <w:pPr>
        <w:jc w:val="center"/>
      </w:pPr>
      <w:r>
        <w:object w:dxaOrig="6535" w:dyaOrig="16585">
          <v:shape id="_x0000_i1037" type="#_x0000_t75" style="width:230.95pt;height:584.85pt" o:ole="">
            <v:imagedata r:id="rId34" o:title=""/>
          </v:shape>
          <o:OLEObject Type="Embed" ProgID="Visio.Drawing.11" ShapeID="_x0000_i1037" DrawAspect="Content" ObjectID="_1461417587" r:id="rId35"/>
        </w:object>
      </w:r>
    </w:p>
    <w:p w:rsidR="00D52740" w:rsidRDefault="00D52740" w:rsidP="00D52740">
      <w:pPr>
        <w:pStyle w:val="Heading4"/>
      </w:pPr>
      <w:r>
        <w:lastRenderedPageBreak/>
        <w:t>Calibration/Running Modes</w:t>
      </w:r>
    </w:p>
    <w:p w:rsidR="00D52740" w:rsidRDefault="00E661C6" w:rsidP="00F141E2">
      <w:pPr>
        <w:jc w:val="center"/>
      </w:pPr>
      <w:r>
        <w:object w:dxaOrig="9415" w:dyaOrig="8335">
          <v:shape id="_x0000_i1038" type="#_x0000_t75" style="width:6in;height:381.05pt" o:ole="">
            <v:imagedata r:id="rId36" o:title=""/>
          </v:shape>
          <o:OLEObject Type="Embed" ProgID="Visio.Drawing.11" ShapeID="_x0000_i1038" DrawAspect="Content" ObjectID="_1461417588" r:id="rId37"/>
        </w:object>
      </w:r>
    </w:p>
    <w:p w:rsidR="003372CA" w:rsidRDefault="003372CA" w:rsidP="003372CA">
      <w:pPr>
        <w:pStyle w:val="Heading4"/>
      </w:pPr>
      <w:r>
        <w:lastRenderedPageBreak/>
        <w:t>Fault Injection</w:t>
      </w:r>
    </w:p>
    <w:p w:rsidR="003372CA" w:rsidRDefault="00E661C6" w:rsidP="00F141E2">
      <w:pPr>
        <w:jc w:val="center"/>
      </w:pPr>
      <w:r>
        <w:object w:dxaOrig="7109" w:dyaOrig="12605">
          <v:shape id="_x0000_i1039" type="#_x0000_t75" style="width:354.55pt;height:629.65pt" o:ole="">
            <v:imagedata r:id="rId38" o:title=""/>
          </v:shape>
          <o:OLEObject Type="Embed" ProgID="Visio.Drawing.11" ShapeID="_x0000_i1039" DrawAspect="Content" ObjectID="_1461417589" r:id="rId39"/>
        </w:object>
      </w:r>
    </w:p>
    <w:p w:rsidR="004A781C" w:rsidRDefault="004A781C">
      <w:pPr>
        <w:pStyle w:val="Heading4"/>
      </w:pPr>
      <w:r>
        <w:lastRenderedPageBreak/>
        <w:t>Store Local copy of outputs into Module Outputs</w:t>
      </w:r>
    </w:p>
    <w:p w:rsidR="003372CA" w:rsidRPr="003372CA" w:rsidRDefault="003372CA" w:rsidP="003372CA">
      <w:pPr>
        <w:rPr>
          <w:sz w:val="18"/>
          <w:szCs w:val="18"/>
        </w:rPr>
      </w:pPr>
      <w:r w:rsidRPr="003372CA">
        <w:rPr>
          <w:sz w:val="18"/>
          <w:szCs w:val="18"/>
        </w:rPr>
        <w:t>Rte_IWrite_AvgFricLrn_Per1_FricOffset_</w:t>
      </w:r>
      <w:r>
        <w:rPr>
          <w:sz w:val="18"/>
          <w:szCs w:val="18"/>
        </w:rPr>
        <w:t>HwNm_f32(</w:t>
      </w:r>
      <w:r w:rsidR="005F4A2F" w:rsidRPr="005F4A2F">
        <w:rPr>
          <w:sz w:val="18"/>
          <w:szCs w:val="18"/>
        </w:rPr>
        <w:t>FricOffsetOut_HwNm_T_f32</w:t>
      </w:r>
      <w:r>
        <w:rPr>
          <w:sz w:val="18"/>
          <w:szCs w:val="18"/>
        </w:rPr>
        <w:t>)</w:t>
      </w:r>
    </w:p>
    <w:p w:rsidR="003372CA" w:rsidRPr="003372CA" w:rsidRDefault="003372CA" w:rsidP="003372CA">
      <w:pPr>
        <w:rPr>
          <w:sz w:val="18"/>
          <w:szCs w:val="18"/>
        </w:rPr>
      </w:pPr>
      <w:r w:rsidRPr="003372CA">
        <w:rPr>
          <w:sz w:val="18"/>
          <w:szCs w:val="18"/>
        </w:rPr>
        <w:t>Rte_IWrite_AvgFricLrn_Per1_EstFr</w:t>
      </w:r>
      <w:r>
        <w:rPr>
          <w:sz w:val="18"/>
          <w:szCs w:val="18"/>
        </w:rPr>
        <w:t>ic_HwNm_</w:t>
      </w:r>
      <w:proofErr w:type="gramStart"/>
      <w:r>
        <w:rPr>
          <w:sz w:val="18"/>
          <w:szCs w:val="18"/>
        </w:rPr>
        <w:t>f32(</w:t>
      </w:r>
      <w:proofErr w:type="gramEnd"/>
      <w:ins w:id="179" w:author="Balani, Spandana" w:date="2014-05-12T11:16:00Z">
        <w:r w:rsidR="0042114A">
          <w:rPr>
            <w:rFonts w:ascii="Arial" w:hAnsi="Arial" w:cs="Arial"/>
            <w:sz w:val="16"/>
          </w:rPr>
          <w:t>AvgFricLrn_</w:t>
        </w:r>
      </w:ins>
      <w:r>
        <w:rPr>
          <w:sz w:val="18"/>
          <w:szCs w:val="18"/>
        </w:rPr>
        <w:t>EstFric_HwNm_M_f32)</w:t>
      </w:r>
    </w:p>
    <w:p w:rsidR="004A781C" w:rsidRPr="00F141E2" w:rsidRDefault="003372CA" w:rsidP="003372CA">
      <w:pPr>
        <w:rPr>
          <w:sz w:val="18"/>
          <w:szCs w:val="18"/>
        </w:rPr>
      </w:pPr>
      <w:r w:rsidRPr="003372CA">
        <w:rPr>
          <w:sz w:val="18"/>
          <w:szCs w:val="18"/>
        </w:rPr>
        <w:t>Rte_IWrite_AvgFricLrn_Per1_SatEstFric_</w:t>
      </w:r>
      <w:r>
        <w:rPr>
          <w:sz w:val="18"/>
          <w:szCs w:val="18"/>
        </w:rPr>
        <w:t>HwNm_</w:t>
      </w:r>
      <w:proofErr w:type="gramStart"/>
      <w:r>
        <w:rPr>
          <w:sz w:val="18"/>
          <w:szCs w:val="18"/>
        </w:rPr>
        <w:t>f32(</w:t>
      </w:r>
      <w:proofErr w:type="gramEnd"/>
      <w:ins w:id="180" w:author="Balani, Spandana" w:date="2014-05-12T11:16:00Z">
        <w:r w:rsidR="0042114A">
          <w:rPr>
            <w:rFonts w:ascii="Arial" w:hAnsi="Arial" w:cs="Arial"/>
            <w:sz w:val="16"/>
          </w:rPr>
          <w:t>AvgFricLrn_</w:t>
        </w:r>
      </w:ins>
      <w:r>
        <w:rPr>
          <w:sz w:val="18"/>
          <w:szCs w:val="18"/>
        </w:rPr>
        <w:t>SatEstFric_HwNm_M_f32)</w:t>
      </w:r>
    </w:p>
    <w:p w:rsidR="004A781C" w:rsidRDefault="004A781C">
      <w:pPr>
        <w:pStyle w:val="Heading4"/>
      </w:pPr>
      <w:r>
        <w:t>Program Flow End</w:t>
      </w:r>
    </w:p>
    <w:p w:rsidR="004A781C" w:rsidRDefault="00C864DE">
      <w:r w:rsidRPr="00C864DE">
        <w:t>Rte_Call_AvgFricLrn_Per1_CP1_CheckpointReached()</w:t>
      </w:r>
    </w:p>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E043F3" w:rsidRDefault="00E043F3" w:rsidP="00E043F3"/>
    <w:p w:rsidR="00E043F3" w:rsidRDefault="00E043F3" w:rsidP="00E043F3">
      <w:pPr>
        <w:pStyle w:val="Heading2"/>
      </w:pPr>
      <w:r>
        <w:t>Serial Communication Functions</w:t>
      </w:r>
    </w:p>
    <w:p w:rsidR="000132C3" w:rsidRDefault="000132C3" w:rsidP="000132C3">
      <w:pPr>
        <w:pStyle w:val="Heading3"/>
      </w:pPr>
      <w:proofErr w:type="spellStart"/>
      <w:r>
        <w:t>SCom</w:t>
      </w:r>
      <w:proofErr w:type="spellEnd"/>
      <w:r>
        <w:t xml:space="preserve">: </w:t>
      </w:r>
      <w:proofErr w:type="spellStart"/>
      <w:r w:rsidRPr="000C3744">
        <w:t>AvgFricLrn_SCom_</w:t>
      </w:r>
      <w:r>
        <w:t>GetEOLFric</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AvgFricLrn_SCom_GetEOLFric</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A86B35">
              <w:rPr>
                <w:rFonts w:ascii="Trebuchet MS" w:hAnsi="Trebuchet MS"/>
                <w:color w:val="222222"/>
                <w:sz w:val="19"/>
                <w:szCs w:val="19"/>
                <w:shd w:val="clear" w:color="auto" w:fill="FFFFFF"/>
              </w:rPr>
              <w:t>EOLFric_HwNm_f32</w:t>
            </w:r>
            <w:r w:rsidR="00A86B35">
              <w:rPr>
                <w:rStyle w:val="apple-converted-space"/>
                <w:rFonts w:ascii="Trebuchet MS" w:hAnsi="Trebuchet MS"/>
                <w:color w:val="222222"/>
                <w:sz w:val="19"/>
                <w:szCs w:val="19"/>
                <w:shd w:val="clear" w:color="auto" w:fill="FFFFFF"/>
              </w:rPr>
              <w:t> </w:t>
            </w:r>
          </w:p>
        </w:tc>
        <w:tc>
          <w:tcPr>
            <w:tcW w:w="786" w:type="dxa"/>
          </w:tcPr>
          <w:p w:rsidR="000132C3" w:rsidRDefault="004E5652" w:rsidP="00434544">
            <w:pPr>
              <w:spacing w:before="60"/>
              <w:rPr>
                <w:rFonts w:ascii="Arial" w:hAnsi="Arial" w:cs="Arial"/>
                <w:sz w:val="16"/>
              </w:rPr>
            </w:pPr>
            <w:r>
              <w:rPr>
                <w:rFonts w:ascii="Arial" w:hAnsi="Arial" w:cs="Arial"/>
                <w:sz w:val="16"/>
              </w:rPr>
              <w:t>uint8</w:t>
            </w:r>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0</w:t>
            </w:r>
          </w:p>
        </w:tc>
        <w:tc>
          <w:tcPr>
            <w:tcW w:w="795" w:type="dxa"/>
          </w:tcPr>
          <w:p w:rsidR="000132C3" w:rsidRDefault="000132C3"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N/A</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 xml:space="preserve">Read </w:t>
      </w:r>
      <w:proofErr w:type="spellStart"/>
      <w:r>
        <w:t>EOLFric</w:t>
      </w:r>
      <w:proofErr w:type="spellEnd"/>
      <w:r>
        <w:t xml:space="preserve"> Service</w:t>
      </w:r>
    </w:p>
    <w:p w:rsidR="000132C3" w:rsidRDefault="00A86B35" w:rsidP="000132C3">
      <w:pPr>
        <w:jc w:val="center"/>
      </w:pPr>
      <w:r w:rsidRPr="00A86B35">
        <w:object w:dxaOrig="4260" w:dyaOrig="1663">
          <v:shape id="_x0000_i1040" type="#_x0000_t75" style="width:293.45pt;height:114.1pt" o:ole="">
            <v:imagedata r:id="rId40" o:title=""/>
          </v:shape>
          <o:OLEObject Type="Embed" ProgID="Visio.Drawing.11" ShapeID="_x0000_i1040" DrawAspect="Content" ObjectID="_1461417590" r:id="rId41"/>
        </w:object>
      </w:r>
    </w:p>
    <w:p w:rsidR="000132C3" w:rsidRDefault="000132C3" w:rsidP="000132C3">
      <w:pPr>
        <w:pStyle w:val="Heading4"/>
      </w:pPr>
      <w:r>
        <w:lastRenderedPageBreak/>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proofErr w:type="spellStart"/>
      <w:r>
        <w:t>SCom</w:t>
      </w:r>
      <w:proofErr w:type="spellEnd"/>
      <w:r>
        <w:t xml:space="preserve">: </w:t>
      </w:r>
      <w:proofErr w:type="spellStart"/>
      <w:r w:rsidRPr="000C3744">
        <w:t>AvgFricLrn_SCom</w:t>
      </w:r>
      <w:proofErr w:type="spellEnd"/>
      <w:r w:rsidRPr="000C3744">
        <w:t>_</w:t>
      </w:r>
      <w:r w:rsidRPr="000132C3">
        <w:t xml:space="preserve"> </w:t>
      </w:r>
      <w:proofErr w:type="spellStart"/>
      <w:r w:rsidRPr="000132C3">
        <w:t>GetOffsetOutputDefeat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3640"/>
        <w:gridCol w:w="848"/>
        <w:gridCol w:w="932"/>
        <w:gridCol w:w="792"/>
        <w:gridCol w:w="598"/>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w:t>
            </w:r>
            <w:proofErr w:type="spellEnd"/>
            <w:r>
              <w:rPr>
                <w:rFonts w:ascii="Arial" w:hAnsi="Arial" w:cs="Arial"/>
                <w:sz w:val="16"/>
              </w:rPr>
              <w:t>_</w:t>
            </w:r>
            <w:r>
              <w:t xml:space="preserve"> </w:t>
            </w:r>
            <w:proofErr w:type="spellStart"/>
            <w:r w:rsidRPr="000132C3">
              <w:rPr>
                <w:rFonts w:ascii="Arial" w:hAnsi="Arial" w:cs="Arial"/>
                <w:sz w:val="16"/>
              </w:rPr>
              <w:t>GetOffsetOutputDefeat</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t xml:space="preserve"> </w:t>
            </w:r>
            <w:proofErr w:type="spellStart"/>
            <w:r w:rsidRPr="000132C3">
              <w:rPr>
                <w:rFonts w:ascii="Arial" w:hAnsi="Arial" w:cs="Arial"/>
                <w:sz w:val="16"/>
              </w:rPr>
              <w:t>DefeatOffsetOutput_Cnt_lgc</w:t>
            </w:r>
            <w:proofErr w:type="spellEnd"/>
          </w:p>
        </w:tc>
        <w:tc>
          <w:tcPr>
            <w:tcW w:w="786" w:type="dxa"/>
          </w:tcPr>
          <w:p w:rsidR="000132C3" w:rsidRDefault="00434544" w:rsidP="00434544">
            <w:pPr>
              <w:spacing w:before="60"/>
              <w:rPr>
                <w:rFonts w:ascii="Arial" w:hAnsi="Arial" w:cs="Arial"/>
                <w:sz w:val="16"/>
              </w:rPr>
            </w:pPr>
            <w:proofErr w:type="spellStart"/>
            <w:r>
              <w:rPr>
                <w:rFonts w:ascii="Arial" w:hAnsi="Arial" w:cs="Arial"/>
                <w:sz w:val="16"/>
              </w:rPr>
              <w:t>boolean</w:t>
            </w:r>
            <w:proofErr w:type="spellEnd"/>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FALSE</w:t>
            </w:r>
          </w:p>
        </w:tc>
        <w:tc>
          <w:tcPr>
            <w:tcW w:w="795" w:type="dxa"/>
          </w:tcPr>
          <w:p w:rsidR="000132C3" w:rsidRDefault="000132C3"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Offset Output Defeat Service</w:t>
      </w:r>
    </w:p>
    <w:p w:rsidR="000132C3" w:rsidRDefault="005F3CA8" w:rsidP="000132C3">
      <w:pPr>
        <w:jc w:val="center"/>
      </w:pPr>
      <w:r>
        <w:object w:dxaOrig="3295" w:dyaOrig="1662">
          <v:shape id="_x0000_i1041" type="#_x0000_t75" style="width:213.3pt;height:107.3pt" o:ole="">
            <v:imagedata r:id="rId42" o:title=""/>
          </v:shape>
          <o:OLEObject Type="Embed" ProgID="Visio.Drawing.11" ShapeID="_x0000_i1041" DrawAspect="Content" ObjectID="_1461417591" r:id="rId43"/>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proofErr w:type="spellStart"/>
      <w:r>
        <w:t>SCom</w:t>
      </w:r>
      <w:proofErr w:type="spellEnd"/>
      <w:r>
        <w:t xml:space="preserve">: </w:t>
      </w:r>
      <w:proofErr w:type="spellStart"/>
      <w:r w:rsidRPr="000C3744">
        <w:t>AvgFricLrn_SCom</w:t>
      </w:r>
      <w:proofErr w:type="spellEnd"/>
      <w:r w:rsidRPr="000C3744">
        <w:t>_</w:t>
      </w:r>
      <w:r w:rsidRPr="000132C3">
        <w:t xml:space="preserve"> </w:t>
      </w:r>
      <w:proofErr w:type="spellStart"/>
      <w:r w:rsidRPr="000132C3">
        <w:t>GetSelect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7"/>
        <w:gridCol w:w="3641"/>
        <w:gridCol w:w="848"/>
        <w:gridCol w:w="932"/>
        <w:gridCol w:w="792"/>
        <w:gridCol w:w="598"/>
      </w:tblGrid>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w:t>
            </w:r>
            <w:proofErr w:type="spellEnd"/>
            <w:r>
              <w:rPr>
                <w:rFonts w:ascii="Arial" w:hAnsi="Arial" w:cs="Arial"/>
                <w:sz w:val="16"/>
              </w:rPr>
              <w:t>_</w:t>
            </w:r>
            <w:r>
              <w:t xml:space="preserve"> </w:t>
            </w:r>
            <w:proofErr w:type="spellStart"/>
            <w:r w:rsidRPr="000132C3">
              <w:rPr>
                <w:rFonts w:ascii="Arial" w:hAnsi="Arial" w:cs="Arial"/>
                <w:sz w:val="16"/>
              </w:rPr>
              <w:t>GetSelect</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lastRenderedPageBreak/>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434544">
              <w:t xml:space="preserve"> </w:t>
            </w:r>
            <w:proofErr w:type="spellStart"/>
            <w:r w:rsidR="00434544" w:rsidRPr="00434544">
              <w:rPr>
                <w:rFonts w:ascii="Arial" w:hAnsi="Arial" w:cs="Arial"/>
                <w:sz w:val="16"/>
              </w:rPr>
              <w:t>EnableFricLearning_Cnt_lgc</w:t>
            </w:r>
            <w:proofErr w:type="spellEnd"/>
          </w:p>
        </w:tc>
        <w:tc>
          <w:tcPr>
            <w:tcW w:w="786" w:type="dxa"/>
          </w:tcPr>
          <w:p w:rsidR="000132C3" w:rsidRDefault="00434544" w:rsidP="00434544">
            <w:pPr>
              <w:spacing w:before="60"/>
              <w:rPr>
                <w:rFonts w:ascii="Arial" w:hAnsi="Arial" w:cs="Arial"/>
                <w:sz w:val="16"/>
              </w:rPr>
            </w:pPr>
            <w:proofErr w:type="spellStart"/>
            <w:r>
              <w:rPr>
                <w:rFonts w:ascii="Arial" w:hAnsi="Arial" w:cs="Arial"/>
                <w:sz w:val="16"/>
              </w:rPr>
              <w:t>boolean</w:t>
            </w:r>
            <w:proofErr w:type="spellEnd"/>
            <w:r w:rsidR="000132C3">
              <w:rPr>
                <w:rFonts w:ascii="Arial" w:hAnsi="Arial" w:cs="Arial"/>
                <w:sz w:val="16"/>
              </w:rPr>
              <w:t>*</w:t>
            </w:r>
          </w:p>
        </w:tc>
        <w:tc>
          <w:tcPr>
            <w:tcW w:w="937" w:type="dxa"/>
          </w:tcPr>
          <w:p w:rsidR="000132C3" w:rsidRDefault="00434544" w:rsidP="00434544">
            <w:pPr>
              <w:spacing w:before="60"/>
              <w:rPr>
                <w:rFonts w:ascii="Arial" w:hAnsi="Arial" w:cs="Arial"/>
                <w:sz w:val="16"/>
              </w:rPr>
            </w:pPr>
            <w:r>
              <w:rPr>
                <w:rFonts w:ascii="Arial" w:hAnsi="Arial" w:cs="Arial"/>
                <w:sz w:val="16"/>
              </w:rPr>
              <w:t>FALSE</w:t>
            </w:r>
          </w:p>
        </w:tc>
        <w:tc>
          <w:tcPr>
            <w:tcW w:w="795" w:type="dxa"/>
          </w:tcPr>
          <w:p w:rsidR="000132C3"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w:t>
            </w:r>
            <w:proofErr w:type="spellStart"/>
            <w:r w:rsidRPr="00434544">
              <w:rPr>
                <w:rFonts w:ascii="Arial" w:hAnsi="Arial" w:cs="Arial"/>
                <w:sz w:val="16"/>
              </w:rPr>
              <w:t>EnableOffsetOutput_Cnt_lgc</w:t>
            </w:r>
            <w:proofErr w:type="spellEnd"/>
          </w:p>
        </w:tc>
        <w:tc>
          <w:tcPr>
            <w:tcW w:w="786" w:type="dxa"/>
          </w:tcPr>
          <w:p w:rsidR="00434544" w:rsidRDefault="00434544" w:rsidP="00434544">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w:t>
            </w:r>
          </w:p>
        </w:tc>
        <w:tc>
          <w:tcPr>
            <w:tcW w:w="937" w:type="dxa"/>
          </w:tcPr>
          <w:p w:rsidR="00434544" w:rsidRDefault="00434544" w:rsidP="00434544">
            <w:pPr>
              <w:spacing w:before="60"/>
              <w:rPr>
                <w:rFonts w:ascii="Arial" w:hAnsi="Arial" w:cs="Arial"/>
                <w:sz w:val="16"/>
              </w:rPr>
            </w:pPr>
            <w:r>
              <w:rPr>
                <w:rFonts w:ascii="Arial" w:hAnsi="Arial" w:cs="Arial"/>
                <w:sz w:val="16"/>
              </w:rPr>
              <w:t>FALSE</w:t>
            </w:r>
          </w:p>
        </w:tc>
        <w:tc>
          <w:tcPr>
            <w:tcW w:w="795" w:type="dxa"/>
          </w:tcPr>
          <w:p w:rsidR="00434544"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*OpMode_Uls_u08</w:t>
            </w:r>
          </w:p>
        </w:tc>
        <w:tc>
          <w:tcPr>
            <w:tcW w:w="786" w:type="dxa"/>
          </w:tcPr>
          <w:p w:rsidR="00434544" w:rsidRDefault="00434544" w:rsidP="00434544">
            <w:pPr>
              <w:spacing w:before="60"/>
              <w:rPr>
                <w:rFonts w:ascii="Arial" w:hAnsi="Arial" w:cs="Arial"/>
                <w:sz w:val="16"/>
              </w:rPr>
            </w:pPr>
            <w:r>
              <w:rPr>
                <w:rFonts w:ascii="Arial" w:hAnsi="Arial" w:cs="Arial"/>
                <w:sz w:val="16"/>
              </w:rPr>
              <w:t>uint8*</w:t>
            </w:r>
          </w:p>
        </w:tc>
        <w:tc>
          <w:tcPr>
            <w:tcW w:w="937" w:type="dxa"/>
          </w:tcPr>
          <w:p w:rsidR="00434544" w:rsidRDefault="00434544" w:rsidP="00434544">
            <w:pPr>
              <w:spacing w:before="60"/>
              <w:rPr>
                <w:rFonts w:ascii="Arial" w:hAnsi="Arial" w:cs="Arial"/>
                <w:sz w:val="16"/>
              </w:rPr>
            </w:pPr>
            <w:r>
              <w:rPr>
                <w:rFonts w:ascii="Arial" w:hAnsi="Arial" w:cs="Arial"/>
                <w:sz w:val="16"/>
              </w:rPr>
              <w:t>0</w:t>
            </w:r>
          </w:p>
        </w:tc>
        <w:tc>
          <w:tcPr>
            <w:tcW w:w="795" w:type="dxa"/>
          </w:tcPr>
          <w:p w:rsidR="00434544" w:rsidRDefault="00434544" w:rsidP="00434544">
            <w:pPr>
              <w:spacing w:before="60"/>
              <w:rPr>
                <w:rFonts w:ascii="Arial" w:hAnsi="Arial" w:cs="Arial"/>
                <w:sz w:val="16"/>
              </w:rPr>
            </w:pPr>
            <w:r>
              <w:rPr>
                <w:rFonts w:ascii="Arial" w:hAnsi="Arial" w:cs="Arial"/>
                <w:sz w:val="16"/>
              </w:rPr>
              <w:t>4</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Select Service</w:t>
      </w:r>
    </w:p>
    <w:p w:rsidR="000132C3" w:rsidRDefault="00A86B35" w:rsidP="000132C3">
      <w:pPr>
        <w:jc w:val="center"/>
      </w:pPr>
      <w:r>
        <w:object w:dxaOrig="4141" w:dyaOrig="2907">
          <v:shape id="_x0000_i1042" type="#_x0000_t75" style="width:221.45pt;height:156.25pt" o:ole="">
            <v:imagedata r:id="rId44" o:title=""/>
          </v:shape>
          <o:OLEObject Type="Embed" ProgID="Visio.Drawing.11" ShapeID="_x0000_i1042" DrawAspect="Content" ObjectID="_1461417592" r:id="rId45"/>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A86B35" w:rsidRDefault="00A86B35"/>
    <w:p w:rsidR="003E0E20" w:rsidRDefault="00A12C2C" w:rsidP="003E0E20">
      <w:pPr>
        <w:pStyle w:val="Heading3"/>
      </w:pPr>
      <w:proofErr w:type="spellStart"/>
      <w:r>
        <w:t>SCom</w:t>
      </w:r>
      <w:proofErr w:type="spellEnd"/>
      <w:r>
        <w:t xml:space="preserve">: </w:t>
      </w:r>
      <w:proofErr w:type="spellStart"/>
      <w:r w:rsidR="000C3744" w:rsidRPr="000C3744">
        <w:t>AvgFricLrn_SCom_InitLearnedTables</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Function Name</w:t>
            </w:r>
          </w:p>
        </w:tc>
        <w:tc>
          <w:tcPr>
            <w:tcW w:w="3672" w:type="dxa"/>
          </w:tcPr>
          <w:p w:rsidR="003E0E20" w:rsidRDefault="003E0E20" w:rsidP="00434544">
            <w:pPr>
              <w:spacing w:before="60"/>
              <w:rPr>
                <w:rFonts w:ascii="Arial" w:hAnsi="Arial" w:cs="Arial"/>
                <w:sz w:val="16"/>
              </w:rPr>
            </w:pPr>
            <w:proofErr w:type="spellStart"/>
            <w:r>
              <w:rPr>
                <w:rFonts w:ascii="Arial" w:hAnsi="Arial" w:cs="Arial"/>
                <w:sz w:val="16"/>
              </w:rPr>
              <w:t>AvgFricLrn_SCom_InitLearnedTables</w:t>
            </w:r>
            <w:proofErr w:type="spellEnd"/>
          </w:p>
        </w:tc>
        <w:tc>
          <w:tcPr>
            <w:tcW w:w="786"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3E0E20" w:rsidRDefault="003E0E2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tcPr>
          <w:p w:rsidR="003E0E20" w:rsidRDefault="003E0E20" w:rsidP="00434544">
            <w:pPr>
              <w:spacing w:before="60"/>
              <w:rPr>
                <w:rFonts w:ascii="Arial" w:hAnsi="Arial" w:cs="Arial"/>
                <w:sz w:val="16"/>
              </w:rPr>
            </w:pPr>
          </w:p>
        </w:tc>
        <w:tc>
          <w:tcPr>
            <w:tcW w:w="937" w:type="dxa"/>
          </w:tcPr>
          <w:p w:rsidR="003E0E20" w:rsidRDefault="003E0E20" w:rsidP="00434544">
            <w:pPr>
              <w:spacing w:before="60"/>
              <w:rPr>
                <w:rFonts w:ascii="Arial" w:hAnsi="Arial" w:cs="Arial"/>
                <w:sz w:val="16"/>
              </w:rPr>
            </w:pPr>
          </w:p>
        </w:tc>
        <w:tc>
          <w:tcPr>
            <w:tcW w:w="795" w:type="dxa"/>
          </w:tcPr>
          <w:p w:rsidR="003E0E20" w:rsidRDefault="003E0E20" w:rsidP="00434544">
            <w:pPr>
              <w:spacing w:before="60"/>
              <w:rPr>
                <w:rFonts w:ascii="Arial" w:hAnsi="Arial" w:cs="Arial"/>
                <w:sz w:val="16"/>
              </w:rPr>
            </w:pPr>
          </w:p>
        </w:tc>
        <w:tc>
          <w:tcPr>
            <w:tcW w:w="599" w:type="dxa"/>
            <w:shd w:val="pct15" w:color="auto" w:fill="auto"/>
          </w:tcPr>
          <w:p w:rsidR="003E0E20" w:rsidRDefault="003E0E20" w:rsidP="00434544">
            <w:pPr>
              <w:spacing w:before="60"/>
              <w:rPr>
                <w:rFonts w:ascii="Arial" w:hAnsi="Arial" w:cs="Arial"/>
                <w:sz w:val="16"/>
              </w:rPr>
            </w:pP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lastRenderedPageBreak/>
              <w:t>Return Value</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3E0E20" w:rsidRDefault="003E0E20" w:rsidP="00434544">
            <w:pPr>
              <w:spacing w:before="60"/>
              <w:rPr>
                <w:rFonts w:ascii="Arial" w:hAnsi="Arial" w:cs="Arial"/>
                <w:sz w:val="16"/>
              </w:rPr>
            </w:pPr>
          </w:p>
        </w:tc>
        <w:tc>
          <w:tcPr>
            <w:tcW w:w="937" w:type="dxa"/>
            <w:shd w:val="clear" w:color="auto" w:fill="D9D9D9" w:themeFill="background1" w:themeFillShade="D9"/>
          </w:tcPr>
          <w:p w:rsidR="003E0E20" w:rsidRDefault="003E0E20" w:rsidP="00434544">
            <w:pPr>
              <w:spacing w:before="60"/>
              <w:rPr>
                <w:rFonts w:ascii="Arial" w:hAnsi="Arial" w:cs="Arial"/>
                <w:sz w:val="16"/>
              </w:rPr>
            </w:pPr>
          </w:p>
        </w:tc>
        <w:tc>
          <w:tcPr>
            <w:tcW w:w="795" w:type="dxa"/>
            <w:shd w:val="clear" w:color="auto" w:fill="D9D9D9" w:themeFill="background1" w:themeFillShade="D9"/>
          </w:tcPr>
          <w:p w:rsidR="003E0E20" w:rsidRDefault="003E0E20" w:rsidP="00434544">
            <w:pPr>
              <w:spacing w:before="60"/>
              <w:rPr>
                <w:rFonts w:ascii="Arial" w:hAnsi="Arial" w:cs="Arial"/>
                <w:sz w:val="16"/>
              </w:rPr>
            </w:pPr>
          </w:p>
        </w:tc>
        <w:tc>
          <w:tcPr>
            <w:tcW w:w="599" w:type="dxa"/>
            <w:shd w:val="clear" w:color="auto" w:fill="D9D9D9" w:themeFill="background1" w:themeFillShade="D9"/>
          </w:tcPr>
          <w:p w:rsidR="003E0E20" w:rsidRDefault="003E0E2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Restore Tables to Baseline Values Service</w:t>
      </w:r>
    </w:p>
    <w:p w:rsidR="000C3744" w:rsidRDefault="005F3CA8" w:rsidP="000C3744">
      <w:pPr>
        <w:jc w:val="center"/>
      </w:pPr>
      <w:r>
        <w:object w:dxaOrig="3295" w:dyaOrig="2906">
          <v:shape id="_x0000_i1043" type="#_x0000_t75" style="width:165.05pt;height:2in" o:ole="">
            <v:imagedata r:id="rId46" o:title=""/>
          </v:shape>
          <o:OLEObject Type="Embed" ProgID="Visio.Drawing.11" ShapeID="_x0000_i1043" DrawAspect="Content" ObjectID="_1461417593" r:id="rId47"/>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E043F3" w:rsidRDefault="00E043F3" w:rsidP="00E043F3">
      <w:r>
        <w:t>None</w:t>
      </w:r>
    </w:p>
    <w:p w:rsidR="000C3744" w:rsidRDefault="000C3744" w:rsidP="00E043F3"/>
    <w:p w:rsidR="000C3744" w:rsidRDefault="00A12C2C" w:rsidP="000C3744">
      <w:pPr>
        <w:pStyle w:val="Heading3"/>
      </w:pPr>
      <w:r>
        <w:t xml:space="preserve">SCOM: </w:t>
      </w:r>
      <w:proofErr w:type="spellStart"/>
      <w:r w:rsidR="000C3744" w:rsidRPr="000C3744">
        <w:t>AvgFricLrn_SCom_ResetToZero</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AvgFricLrn_SCom_ResetToZero</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tcPr>
          <w:p w:rsidR="00C70A10" w:rsidRDefault="00C70A10" w:rsidP="00434544">
            <w:pPr>
              <w:spacing w:before="60"/>
              <w:rPr>
                <w:rFonts w:ascii="Arial" w:hAnsi="Arial" w:cs="Arial"/>
                <w:sz w:val="16"/>
              </w:rPr>
            </w:pPr>
          </w:p>
        </w:tc>
        <w:tc>
          <w:tcPr>
            <w:tcW w:w="937" w:type="dxa"/>
          </w:tcPr>
          <w:p w:rsidR="00C70A10" w:rsidRDefault="00C70A10" w:rsidP="00434544">
            <w:pPr>
              <w:spacing w:before="60"/>
              <w:rPr>
                <w:rFonts w:ascii="Arial" w:hAnsi="Arial" w:cs="Arial"/>
                <w:sz w:val="16"/>
              </w:rPr>
            </w:pPr>
          </w:p>
        </w:tc>
        <w:tc>
          <w:tcPr>
            <w:tcW w:w="795" w:type="dxa"/>
          </w:tcPr>
          <w:p w:rsidR="00C70A10" w:rsidRDefault="00C70A10" w:rsidP="00434544">
            <w:pPr>
              <w:spacing w:before="60"/>
              <w:rPr>
                <w:rFonts w:ascii="Arial" w:hAnsi="Arial" w:cs="Arial"/>
                <w:sz w:val="16"/>
              </w:rPr>
            </w:pP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lastRenderedPageBreak/>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Reset Tables to Zero Service</w:t>
      </w:r>
    </w:p>
    <w:p w:rsidR="000C3744" w:rsidRDefault="005F3CA8" w:rsidP="000C3744">
      <w:pPr>
        <w:jc w:val="center"/>
      </w:pPr>
      <w:r>
        <w:object w:dxaOrig="3295" w:dyaOrig="2906">
          <v:shape id="_x0000_i1044" type="#_x0000_t75" style="width:165.05pt;height:2in" o:ole="">
            <v:imagedata r:id="rId48" o:title=""/>
          </v:shape>
          <o:OLEObject Type="Embed" ProgID="Visio.Drawing.11" ShapeID="_x0000_i1044" DrawAspect="Content" ObjectID="_1461417594" r:id="rId49"/>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0C3744" w:rsidRDefault="00A12C2C" w:rsidP="000C3744">
      <w:pPr>
        <w:pStyle w:val="Heading3"/>
      </w:pPr>
      <w:proofErr w:type="spellStart"/>
      <w:r>
        <w:t>SCom</w:t>
      </w:r>
      <w:proofErr w:type="spellEnd"/>
      <w:r>
        <w:t xml:space="preserve">: </w:t>
      </w:r>
      <w:proofErr w:type="spellStart"/>
      <w:r w:rsidR="00FD67E5" w:rsidRPr="00FD67E5">
        <w:t>AvgFricLrn_SCom_SetEOLFric</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AvgFricLrn_SCom_SetEOLFric</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EOLFric_HwNm_</w:t>
            </w:r>
            <w:r w:rsidR="004E5652">
              <w:rPr>
                <w:rFonts w:ascii="Arial" w:hAnsi="Arial" w:cs="Arial"/>
                <w:sz w:val="16"/>
              </w:rPr>
              <w:t>u08</w:t>
            </w:r>
          </w:p>
        </w:tc>
        <w:tc>
          <w:tcPr>
            <w:tcW w:w="786" w:type="dxa"/>
          </w:tcPr>
          <w:p w:rsidR="00C70A10" w:rsidRDefault="004E5652"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lastRenderedPageBreak/>
        <w:t>Store EOL Friction Service</w:t>
      </w:r>
    </w:p>
    <w:p w:rsidR="000C3744" w:rsidRDefault="000132C3" w:rsidP="000C3744">
      <w:pPr>
        <w:jc w:val="center"/>
      </w:pPr>
      <w:r>
        <w:object w:dxaOrig="3295" w:dyaOrig="2906">
          <v:shape id="_x0000_i1045" type="#_x0000_t75" style="width:165.05pt;height:2in" o:ole="">
            <v:imagedata r:id="rId50" o:title=""/>
          </v:shape>
          <o:OLEObject Type="Embed" ProgID="Visio.Drawing.11" ShapeID="_x0000_i1045" DrawAspect="Content" ObjectID="_1461417595" r:id="rId51"/>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FD67E5" w:rsidRDefault="00FD67E5" w:rsidP="00E043F3"/>
    <w:p w:rsidR="00FD67E5" w:rsidRDefault="00A12C2C" w:rsidP="00FD67E5">
      <w:pPr>
        <w:pStyle w:val="Heading3"/>
      </w:pPr>
      <w:proofErr w:type="spellStart"/>
      <w:r>
        <w:t>SCom</w:t>
      </w:r>
      <w:proofErr w:type="spellEnd"/>
      <w:r>
        <w:t xml:space="preserve">: </w:t>
      </w:r>
      <w:proofErr w:type="spellStart"/>
      <w:r w:rsidR="00FD67E5" w:rsidRPr="00FD67E5">
        <w:t>AvgFricLrn_SCom_SetOffsetOutputDefeat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9"/>
        <w:gridCol w:w="3668"/>
        <w:gridCol w:w="804"/>
        <w:gridCol w:w="935"/>
        <w:gridCol w:w="794"/>
        <w:gridCol w:w="598"/>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AvgFricLrn_SCom_SetOffsetOutputDefeat</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DefeatOffsetOutput_Cnt_lgc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Defeat Offset Output Service</w:t>
      </w:r>
    </w:p>
    <w:p w:rsidR="00FD67E5" w:rsidRDefault="005F3CA8" w:rsidP="00FD67E5">
      <w:pPr>
        <w:jc w:val="center"/>
      </w:pPr>
      <w:r>
        <w:object w:dxaOrig="3667" w:dyaOrig="1860">
          <v:shape id="_x0000_i1046" type="#_x0000_t75" style="width:182.7pt;height:93.05pt" o:ole="">
            <v:imagedata r:id="rId52" o:title=""/>
          </v:shape>
          <o:OLEObject Type="Embed" ProgID="Visio.Drawing.11" ShapeID="_x0000_i1046" DrawAspect="Content" ObjectID="_1461417596" r:id="rId53"/>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FD67E5" w:rsidRDefault="00FD67E5" w:rsidP="00E043F3"/>
    <w:p w:rsidR="00FD67E5" w:rsidRDefault="00A12C2C" w:rsidP="00FD67E5">
      <w:pPr>
        <w:pStyle w:val="Heading3"/>
      </w:pPr>
      <w:proofErr w:type="spellStart"/>
      <w:r>
        <w:t>SCom</w:t>
      </w:r>
      <w:proofErr w:type="spellEnd"/>
      <w:r>
        <w:t xml:space="preserve">: </w:t>
      </w:r>
      <w:proofErr w:type="spellStart"/>
      <w:r w:rsidR="00FD67E5" w:rsidRPr="00FD67E5">
        <w:t>AvgFricLrn_SCom_SetSelect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2"/>
        <w:gridCol w:w="3663"/>
        <w:gridCol w:w="804"/>
        <w:gridCol w:w="936"/>
        <w:gridCol w:w="794"/>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AvgFricLrn_SCom_SetSelect</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EnableFricLearning_Cnt_lgc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EnableOffsetOutput_Cnt_lgc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r>
              <w:rPr>
                <w:rFonts w:ascii="Arial" w:hAnsi="Arial" w:cs="Arial"/>
                <w:sz w:val="16"/>
              </w:rPr>
              <w:t>OpMode_Uls_u08</w:t>
            </w:r>
          </w:p>
        </w:tc>
        <w:tc>
          <w:tcPr>
            <w:tcW w:w="786" w:type="dxa"/>
          </w:tcPr>
          <w:p w:rsidR="00C70A10" w:rsidRDefault="00C70A10"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4</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Select Mode and Enable Service</w:t>
      </w:r>
    </w:p>
    <w:p w:rsidR="00FD67E5" w:rsidRDefault="005F3CA8" w:rsidP="00FD67E5">
      <w:pPr>
        <w:jc w:val="center"/>
      </w:pPr>
      <w:r>
        <w:object w:dxaOrig="3655" w:dyaOrig="4574">
          <v:shape id="_x0000_i1047" type="#_x0000_t75" style="width:182.7pt;height:228.25pt" o:ole="">
            <v:imagedata r:id="rId54" o:title=""/>
          </v:shape>
          <o:OLEObject Type="Embed" ProgID="Visio.Drawing.11" ShapeID="_x0000_i1047" DrawAspect="Content" ObjectID="_1461417597" r:id="rId55"/>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8B779E" w:rsidRDefault="008B779E">
      <w:pPr>
        <w:spacing w:after="0"/>
      </w:pPr>
      <w:r>
        <w:br w:type="page"/>
      </w:r>
    </w:p>
    <w:p w:rsidR="00E043F3" w:rsidRDefault="00E043F3" w:rsidP="00E043F3">
      <w:pPr>
        <w:pStyle w:val="Heading2"/>
      </w:pPr>
      <w:r>
        <w:lastRenderedPageBreak/>
        <w:t>Transition Functions</w:t>
      </w:r>
    </w:p>
    <w:p w:rsidR="00E043F3" w:rsidRDefault="00E043F3" w:rsidP="00E043F3">
      <w:pPr>
        <w:pStyle w:val="Heading3"/>
      </w:pPr>
      <w:proofErr w:type="spellStart"/>
      <w:r>
        <w:t>Trns</w:t>
      </w:r>
      <w:proofErr w:type="spellEnd"/>
      <w:r>
        <w:t xml:space="preserve">: </w:t>
      </w:r>
      <w:r w:rsidR="0078240E">
        <w:fldChar w:fldCharType="begin"/>
      </w:r>
      <w:r w:rsidR="0078240E">
        <w:instrText xml:space="preserve"> DOCPROPERTY "Module Name"  \* MERGEFORMAT </w:instrText>
      </w:r>
      <w:r w:rsidR="0078240E">
        <w:fldChar w:fldCharType="separate"/>
      </w:r>
      <w:r>
        <w:t>AvgFricLrn</w:t>
      </w:r>
      <w:r w:rsidR="0078240E">
        <w:fldChar w:fldCharType="end"/>
      </w:r>
      <w:r>
        <w:t>_Trns1</w:t>
      </w:r>
    </w:p>
    <w:p w:rsidR="00E043F3" w:rsidRDefault="00E043F3" w:rsidP="00E043F3">
      <w:pPr>
        <w:pStyle w:val="Heading4"/>
      </w:pPr>
      <w:r>
        <w:t>Design Rationale</w:t>
      </w:r>
    </w:p>
    <w:p w:rsidR="00E043F3" w:rsidRDefault="008B779E" w:rsidP="00E043F3">
      <w:r>
        <w:t>This function implements the Power Off functions defined in the FDD model.</w:t>
      </w:r>
    </w:p>
    <w:p w:rsidR="00E043F3" w:rsidRDefault="00E043F3" w:rsidP="00E043F3">
      <w:pPr>
        <w:pStyle w:val="Heading4"/>
      </w:pPr>
      <w:r>
        <w:t>Program Flow Start</w:t>
      </w:r>
    </w:p>
    <w:p w:rsidR="00E043F3" w:rsidRDefault="00E043F3" w:rsidP="00E043F3">
      <w:r>
        <w:t>N/A</w:t>
      </w:r>
    </w:p>
    <w:p w:rsidR="00E043F3" w:rsidRDefault="00E043F3" w:rsidP="00E043F3">
      <w:pPr>
        <w:pStyle w:val="Heading4"/>
      </w:pPr>
      <w:r>
        <w:t>Store Module Inputs to Local copies</w:t>
      </w:r>
    </w:p>
    <w:p w:rsidR="00E043F3" w:rsidRPr="00F141E2" w:rsidRDefault="00E043F3" w:rsidP="00E043F3">
      <w:pPr>
        <w:rPr>
          <w:sz w:val="18"/>
          <w:szCs w:val="18"/>
        </w:rPr>
      </w:pPr>
      <w:r>
        <w:rPr>
          <w:sz w:val="18"/>
          <w:szCs w:val="18"/>
        </w:rPr>
        <w:t>None</w:t>
      </w:r>
    </w:p>
    <w:p w:rsidR="00E043F3" w:rsidRDefault="008B779E" w:rsidP="00E043F3">
      <w:pPr>
        <w:pStyle w:val="Heading4"/>
      </w:pPr>
      <w:r>
        <w:t xml:space="preserve">Save Learned Friction to </w:t>
      </w:r>
      <w:proofErr w:type="spellStart"/>
      <w:r>
        <w:t>NvM</w:t>
      </w:r>
      <w:proofErr w:type="spellEnd"/>
    </w:p>
    <w:p w:rsidR="00E043F3" w:rsidRDefault="005F3CA8" w:rsidP="00E043F3">
      <w:pPr>
        <w:jc w:val="center"/>
      </w:pPr>
      <w:r>
        <w:object w:dxaOrig="7648" w:dyaOrig="4735">
          <v:shape id="_x0000_i1048" type="#_x0000_t75" style="width:381.05pt;height:237.05pt" o:ole="">
            <v:imagedata r:id="rId56" o:title=""/>
          </v:shape>
          <o:OLEObject Type="Embed" ProgID="Visio.Drawing.11" ShapeID="_x0000_i1048" DrawAspect="Content" ObjectID="_1461417598" r:id="rId57"/>
        </w:object>
      </w:r>
    </w:p>
    <w:p w:rsidR="00E043F3" w:rsidRDefault="00E043F3" w:rsidP="00E043F3">
      <w:pPr>
        <w:pStyle w:val="Heading4"/>
      </w:pPr>
      <w:r>
        <w:t>Store Local copy of outputs into Module Outputs</w:t>
      </w:r>
    </w:p>
    <w:p w:rsidR="00E043F3" w:rsidRPr="00F141E2" w:rsidRDefault="00E043F3" w:rsidP="00E043F3">
      <w:pPr>
        <w:rPr>
          <w:sz w:val="18"/>
          <w:szCs w:val="18"/>
        </w:rPr>
      </w:pPr>
      <w:r w:rsidRPr="00F141E2">
        <w:rPr>
          <w:sz w:val="18"/>
          <w:szCs w:val="18"/>
        </w:rPr>
        <w:t>None</w:t>
      </w:r>
    </w:p>
    <w:p w:rsidR="00E043F3" w:rsidRDefault="00E043F3" w:rsidP="00E043F3">
      <w:pPr>
        <w:pStyle w:val="Heading4"/>
      </w:pPr>
      <w:r>
        <w:t>Program Flow End</w:t>
      </w:r>
    </w:p>
    <w:p w:rsidR="00E043F3" w:rsidRDefault="00E043F3" w:rsidP="00E043F3">
      <w:r>
        <w:t>N/A</w:t>
      </w:r>
    </w:p>
    <w:p w:rsidR="00E043F3" w:rsidRDefault="00E043F3" w:rsidP="00E043F3"/>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E043F3">
      <w:r>
        <w:t xml:space="preserve">AvgFricLrn_Per1 executes at a rate of </w:t>
      </w:r>
      <w:r w:rsidR="00076ACB">
        <w:t xml:space="preserve">10 </w:t>
      </w:r>
      <w:proofErr w:type="spellStart"/>
      <w:r>
        <w:t>ms.</w:t>
      </w:r>
      <w:proofErr w:type="spellEnd"/>
      <w:r>
        <w:t xml:space="preserve">  AvgFricLrn_Trns1 executes on power down.</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sidRPr="00E043F3">
              <w:rPr>
                <w:rFonts w:ascii="Arial" w:hAnsi="Arial" w:cs="Arial"/>
                <w:sz w:val="16"/>
                <w:szCs w:val="16"/>
              </w:rPr>
              <w:t>AvgFricLrn_Init1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 xml:space="preserve">On </w:t>
            </w:r>
            <w:proofErr w:type="spellStart"/>
            <w:r>
              <w:rPr>
                <w:rFonts w:ascii="Arial" w:hAnsi="Arial" w:cs="Arial"/>
                <w:sz w:val="16"/>
                <w:szCs w:val="16"/>
              </w:rPr>
              <w:t>Init</w:t>
            </w:r>
            <w:proofErr w:type="spellEnd"/>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AvgFricLrn_Per1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076ACB" w:rsidP="00F957FA">
            <w:pPr>
              <w:spacing w:before="60"/>
              <w:rPr>
                <w:rFonts w:ascii="Arial" w:hAnsi="Arial" w:cs="Arial"/>
                <w:sz w:val="16"/>
                <w:szCs w:val="16"/>
              </w:rPr>
            </w:pPr>
            <w:r>
              <w:rPr>
                <w:rFonts w:ascii="Arial" w:hAnsi="Arial" w:cs="Arial"/>
                <w:sz w:val="16"/>
                <w:szCs w:val="16"/>
              </w:rPr>
              <w:t>10</w:t>
            </w:r>
            <w:r w:rsidR="00E043F3">
              <w:rPr>
                <w:rFonts w:ascii="Arial" w:hAnsi="Arial" w:cs="Arial"/>
                <w:sz w:val="16"/>
                <w:szCs w:val="16"/>
              </w:rPr>
              <w:t xml:space="preserve"> </w:t>
            </w:r>
            <w:proofErr w:type="spellStart"/>
            <w:r w:rsidR="00E043F3">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682FA6" w:rsidP="00F957FA">
            <w:pPr>
              <w:spacing w:before="60"/>
              <w:rPr>
                <w:rFonts w:ascii="Arial" w:hAnsi="Arial" w:cs="Arial"/>
                <w:sz w:val="16"/>
                <w:szCs w:val="16"/>
              </w:rPr>
            </w:pPr>
            <w:r>
              <w:rPr>
                <w:rFonts w:ascii="Arial" w:hAnsi="Arial" w:cs="Arial"/>
                <w:sz w:val="16"/>
                <w:szCs w:val="16"/>
              </w:rPr>
              <w:t>OPERATE</w:t>
            </w:r>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AvgFricLrn_Trns1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Entering OFF</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E043F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381542" w:rsidRDefault="00E043F3" w:rsidP="009A3A5E">
            <w:pPr>
              <w:spacing w:before="60"/>
              <w:rPr>
                <w:rFonts w:ascii="Arial" w:hAnsi="Arial" w:cs="Arial"/>
                <w:sz w:val="16"/>
                <w:szCs w:val="16"/>
              </w:rPr>
            </w:pPr>
            <w:r w:rsidRPr="00E043F3">
              <w:rPr>
                <w:rFonts w:ascii="Arial" w:hAnsi="Arial" w:cs="Arial"/>
                <w:sz w:val="16"/>
                <w:szCs w:val="16"/>
              </w:rPr>
              <w:t>AvgFricLrn_Init1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rsidP="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AvgFricLrn_Per1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AvgFricLrn_Trns1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A11D58" w:rsidTr="00BF364D">
        <w:tc>
          <w:tcPr>
            <w:tcW w:w="4464" w:type="dxa"/>
            <w:tcBorders>
              <w:top w:val="single" w:sz="6" w:space="0" w:color="auto"/>
              <w:left w:val="single" w:sz="6" w:space="0" w:color="auto"/>
              <w:bottom w:val="single" w:sz="6" w:space="0" w:color="auto"/>
              <w:right w:val="single" w:sz="6" w:space="0" w:color="auto"/>
            </w:tcBorders>
          </w:tcPr>
          <w:p w:rsidR="004A781C" w:rsidRDefault="00E043F3">
            <w:pPr>
              <w:spacing w:before="60"/>
              <w:rPr>
                <w:rFonts w:ascii="Arial" w:hAnsi="Arial" w:cs="Arial"/>
                <w:sz w:val="16"/>
              </w:rPr>
            </w:pPr>
            <w:proofErr w:type="spellStart"/>
            <w:r w:rsidRPr="00E043F3">
              <w:rPr>
                <w:rFonts w:ascii="Arial" w:hAnsi="Arial" w:cs="Arial"/>
                <w:sz w:val="16"/>
              </w:rPr>
              <w:t>LoadBuffer</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HwAngConstraint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HwVelConstraint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VehSpdConstraint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FricLearning</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BaselineMode</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ClearMode</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bl>
    <w:p w:rsidR="004A781C" w:rsidRPr="00D62C06" w:rsidRDefault="004A781C">
      <w:pPr>
        <w:pStyle w:val="Heading1"/>
        <w:numPr>
          <w:ilvl w:val="0"/>
          <w:numId w:val="0"/>
        </w:numPr>
        <w:rPr>
          <w:lang w:val="fr-FR"/>
        </w:rPr>
      </w:pPr>
    </w:p>
    <w:p w:rsidR="004A781C" w:rsidRDefault="004A781C">
      <w:pPr>
        <w:pStyle w:val="Heading1"/>
      </w:pPr>
      <w:r w:rsidRPr="00D62C06">
        <w:rPr>
          <w:lang w:val="fr-FR"/>
        </w:rPr>
        <w:br w:type="page"/>
      </w:r>
      <w:r>
        <w:lastRenderedPageBreak/>
        <w:t>Known Issues / Limitations With Design</w:t>
      </w:r>
    </w:p>
    <w:p w:rsidR="004A781C" w:rsidRDefault="00F141E2">
      <w:pPr>
        <w:numPr>
          <w:ilvl w:val="0"/>
          <w:numId w:val="6"/>
        </w:numPr>
      </w:pPr>
      <w:r>
        <w:t xml:space="preserve">INLINE functions defined in </w:t>
      </w:r>
      <w:proofErr w:type="spellStart"/>
      <w:r>
        <w:t>GlobalMacro.h</w:t>
      </w:r>
      <w:proofErr w:type="spellEnd"/>
      <w:r>
        <w:t xml:space="preserve">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p>
        </w:tc>
        <w:tc>
          <w:tcPr>
            <w:tcW w:w="1080" w:type="dxa"/>
          </w:tcPr>
          <w:p w:rsidR="004A781C" w:rsidRDefault="00121CA3" w:rsidP="006164E2">
            <w:pPr>
              <w:spacing w:before="60"/>
              <w:rPr>
                <w:rFonts w:ascii="Arial" w:hAnsi="Arial" w:cs="Arial"/>
                <w:sz w:val="16"/>
              </w:rPr>
            </w:pPr>
            <w:r>
              <w:rPr>
                <w:rFonts w:ascii="Arial" w:hAnsi="Arial" w:cs="Arial"/>
                <w:sz w:val="16"/>
              </w:rPr>
              <w:t>2</w:t>
            </w:r>
            <w:r w:rsidR="006164E2">
              <w:rPr>
                <w:rFonts w:ascii="Arial" w:hAnsi="Arial" w:cs="Arial"/>
                <w:sz w:val="16"/>
              </w:rPr>
              <w:t>4</w:t>
            </w:r>
            <w:r w:rsidR="00E043F3">
              <w:rPr>
                <w:rFonts w:ascii="Arial" w:hAnsi="Arial" w:cs="Arial"/>
                <w:sz w:val="16"/>
              </w:rPr>
              <w:t>-May-12</w:t>
            </w:r>
          </w:p>
        </w:tc>
        <w:tc>
          <w:tcPr>
            <w:tcW w:w="1105" w:type="dxa"/>
          </w:tcPr>
          <w:p w:rsidR="004A781C" w:rsidRDefault="00E043F3">
            <w:pPr>
              <w:spacing w:before="60"/>
              <w:rPr>
                <w:rFonts w:ascii="Arial" w:hAnsi="Arial" w:cs="Arial"/>
                <w:sz w:val="16"/>
              </w:rPr>
            </w:pPr>
            <w:r>
              <w:rPr>
                <w:rFonts w:ascii="Arial" w:hAnsi="Arial" w:cs="Arial"/>
                <w:sz w:val="16"/>
              </w:rPr>
              <w:t>OT</w:t>
            </w:r>
          </w:p>
        </w:tc>
      </w:tr>
      <w:tr w:rsidR="00961AF9">
        <w:tc>
          <w:tcPr>
            <w:tcW w:w="616" w:type="dxa"/>
          </w:tcPr>
          <w:p w:rsidR="00961AF9" w:rsidRDefault="00961AF9">
            <w:pPr>
              <w:spacing w:before="60"/>
              <w:rPr>
                <w:rFonts w:ascii="Arial" w:hAnsi="Arial" w:cs="Arial"/>
                <w:sz w:val="16"/>
              </w:rPr>
            </w:pPr>
            <w:r>
              <w:rPr>
                <w:rFonts w:ascii="Arial" w:hAnsi="Arial" w:cs="Arial"/>
                <w:sz w:val="16"/>
              </w:rPr>
              <w:t>2</w:t>
            </w:r>
          </w:p>
        </w:tc>
        <w:tc>
          <w:tcPr>
            <w:tcW w:w="662" w:type="dxa"/>
          </w:tcPr>
          <w:p w:rsidR="00961AF9" w:rsidRDefault="00961AF9">
            <w:pPr>
              <w:spacing w:before="60"/>
              <w:rPr>
                <w:rFonts w:ascii="Arial" w:hAnsi="Arial" w:cs="Arial"/>
                <w:sz w:val="16"/>
              </w:rPr>
            </w:pPr>
            <w:r>
              <w:rPr>
                <w:rFonts w:ascii="Arial" w:hAnsi="Arial" w:cs="Arial"/>
                <w:sz w:val="16"/>
              </w:rPr>
              <w:t>2.0</w:t>
            </w:r>
          </w:p>
        </w:tc>
        <w:tc>
          <w:tcPr>
            <w:tcW w:w="6210" w:type="dxa"/>
          </w:tcPr>
          <w:p w:rsidR="00961AF9" w:rsidRDefault="00961AF9">
            <w:pPr>
              <w:spacing w:before="60"/>
              <w:rPr>
                <w:rFonts w:ascii="Arial" w:hAnsi="Arial" w:cs="Arial"/>
                <w:sz w:val="16"/>
              </w:rPr>
            </w:pPr>
            <w:r>
              <w:rPr>
                <w:rFonts w:ascii="Arial" w:hAnsi="Arial" w:cs="Arial"/>
                <w:sz w:val="16"/>
              </w:rPr>
              <w:t>Fixed FPM type for calibration causing overflow</w:t>
            </w:r>
          </w:p>
        </w:tc>
        <w:tc>
          <w:tcPr>
            <w:tcW w:w="1080" w:type="dxa"/>
          </w:tcPr>
          <w:p w:rsidR="00961AF9" w:rsidRDefault="00961AF9" w:rsidP="006164E2">
            <w:pPr>
              <w:spacing w:before="60"/>
              <w:rPr>
                <w:rFonts w:ascii="Arial" w:hAnsi="Arial" w:cs="Arial"/>
                <w:sz w:val="16"/>
              </w:rPr>
            </w:pPr>
            <w:r>
              <w:rPr>
                <w:rFonts w:ascii="Arial" w:hAnsi="Arial" w:cs="Arial"/>
                <w:sz w:val="16"/>
              </w:rPr>
              <w:t>08-Jun-12</w:t>
            </w:r>
          </w:p>
        </w:tc>
        <w:tc>
          <w:tcPr>
            <w:tcW w:w="1105" w:type="dxa"/>
          </w:tcPr>
          <w:p w:rsidR="00961AF9" w:rsidRDefault="00961AF9">
            <w:pPr>
              <w:spacing w:before="60"/>
              <w:rPr>
                <w:rFonts w:ascii="Arial" w:hAnsi="Arial" w:cs="Arial"/>
                <w:sz w:val="16"/>
              </w:rPr>
            </w:pPr>
            <w:r>
              <w:rPr>
                <w:rFonts w:ascii="Arial" w:hAnsi="Arial" w:cs="Arial"/>
                <w:sz w:val="16"/>
              </w:rPr>
              <w:t>OT</w:t>
            </w:r>
          </w:p>
        </w:tc>
      </w:tr>
      <w:tr w:rsidR="00CD6F9F">
        <w:tc>
          <w:tcPr>
            <w:tcW w:w="616" w:type="dxa"/>
          </w:tcPr>
          <w:p w:rsidR="00CD6F9F" w:rsidRDefault="00CD6F9F">
            <w:pPr>
              <w:spacing w:before="60"/>
              <w:rPr>
                <w:rFonts w:ascii="Arial" w:hAnsi="Arial" w:cs="Arial"/>
                <w:sz w:val="16"/>
              </w:rPr>
            </w:pPr>
            <w:r>
              <w:rPr>
                <w:rFonts w:ascii="Arial" w:hAnsi="Arial" w:cs="Arial"/>
                <w:sz w:val="16"/>
              </w:rPr>
              <w:t>3</w:t>
            </w:r>
          </w:p>
        </w:tc>
        <w:tc>
          <w:tcPr>
            <w:tcW w:w="662" w:type="dxa"/>
          </w:tcPr>
          <w:p w:rsidR="00CD6F9F" w:rsidRDefault="00CD6F9F">
            <w:pPr>
              <w:spacing w:before="60"/>
              <w:rPr>
                <w:rFonts w:ascii="Arial" w:hAnsi="Arial" w:cs="Arial"/>
                <w:sz w:val="16"/>
              </w:rPr>
            </w:pPr>
            <w:r>
              <w:rPr>
                <w:rFonts w:ascii="Arial" w:hAnsi="Arial" w:cs="Arial"/>
                <w:sz w:val="16"/>
              </w:rPr>
              <w:t>3.0</w:t>
            </w:r>
          </w:p>
        </w:tc>
        <w:tc>
          <w:tcPr>
            <w:tcW w:w="6210" w:type="dxa"/>
          </w:tcPr>
          <w:p w:rsidR="00CD6F9F" w:rsidRDefault="00CD6F9F">
            <w:pPr>
              <w:spacing w:before="60"/>
              <w:rPr>
                <w:rFonts w:ascii="Arial" w:hAnsi="Arial" w:cs="Arial"/>
                <w:sz w:val="16"/>
              </w:rPr>
            </w:pPr>
            <w:r>
              <w:rPr>
                <w:rFonts w:ascii="Arial" w:hAnsi="Arial" w:cs="Arial"/>
                <w:sz w:val="16"/>
              </w:rPr>
              <w:t>Fixed anomaly 3399 and initialization issue</w:t>
            </w:r>
          </w:p>
        </w:tc>
        <w:tc>
          <w:tcPr>
            <w:tcW w:w="1080" w:type="dxa"/>
          </w:tcPr>
          <w:p w:rsidR="00CD6F9F" w:rsidRDefault="00CD6F9F" w:rsidP="006164E2">
            <w:pPr>
              <w:spacing w:before="60"/>
              <w:rPr>
                <w:rFonts w:ascii="Arial" w:hAnsi="Arial" w:cs="Arial"/>
                <w:sz w:val="16"/>
              </w:rPr>
            </w:pPr>
            <w:r>
              <w:rPr>
                <w:rFonts w:ascii="Arial" w:hAnsi="Arial" w:cs="Arial"/>
                <w:sz w:val="16"/>
              </w:rPr>
              <w:t>26-Jun-12</w:t>
            </w:r>
          </w:p>
        </w:tc>
        <w:tc>
          <w:tcPr>
            <w:tcW w:w="1105" w:type="dxa"/>
          </w:tcPr>
          <w:p w:rsidR="00CD6F9F" w:rsidRDefault="00CD6F9F">
            <w:pPr>
              <w:spacing w:before="60"/>
              <w:rPr>
                <w:rFonts w:ascii="Arial" w:hAnsi="Arial" w:cs="Arial"/>
                <w:sz w:val="16"/>
              </w:rPr>
            </w:pPr>
            <w:r>
              <w:rPr>
                <w:rFonts w:ascii="Arial" w:hAnsi="Arial" w:cs="Arial"/>
                <w:sz w:val="16"/>
              </w:rPr>
              <w:t>OT</w:t>
            </w:r>
          </w:p>
        </w:tc>
      </w:tr>
      <w:tr w:rsidR="0087403A">
        <w:tc>
          <w:tcPr>
            <w:tcW w:w="616" w:type="dxa"/>
          </w:tcPr>
          <w:p w:rsidR="0087403A" w:rsidRDefault="0087403A">
            <w:pPr>
              <w:spacing w:before="60"/>
              <w:rPr>
                <w:rFonts w:ascii="Arial" w:hAnsi="Arial" w:cs="Arial"/>
                <w:sz w:val="16"/>
              </w:rPr>
            </w:pPr>
            <w:r>
              <w:rPr>
                <w:rFonts w:ascii="Arial" w:hAnsi="Arial" w:cs="Arial"/>
                <w:sz w:val="16"/>
              </w:rPr>
              <w:t>4</w:t>
            </w:r>
          </w:p>
        </w:tc>
        <w:tc>
          <w:tcPr>
            <w:tcW w:w="662" w:type="dxa"/>
          </w:tcPr>
          <w:p w:rsidR="0087403A" w:rsidRDefault="0087403A">
            <w:pPr>
              <w:spacing w:before="60"/>
              <w:rPr>
                <w:rFonts w:ascii="Arial" w:hAnsi="Arial" w:cs="Arial"/>
                <w:sz w:val="16"/>
              </w:rPr>
            </w:pPr>
            <w:r>
              <w:rPr>
                <w:rFonts w:ascii="Arial" w:hAnsi="Arial" w:cs="Arial"/>
                <w:sz w:val="16"/>
              </w:rPr>
              <w:t>4.0</w:t>
            </w:r>
          </w:p>
        </w:tc>
        <w:tc>
          <w:tcPr>
            <w:tcW w:w="6210" w:type="dxa"/>
          </w:tcPr>
          <w:p w:rsidR="0087403A" w:rsidRDefault="002B6E7B">
            <w:pPr>
              <w:spacing w:before="60"/>
              <w:rPr>
                <w:rFonts w:ascii="Arial" w:hAnsi="Arial" w:cs="Arial"/>
                <w:sz w:val="16"/>
              </w:rPr>
            </w:pPr>
            <w:r>
              <w:rPr>
                <w:rFonts w:ascii="Arial" w:hAnsi="Arial" w:cs="Arial"/>
                <w:sz w:val="16"/>
              </w:rPr>
              <w:t>Fixed integration issues</w:t>
            </w:r>
          </w:p>
        </w:tc>
        <w:tc>
          <w:tcPr>
            <w:tcW w:w="1080" w:type="dxa"/>
          </w:tcPr>
          <w:p w:rsidR="0087403A" w:rsidRDefault="002B6E7B" w:rsidP="006164E2">
            <w:pPr>
              <w:spacing w:before="60"/>
              <w:rPr>
                <w:rFonts w:ascii="Arial" w:hAnsi="Arial" w:cs="Arial"/>
                <w:sz w:val="16"/>
              </w:rPr>
            </w:pPr>
            <w:r>
              <w:rPr>
                <w:rFonts w:ascii="Arial" w:hAnsi="Arial" w:cs="Arial"/>
                <w:sz w:val="16"/>
              </w:rPr>
              <w:t>24-Jul-12</w:t>
            </w:r>
          </w:p>
        </w:tc>
        <w:tc>
          <w:tcPr>
            <w:tcW w:w="1105" w:type="dxa"/>
          </w:tcPr>
          <w:p w:rsidR="0087403A" w:rsidRDefault="002B6E7B">
            <w:pPr>
              <w:spacing w:before="60"/>
              <w:rPr>
                <w:rFonts w:ascii="Arial" w:hAnsi="Arial" w:cs="Arial"/>
                <w:sz w:val="16"/>
              </w:rPr>
            </w:pPr>
            <w:r>
              <w:rPr>
                <w:rFonts w:ascii="Arial" w:hAnsi="Arial" w:cs="Arial"/>
                <w:sz w:val="16"/>
              </w:rPr>
              <w:t>OT</w:t>
            </w:r>
          </w:p>
        </w:tc>
      </w:tr>
      <w:tr w:rsidR="00AE40A0">
        <w:tc>
          <w:tcPr>
            <w:tcW w:w="616" w:type="dxa"/>
          </w:tcPr>
          <w:p w:rsidR="00AE40A0" w:rsidRDefault="00AE40A0">
            <w:pPr>
              <w:spacing w:before="60"/>
              <w:rPr>
                <w:rFonts w:ascii="Arial" w:hAnsi="Arial" w:cs="Arial"/>
                <w:sz w:val="16"/>
              </w:rPr>
            </w:pPr>
            <w:r>
              <w:rPr>
                <w:rFonts w:ascii="Arial" w:hAnsi="Arial" w:cs="Arial"/>
                <w:sz w:val="16"/>
              </w:rPr>
              <w:t>5</w:t>
            </w:r>
          </w:p>
        </w:tc>
        <w:tc>
          <w:tcPr>
            <w:tcW w:w="662" w:type="dxa"/>
          </w:tcPr>
          <w:p w:rsidR="00AE40A0" w:rsidRDefault="00AE40A0">
            <w:pPr>
              <w:spacing w:before="60"/>
              <w:rPr>
                <w:rFonts w:ascii="Arial" w:hAnsi="Arial" w:cs="Arial"/>
                <w:sz w:val="16"/>
              </w:rPr>
            </w:pPr>
            <w:r>
              <w:rPr>
                <w:rFonts w:ascii="Arial" w:hAnsi="Arial" w:cs="Arial"/>
                <w:sz w:val="16"/>
              </w:rPr>
              <w:t>5.0</w:t>
            </w:r>
          </w:p>
        </w:tc>
        <w:tc>
          <w:tcPr>
            <w:tcW w:w="6210" w:type="dxa"/>
          </w:tcPr>
          <w:p w:rsidR="00AE40A0" w:rsidRDefault="00AE40A0">
            <w:pPr>
              <w:spacing w:before="60"/>
              <w:rPr>
                <w:rFonts w:ascii="Arial" w:hAnsi="Arial" w:cs="Arial"/>
                <w:sz w:val="16"/>
              </w:rPr>
            </w:pPr>
            <w:r>
              <w:rPr>
                <w:rFonts w:ascii="Arial" w:hAnsi="Arial" w:cs="Arial"/>
                <w:sz w:val="16"/>
              </w:rPr>
              <w:t>Fixed UTP Issue</w:t>
            </w:r>
          </w:p>
        </w:tc>
        <w:tc>
          <w:tcPr>
            <w:tcW w:w="1080" w:type="dxa"/>
          </w:tcPr>
          <w:p w:rsidR="00AE40A0" w:rsidRDefault="00AE40A0" w:rsidP="006164E2">
            <w:pPr>
              <w:spacing w:before="60"/>
              <w:rPr>
                <w:rFonts w:ascii="Arial" w:hAnsi="Arial" w:cs="Arial"/>
                <w:sz w:val="16"/>
              </w:rPr>
            </w:pPr>
            <w:r>
              <w:rPr>
                <w:rFonts w:ascii="Arial" w:hAnsi="Arial" w:cs="Arial"/>
                <w:sz w:val="16"/>
              </w:rPr>
              <w:t>30-Jul-12</w:t>
            </w:r>
          </w:p>
        </w:tc>
        <w:tc>
          <w:tcPr>
            <w:tcW w:w="1105" w:type="dxa"/>
          </w:tcPr>
          <w:p w:rsidR="00AE40A0" w:rsidRDefault="00AE40A0">
            <w:pPr>
              <w:spacing w:before="60"/>
              <w:rPr>
                <w:rFonts w:ascii="Arial" w:hAnsi="Arial" w:cs="Arial"/>
                <w:sz w:val="16"/>
              </w:rPr>
            </w:pPr>
            <w:r>
              <w:rPr>
                <w:rFonts w:ascii="Arial" w:hAnsi="Arial" w:cs="Arial"/>
                <w:sz w:val="16"/>
              </w:rPr>
              <w:t>OT</w:t>
            </w:r>
          </w:p>
        </w:tc>
      </w:tr>
      <w:tr w:rsidR="00D62C06">
        <w:tc>
          <w:tcPr>
            <w:tcW w:w="616" w:type="dxa"/>
          </w:tcPr>
          <w:p w:rsidR="00D62C06" w:rsidRDefault="00D62C06">
            <w:pPr>
              <w:spacing w:before="60"/>
              <w:rPr>
                <w:rFonts w:ascii="Arial" w:hAnsi="Arial" w:cs="Arial"/>
                <w:sz w:val="16"/>
              </w:rPr>
            </w:pPr>
            <w:r>
              <w:rPr>
                <w:rFonts w:ascii="Arial" w:hAnsi="Arial" w:cs="Arial"/>
                <w:sz w:val="16"/>
              </w:rPr>
              <w:t>6</w:t>
            </w:r>
          </w:p>
        </w:tc>
        <w:tc>
          <w:tcPr>
            <w:tcW w:w="662" w:type="dxa"/>
          </w:tcPr>
          <w:p w:rsidR="00D62C06" w:rsidRDefault="00D62C06">
            <w:pPr>
              <w:spacing w:before="60"/>
              <w:rPr>
                <w:rFonts w:ascii="Arial" w:hAnsi="Arial" w:cs="Arial"/>
                <w:sz w:val="16"/>
              </w:rPr>
            </w:pPr>
            <w:r>
              <w:rPr>
                <w:rFonts w:ascii="Arial" w:hAnsi="Arial" w:cs="Arial"/>
                <w:sz w:val="16"/>
              </w:rPr>
              <w:t>6.0</w:t>
            </w:r>
          </w:p>
        </w:tc>
        <w:tc>
          <w:tcPr>
            <w:tcW w:w="6210" w:type="dxa"/>
          </w:tcPr>
          <w:p w:rsidR="00D62C06" w:rsidRDefault="00D62C06">
            <w:pPr>
              <w:spacing w:before="60"/>
              <w:rPr>
                <w:rFonts w:ascii="Arial" w:hAnsi="Arial" w:cs="Arial"/>
                <w:sz w:val="16"/>
              </w:rPr>
            </w:pPr>
            <w:r>
              <w:rPr>
                <w:rFonts w:ascii="Arial" w:hAnsi="Arial" w:cs="Arial"/>
                <w:sz w:val="16"/>
              </w:rPr>
              <w:t>Updated to SF-07 version 002</w:t>
            </w:r>
          </w:p>
        </w:tc>
        <w:tc>
          <w:tcPr>
            <w:tcW w:w="1080" w:type="dxa"/>
          </w:tcPr>
          <w:p w:rsidR="00D62C06" w:rsidRDefault="00D62C06" w:rsidP="006164E2">
            <w:pPr>
              <w:spacing w:before="60"/>
              <w:rPr>
                <w:rFonts w:ascii="Arial" w:hAnsi="Arial" w:cs="Arial"/>
                <w:sz w:val="16"/>
              </w:rPr>
            </w:pPr>
            <w:r>
              <w:rPr>
                <w:rFonts w:ascii="Arial" w:hAnsi="Arial" w:cs="Arial"/>
                <w:sz w:val="16"/>
              </w:rPr>
              <w:t>13-Sep-12</w:t>
            </w:r>
          </w:p>
        </w:tc>
        <w:tc>
          <w:tcPr>
            <w:tcW w:w="1105" w:type="dxa"/>
          </w:tcPr>
          <w:p w:rsidR="00D62C06" w:rsidRDefault="00D62C06">
            <w:pPr>
              <w:spacing w:before="60"/>
              <w:rPr>
                <w:rFonts w:ascii="Arial" w:hAnsi="Arial" w:cs="Arial"/>
                <w:sz w:val="16"/>
              </w:rPr>
            </w:pPr>
            <w:r>
              <w:rPr>
                <w:rFonts w:ascii="Arial" w:hAnsi="Arial" w:cs="Arial"/>
                <w:sz w:val="16"/>
              </w:rPr>
              <w:t>JWJ</w:t>
            </w:r>
          </w:p>
        </w:tc>
      </w:tr>
      <w:tr w:rsidR="006D69C1">
        <w:tc>
          <w:tcPr>
            <w:tcW w:w="616" w:type="dxa"/>
          </w:tcPr>
          <w:p w:rsidR="006D69C1" w:rsidRDefault="006D69C1">
            <w:pPr>
              <w:spacing w:before="60"/>
              <w:rPr>
                <w:rFonts w:ascii="Arial" w:hAnsi="Arial" w:cs="Arial"/>
                <w:sz w:val="16"/>
              </w:rPr>
            </w:pPr>
            <w:r>
              <w:rPr>
                <w:rFonts w:ascii="Arial" w:hAnsi="Arial" w:cs="Arial"/>
                <w:sz w:val="16"/>
              </w:rPr>
              <w:t>7</w:t>
            </w:r>
          </w:p>
        </w:tc>
        <w:tc>
          <w:tcPr>
            <w:tcW w:w="662" w:type="dxa"/>
          </w:tcPr>
          <w:p w:rsidR="006D69C1" w:rsidRDefault="006D69C1">
            <w:pPr>
              <w:spacing w:before="60"/>
              <w:rPr>
                <w:rFonts w:ascii="Arial" w:hAnsi="Arial" w:cs="Arial"/>
                <w:sz w:val="16"/>
              </w:rPr>
            </w:pPr>
            <w:r>
              <w:rPr>
                <w:rFonts w:ascii="Arial" w:hAnsi="Arial" w:cs="Arial"/>
                <w:sz w:val="16"/>
              </w:rPr>
              <w:t>7.0</w:t>
            </w:r>
          </w:p>
        </w:tc>
        <w:tc>
          <w:tcPr>
            <w:tcW w:w="6210" w:type="dxa"/>
          </w:tcPr>
          <w:p w:rsidR="006D69C1" w:rsidRDefault="006D69C1">
            <w:pPr>
              <w:spacing w:before="60"/>
              <w:rPr>
                <w:rFonts w:ascii="Arial" w:hAnsi="Arial" w:cs="Arial"/>
                <w:sz w:val="16"/>
              </w:rPr>
            </w:pPr>
            <w:r>
              <w:rPr>
                <w:rFonts w:ascii="Arial" w:hAnsi="Arial" w:cs="Arial"/>
                <w:sz w:val="16"/>
              </w:rPr>
              <w:t>Added watchdog checkpoints</w:t>
            </w:r>
          </w:p>
        </w:tc>
        <w:tc>
          <w:tcPr>
            <w:tcW w:w="1080" w:type="dxa"/>
          </w:tcPr>
          <w:p w:rsidR="006D69C1" w:rsidRDefault="006D69C1" w:rsidP="006164E2">
            <w:pPr>
              <w:spacing w:before="60"/>
              <w:rPr>
                <w:rFonts w:ascii="Arial" w:hAnsi="Arial" w:cs="Arial"/>
                <w:sz w:val="16"/>
              </w:rPr>
            </w:pPr>
            <w:r>
              <w:rPr>
                <w:rFonts w:ascii="Arial" w:hAnsi="Arial" w:cs="Arial"/>
                <w:sz w:val="16"/>
              </w:rPr>
              <w:t>24-Sept-12</w:t>
            </w:r>
          </w:p>
        </w:tc>
        <w:tc>
          <w:tcPr>
            <w:tcW w:w="1105" w:type="dxa"/>
          </w:tcPr>
          <w:p w:rsidR="006D69C1" w:rsidRDefault="006D69C1">
            <w:pPr>
              <w:spacing w:before="60"/>
              <w:rPr>
                <w:rFonts w:ascii="Arial" w:hAnsi="Arial" w:cs="Arial"/>
                <w:sz w:val="16"/>
              </w:rPr>
            </w:pPr>
            <w:r>
              <w:rPr>
                <w:rFonts w:ascii="Arial" w:hAnsi="Arial" w:cs="Arial"/>
                <w:sz w:val="16"/>
              </w:rPr>
              <w:t>BWL</w:t>
            </w:r>
          </w:p>
        </w:tc>
      </w:tr>
      <w:tr w:rsidR="004D746F">
        <w:tc>
          <w:tcPr>
            <w:tcW w:w="616" w:type="dxa"/>
          </w:tcPr>
          <w:p w:rsidR="004D746F" w:rsidRDefault="004D746F">
            <w:pPr>
              <w:spacing w:before="60"/>
              <w:rPr>
                <w:rFonts w:ascii="Arial" w:hAnsi="Arial" w:cs="Arial"/>
                <w:sz w:val="16"/>
              </w:rPr>
            </w:pPr>
            <w:r>
              <w:rPr>
                <w:rFonts w:ascii="Arial" w:hAnsi="Arial" w:cs="Arial"/>
                <w:sz w:val="16"/>
              </w:rPr>
              <w:t>8</w:t>
            </w:r>
          </w:p>
        </w:tc>
        <w:tc>
          <w:tcPr>
            <w:tcW w:w="662" w:type="dxa"/>
          </w:tcPr>
          <w:p w:rsidR="004D746F" w:rsidRDefault="004D746F">
            <w:pPr>
              <w:spacing w:before="60"/>
              <w:rPr>
                <w:rFonts w:ascii="Arial" w:hAnsi="Arial" w:cs="Arial"/>
                <w:sz w:val="16"/>
              </w:rPr>
            </w:pPr>
            <w:r>
              <w:rPr>
                <w:rFonts w:ascii="Arial" w:hAnsi="Arial" w:cs="Arial"/>
                <w:sz w:val="16"/>
              </w:rPr>
              <w:t>8.0</w:t>
            </w:r>
          </w:p>
        </w:tc>
        <w:tc>
          <w:tcPr>
            <w:tcW w:w="6210" w:type="dxa"/>
          </w:tcPr>
          <w:p w:rsidR="004D746F" w:rsidRDefault="004D746F">
            <w:pPr>
              <w:spacing w:before="60"/>
              <w:rPr>
                <w:rFonts w:ascii="Arial" w:hAnsi="Arial" w:cs="Arial"/>
                <w:sz w:val="16"/>
              </w:rPr>
            </w:pPr>
            <w:r>
              <w:rPr>
                <w:rFonts w:ascii="Arial" w:hAnsi="Arial" w:cs="Arial"/>
                <w:sz w:val="16"/>
              </w:rPr>
              <w:t>Corrected code typographical mismatches</w:t>
            </w:r>
            <w:r w:rsidR="00EF55D1">
              <w:rPr>
                <w:rFonts w:ascii="Arial" w:hAnsi="Arial" w:cs="Arial"/>
                <w:sz w:val="16"/>
              </w:rPr>
              <w:t xml:space="preserve"> and corrected anomaly 3872</w:t>
            </w:r>
          </w:p>
        </w:tc>
        <w:tc>
          <w:tcPr>
            <w:tcW w:w="1080" w:type="dxa"/>
          </w:tcPr>
          <w:p w:rsidR="004D746F" w:rsidRDefault="004D746F" w:rsidP="006164E2">
            <w:pPr>
              <w:spacing w:before="60"/>
              <w:rPr>
                <w:rFonts w:ascii="Arial" w:hAnsi="Arial" w:cs="Arial"/>
                <w:sz w:val="16"/>
              </w:rPr>
            </w:pPr>
            <w:r>
              <w:rPr>
                <w:rFonts w:ascii="Arial" w:hAnsi="Arial" w:cs="Arial"/>
                <w:sz w:val="16"/>
              </w:rPr>
              <w:t>27-Sep-12</w:t>
            </w:r>
          </w:p>
        </w:tc>
        <w:tc>
          <w:tcPr>
            <w:tcW w:w="1105" w:type="dxa"/>
          </w:tcPr>
          <w:p w:rsidR="004D746F" w:rsidRDefault="004D746F">
            <w:pPr>
              <w:spacing w:before="60"/>
              <w:rPr>
                <w:rFonts w:ascii="Arial" w:hAnsi="Arial" w:cs="Arial"/>
                <w:sz w:val="16"/>
              </w:rPr>
            </w:pPr>
            <w:r>
              <w:rPr>
                <w:rFonts w:ascii="Arial" w:hAnsi="Arial" w:cs="Arial"/>
                <w:sz w:val="16"/>
              </w:rPr>
              <w:t>JWJ</w:t>
            </w:r>
          </w:p>
        </w:tc>
      </w:tr>
      <w:tr w:rsidR="00EC2B8F">
        <w:tc>
          <w:tcPr>
            <w:tcW w:w="616" w:type="dxa"/>
          </w:tcPr>
          <w:p w:rsidR="00EC2B8F" w:rsidRDefault="00EC2B8F">
            <w:pPr>
              <w:spacing w:before="60"/>
              <w:rPr>
                <w:rFonts w:ascii="Arial" w:hAnsi="Arial" w:cs="Arial"/>
                <w:sz w:val="16"/>
              </w:rPr>
            </w:pPr>
            <w:r>
              <w:rPr>
                <w:rFonts w:ascii="Arial" w:hAnsi="Arial" w:cs="Arial"/>
                <w:sz w:val="16"/>
              </w:rPr>
              <w:t>9</w:t>
            </w:r>
          </w:p>
        </w:tc>
        <w:tc>
          <w:tcPr>
            <w:tcW w:w="662" w:type="dxa"/>
          </w:tcPr>
          <w:p w:rsidR="00EC2B8F" w:rsidRDefault="00EC2B8F">
            <w:pPr>
              <w:spacing w:before="60"/>
              <w:rPr>
                <w:rFonts w:ascii="Arial" w:hAnsi="Arial" w:cs="Arial"/>
                <w:sz w:val="16"/>
              </w:rPr>
            </w:pPr>
            <w:r>
              <w:rPr>
                <w:rFonts w:ascii="Arial" w:hAnsi="Arial" w:cs="Arial"/>
                <w:sz w:val="16"/>
              </w:rPr>
              <w:t>9.0</w:t>
            </w:r>
          </w:p>
        </w:tc>
        <w:tc>
          <w:tcPr>
            <w:tcW w:w="6210" w:type="dxa"/>
          </w:tcPr>
          <w:p w:rsidR="00EC2B8F" w:rsidRDefault="00EC2B8F">
            <w:pPr>
              <w:spacing w:before="60"/>
              <w:rPr>
                <w:rFonts w:ascii="Arial" w:hAnsi="Arial" w:cs="Arial"/>
                <w:sz w:val="16"/>
              </w:rPr>
            </w:pPr>
            <w:r>
              <w:rPr>
                <w:rFonts w:ascii="Arial" w:hAnsi="Arial" w:cs="Arial"/>
                <w:sz w:val="16"/>
              </w:rPr>
              <w:t xml:space="preserve">Added </w:t>
            </w:r>
            <w:proofErr w:type="spellStart"/>
            <w:r>
              <w:rPr>
                <w:rFonts w:ascii="Arial" w:hAnsi="Arial" w:cs="Arial"/>
                <w:sz w:val="16"/>
              </w:rPr>
              <w:t>SCom</w:t>
            </w:r>
            <w:proofErr w:type="spellEnd"/>
            <w:r>
              <w:rPr>
                <w:rFonts w:ascii="Arial" w:hAnsi="Arial" w:cs="Arial"/>
                <w:sz w:val="16"/>
              </w:rPr>
              <w:t xml:space="preserve"> get functions to return written values</w:t>
            </w:r>
          </w:p>
        </w:tc>
        <w:tc>
          <w:tcPr>
            <w:tcW w:w="1080" w:type="dxa"/>
          </w:tcPr>
          <w:p w:rsidR="00EC2B8F" w:rsidRDefault="007408C9" w:rsidP="006164E2">
            <w:pPr>
              <w:spacing w:before="60"/>
              <w:rPr>
                <w:rFonts w:ascii="Arial" w:hAnsi="Arial" w:cs="Arial"/>
                <w:sz w:val="16"/>
              </w:rPr>
            </w:pPr>
            <w:r>
              <w:rPr>
                <w:rFonts w:ascii="Arial" w:hAnsi="Arial" w:cs="Arial"/>
                <w:sz w:val="16"/>
              </w:rPr>
              <w:t>24-Oct-12</w:t>
            </w:r>
          </w:p>
        </w:tc>
        <w:tc>
          <w:tcPr>
            <w:tcW w:w="1105" w:type="dxa"/>
          </w:tcPr>
          <w:p w:rsidR="00EC2B8F" w:rsidRDefault="007408C9">
            <w:pPr>
              <w:spacing w:before="60"/>
              <w:rPr>
                <w:rFonts w:ascii="Arial" w:hAnsi="Arial" w:cs="Arial"/>
                <w:sz w:val="16"/>
              </w:rPr>
            </w:pPr>
            <w:r>
              <w:rPr>
                <w:rFonts w:ascii="Arial" w:hAnsi="Arial" w:cs="Arial"/>
                <w:sz w:val="16"/>
              </w:rPr>
              <w:t>JWJ</w:t>
            </w:r>
          </w:p>
        </w:tc>
      </w:tr>
      <w:tr w:rsidR="00845C95">
        <w:tc>
          <w:tcPr>
            <w:tcW w:w="616" w:type="dxa"/>
          </w:tcPr>
          <w:p w:rsidR="00845C95" w:rsidRDefault="00845C95">
            <w:pPr>
              <w:spacing w:before="60"/>
              <w:rPr>
                <w:rFonts w:ascii="Arial" w:hAnsi="Arial" w:cs="Arial"/>
                <w:sz w:val="16"/>
              </w:rPr>
            </w:pPr>
            <w:r>
              <w:rPr>
                <w:rFonts w:ascii="Arial" w:hAnsi="Arial" w:cs="Arial"/>
                <w:sz w:val="16"/>
              </w:rPr>
              <w:t>10</w:t>
            </w:r>
          </w:p>
        </w:tc>
        <w:tc>
          <w:tcPr>
            <w:tcW w:w="662" w:type="dxa"/>
          </w:tcPr>
          <w:p w:rsidR="00845C95" w:rsidRDefault="00845C95">
            <w:pPr>
              <w:spacing w:before="60"/>
              <w:rPr>
                <w:rFonts w:ascii="Arial" w:hAnsi="Arial" w:cs="Arial"/>
                <w:sz w:val="16"/>
              </w:rPr>
            </w:pPr>
            <w:r>
              <w:rPr>
                <w:rFonts w:ascii="Arial" w:hAnsi="Arial" w:cs="Arial"/>
                <w:sz w:val="16"/>
              </w:rPr>
              <w:t>10.0</w:t>
            </w:r>
          </w:p>
        </w:tc>
        <w:tc>
          <w:tcPr>
            <w:tcW w:w="6210" w:type="dxa"/>
          </w:tcPr>
          <w:p w:rsidR="00845C95" w:rsidRDefault="00845C95">
            <w:pPr>
              <w:spacing w:before="60"/>
              <w:rPr>
                <w:rFonts w:ascii="Arial" w:hAnsi="Arial" w:cs="Arial"/>
                <w:sz w:val="16"/>
              </w:rPr>
            </w:pPr>
            <w:r>
              <w:rPr>
                <w:rFonts w:ascii="Arial" w:hAnsi="Arial" w:cs="Arial"/>
                <w:sz w:val="16"/>
              </w:rPr>
              <w:t>Updated MDD for UTP Catchups</w:t>
            </w:r>
          </w:p>
        </w:tc>
        <w:tc>
          <w:tcPr>
            <w:tcW w:w="1080" w:type="dxa"/>
          </w:tcPr>
          <w:p w:rsidR="00845C95" w:rsidRDefault="00845C95" w:rsidP="006164E2">
            <w:pPr>
              <w:spacing w:before="60"/>
              <w:rPr>
                <w:rFonts w:ascii="Arial" w:hAnsi="Arial" w:cs="Arial"/>
                <w:sz w:val="16"/>
              </w:rPr>
            </w:pPr>
            <w:r>
              <w:rPr>
                <w:rFonts w:ascii="Arial" w:hAnsi="Arial" w:cs="Arial"/>
                <w:sz w:val="16"/>
              </w:rPr>
              <w:t>28-Jan-13</w:t>
            </w:r>
          </w:p>
        </w:tc>
        <w:tc>
          <w:tcPr>
            <w:tcW w:w="1105" w:type="dxa"/>
          </w:tcPr>
          <w:p w:rsidR="00845C95" w:rsidRDefault="00845C95">
            <w:pPr>
              <w:spacing w:before="60"/>
              <w:rPr>
                <w:rFonts w:ascii="Arial" w:hAnsi="Arial" w:cs="Arial"/>
                <w:sz w:val="16"/>
              </w:rPr>
            </w:pPr>
            <w:r>
              <w:rPr>
                <w:rFonts w:ascii="Arial" w:hAnsi="Arial" w:cs="Arial"/>
                <w:sz w:val="16"/>
              </w:rPr>
              <w:t>NRAR</w:t>
            </w:r>
          </w:p>
        </w:tc>
      </w:tr>
      <w:tr w:rsidR="00790933">
        <w:tc>
          <w:tcPr>
            <w:tcW w:w="616" w:type="dxa"/>
          </w:tcPr>
          <w:p w:rsidR="00790933" w:rsidRDefault="00790933">
            <w:pPr>
              <w:spacing w:before="60"/>
              <w:rPr>
                <w:rFonts w:ascii="Arial" w:hAnsi="Arial" w:cs="Arial"/>
                <w:sz w:val="16"/>
              </w:rPr>
            </w:pPr>
            <w:r>
              <w:rPr>
                <w:rFonts w:ascii="Arial" w:hAnsi="Arial" w:cs="Arial"/>
                <w:sz w:val="16"/>
              </w:rPr>
              <w:t>11</w:t>
            </w:r>
          </w:p>
        </w:tc>
        <w:tc>
          <w:tcPr>
            <w:tcW w:w="662" w:type="dxa"/>
          </w:tcPr>
          <w:p w:rsidR="00790933" w:rsidRDefault="00790933">
            <w:pPr>
              <w:spacing w:before="60"/>
              <w:rPr>
                <w:rFonts w:ascii="Arial" w:hAnsi="Arial" w:cs="Arial"/>
                <w:sz w:val="16"/>
              </w:rPr>
            </w:pPr>
            <w:r>
              <w:rPr>
                <w:rFonts w:ascii="Arial" w:hAnsi="Arial" w:cs="Arial"/>
                <w:sz w:val="16"/>
              </w:rPr>
              <w:t>11.0</w:t>
            </w:r>
          </w:p>
        </w:tc>
        <w:tc>
          <w:tcPr>
            <w:tcW w:w="6210" w:type="dxa"/>
          </w:tcPr>
          <w:p w:rsidR="00790933" w:rsidRDefault="00790933">
            <w:pPr>
              <w:spacing w:before="60"/>
              <w:rPr>
                <w:rFonts w:ascii="Arial" w:hAnsi="Arial" w:cs="Arial"/>
                <w:sz w:val="16"/>
              </w:rPr>
            </w:pPr>
            <w:r w:rsidRPr="00790933">
              <w:rPr>
                <w:rFonts w:ascii="Arial" w:hAnsi="Arial" w:cs="Arial"/>
                <w:sz w:val="16"/>
              </w:rPr>
              <w:t xml:space="preserve">Set </w:t>
            </w:r>
            <w:proofErr w:type="spellStart"/>
            <w:r w:rsidRPr="00790933">
              <w:rPr>
                <w:rFonts w:ascii="Arial" w:hAnsi="Arial" w:cs="Arial"/>
                <w:sz w:val="16"/>
              </w:rPr>
              <w:t>PrevOpMode</w:t>
            </w:r>
            <w:proofErr w:type="spellEnd"/>
            <w:r w:rsidRPr="00790933">
              <w:rPr>
                <w:rFonts w:ascii="Arial" w:hAnsi="Arial" w:cs="Arial"/>
                <w:sz w:val="16"/>
              </w:rPr>
              <w:t xml:space="preserve"> in </w:t>
            </w:r>
            <w:proofErr w:type="spellStart"/>
            <w:r w:rsidRPr="00790933">
              <w:rPr>
                <w:rFonts w:ascii="Arial" w:hAnsi="Arial" w:cs="Arial"/>
                <w:sz w:val="16"/>
              </w:rPr>
              <w:t>SetSelect</w:t>
            </w:r>
            <w:proofErr w:type="spellEnd"/>
            <w:r w:rsidRPr="00790933">
              <w:rPr>
                <w:rFonts w:ascii="Arial" w:hAnsi="Arial" w:cs="Arial"/>
                <w:sz w:val="16"/>
              </w:rPr>
              <w:t xml:space="preserve"> per </w:t>
            </w:r>
            <w:proofErr w:type="spellStart"/>
            <w:r w:rsidRPr="00790933">
              <w:rPr>
                <w:rFonts w:ascii="Arial" w:hAnsi="Arial" w:cs="Arial"/>
                <w:sz w:val="16"/>
              </w:rPr>
              <w:t>anom</w:t>
            </w:r>
            <w:proofErr w:type="spellEnd"/>
            <w:r w:rsidRPr="00790933">
              <w:rPr>
                <w:rFonts w:ascii="Arial" w:hAnsi="Arial" w:cs="Arial"/>
                <w:sz w:val="16"/>
              </w:rPr>
              <w:t xml:space="preserve"> 4679</w:t>
            </w:r>
          </w:p>
        </w:tc>
        <w:tc>
          <w:tcPr>
            <w:tcW w:w="1080" w:type="dxa"/>
          </w:tcPr>
          <w:p w:rsidR="00790933" w:rsidRDefault="00790933" w:rsidP="006164E2">
            <w:pPr>
              <w:spacing w:before="60"/>
              <w:rPr>
                <w:rFonts w:ascii="Arial" w:hAnsi="Arial" w:cs="Arial"/>
                <w:sz w:val="16"/>
              </w:rPr>
            </w:pPr>
            <w:r>
              <w:rPr>
                <w:rFonts w:ascii="Arial" w:hAnsi="Arial" w:cs="Arial"/>
                <w:sz w:val="16"/>
              </w:rPr>
              <w:t>08-July-13</w:t>
            </w:r>
          </w:p>
        </w:tc>
        <w:tc>
          <w:tcPr>
            <w:tcW w:w="1105" w:type="dxa"/>
          </w:tcPr>
          <w:p w:rsidR="00790933" w:rsidRDefault="00790933">
            <w:pPr>
              <w:spacing w:before="60"/>
              <w:rPr>
                <w:rFonts w:ascii="Arial" w:hAnsi="Arial" w:cs="Arial"/>
                <w:sz w:val="16"/>
              </w:rPr>
            </w:pPr>
            <w:r>
              <w:rPr>
                <w:rFonts w:ascii="Arial" w:hAnsi="Arial" w:cs="Arial"/>
                <w:sz w:val="16"/>
              </w:rPr>
              <w:t>BWL</w:t>
            </w:r>
          </w:p>
        </w:tc>
      </w:tr>
      <w:tr w:rsidR="009719AB">
        <w:tc>
          <w:tcPr>
            <w:tcW w:w="616" w:type="dxa"/>
          </w:tcPr>
          <w:p w:rsidR="009719AB" w:rsidRDefault="009719AB">
            <w:pPr>
              <w:spacing w:before="60"/>
              <w:rPr>
                <w:rFonts w:ascii="Arial" w:hAnsi="Arial" w:cs="Arial"/>
                <w:sz w:val="16"/>
              </w:rPr>
            </w:pPr>
            <w:r>
              <w:rPr>
                <w:rFonts w:ascii="Arial" w:hAnsi="Arial" w:cs="Arial"/>
                <w:sz w:val="16"/>
              </w:rPr>
              <w:t>12</w:t>
            </w:r>
          </w:p>
        </w:tc>
        <w:tc>
          <w:tcPr>
            <w:tcW w:w="662" w:type="dxa"/>
          </w:tcPr>
          <w:p w:rsidR="009719AB" w:rsidRDefault="009719AB">
            <w:pPr>
              <w:spacing w:before="60"/>
              <w:rPr>
                <w:rFonts w:ascii="Arial" w:hAnsi="Arial" w:cs="Arial"/>
                <w:sz w:val="16"/>
              </w:rPr>
            </w:pPr>
            <w:r>
              <w:rPr>
                <w:rFonts w:ascii="Arial" w:hAnsi="Arial" w:cs="Arial"/>
                <w:sz w:val="16"/>
              </w:rPr>
              <w:t>12.0</w:t>
            </w:r>
          </w:p>
        </w:tc>
        <w:tc>
          <w:tcPr>
            <w:tcW w:w="6210" w:type="dxa"/>
          </w:tcPr>
          <w:p w:rsidR="009719AB" w:rsidRPr="00790933" w:rsidRDefault="009719AB">
            <w:pPr>
              <w:spacing w:before="60"/>
              <w:rPr>
                <w:rFonts w:ascii="Arial" w:hAnsi="Arial" w:cs="Arial"/>
                <w:sz w:val="16"/>
              </w:rPr>
            </w:pPr>
            <w:r>
              <w:rPr>
                <w:rFonts w:ascii="Arial" w:hAnsi="Arial" w:cs="Arial"/>
                <w:sz w:val="16"/>
              </w:rPr>
              <w:t>Updated to SF-07 version 003</w:t>
            </w:r>
          </w:p>
        </w:tc>
        <w:tc>
          <w:tcPr>
            <w:tcW w:w="1080" w:type="dxa"/>
          </w:tcPr>
          <w:p w:rsidR="009719AB" w:rsidRDefault="009719AB" w:rsidP="006164E2">
            <w:pPr>
              <w:spacing w:before="60"/>
              <w:rPr>
                <w:rFonts w:ascii="Arial" w:hAnsi="Arial" w:cs="Arial"/>
                <w:sz w:val="16"/>
              </w:rPr>
            </w:pPr>
            <w:r>
              <w:rPr>
                <w:rFonts w:ascii="Arial" w:hAnsi="Arial" w:cs="Arial"/>
                <w:sz w:val="16"/>
              </w:rPr>
              <w:t>25-Oct-13</w:t>
            </w:r>
          </w:p>
        </w:tc>
        <w:tc>
          <w:tcPr>
            <w:tcW w:w="1105" w:type="dxa"/>
          </w:tcPr>
          <w:p w:rsidR="009719AB" w:rsidRDefault="009719AB">
            <w:pPr>
              <w:spacing w:before="60"/>
              <w:rPr>
                <w:rFonts w:ascii="Arial" w:hAnsi="Arial" w:cs="Arial"/>
                <w:sz w:val="16"/>
              </w:rPr>
            </w:pPr>
            <w:r>
              <w:rPr>
                <w:rFonts w:ascii="Arial" w:hAnsi="Arial" w:cs="Arial"/>
                <w:sz w:val="16"/>
              </w:rPr>
              <w:t>VK</w:t>
            </w:r>
          </w:p>
        </w:tc>
      </w:tr>
      <w:tr w:rsidR="00183AF9">
        <w:tc>
          <w:tcPr>
            <w:tcW w:w="616" w:type="dxa"/>
          </w:tcPr>
          <w:p w:rsidR="00183AF9" w:rsidRDefault="00183AF9">
            <w:pPr>
              <w:spacing w:before="60"/>
              <w:rPr>
                <w:rFonts w:ascii="Arial" w:hAnsi="Arial" w:cs="Arial"/>
                <w:sz w:val="16"/>
              </w:rPr>
            </w:pPr>
            <w:r>
              <w:rPr>
                <w:rFonts w:ascii="Arial" w:hAnsi="Arial" w:cs="Arial"/>
                <w:sz w:val="16"/>
              </w:rPr>
              <w:t>13</w:t>
            </w:r>
          </w:p>
        </w:tc>
        <w:tc>
          <w:tcPr>
            <w:tcW w:w="662" w:type="dxa"/>
          </w:tcPr>
          <w:p w:rsidR="00183AF9" w:rsidRDefault="00183AF9">
            <w:pPr>
              <w:spacing w:before="60"/>
              <w:rPr>
                <w:rFonts w:ascii="Arial" w:hAnsi="Arial" w:cs="Arial"/>
                <w:sz w:val="16"/>
              </w:rPr>
            </w:pPr>
            <w:r>
              <w:rPr>
                <w:rFonts w:ascii="Arial" w:hAnsi="Arial" w:cs="Arial"/>
                <w:sz w:val="16"/>
              </w:rPr>
              <w:t>13.0</w:t>
            </w:r>
          </w:p>
        </w:tc>
        <w:tc>
          <w:tcPr>
            <w:tcW w:w="6210" w:type="dxa"/>
          </w:tcPr>
          <w:p w:rsidR="00183AF9" w:rsidRDefault="00183AF9">
            <w:pPr>
              <w:spacing w:before="60"/>
              <w:rPr>
                <w:rFonts w:ascii="Arial" w:hAnsi="Arial" w:cs="Arial"/>
                <w:sz w:val="16"/>
              </w:rPr>
            </w:pPr>
            <w:r>
              <w:rPr>
                <w:rFonts w:ascii="Arial" w:hAnsi="Arial" w:cs="Arial"/>
                <w:sz w:val="16"/>
              </w:rPr>
              <w:t xml:space="preserve">Anomaly </w:t>
            </w:r>
            <w:r w:rsidRPr="0042114A">
              <w:rPr>
                <w:rFonts w:ascii="Arial" w:hAnsi="Arial" w:cs="Arial"/>
                <w:sz w:val="16"/>
              </w:rPr>
              <w:t>4634</w:t>
            </w:r>
          </w:p>
        </w:tc>
        <w:tc>
          <w:tcPr>
            <w:tcW w:w="1080" w:type="dxa"/>
          </w:tcPr>
          <w:p w:rsidR="00183AF9" w:rsidRDefault="00183AF9" w:rsidP="006164E2">
            <w:pPr>
              <w:spacing w:before="60"/>
              <w:rPr>
                <w:rFonts w:ascii="Arial" w:hAnsi="Arial" w:cs="Arial"/>
                <w:sz w:val="16"/>
              </w:rPr>
            </w:pPr>
            <w:r>
              <w:rPr>
                <w:rFonts w:ascii="Arial" w:hAnsi="Arial" w:cs="Arial"/>
                <w:sz w:val="16"/>
              </w:rPr>
              <w:t>10-Dec-13</w:t>
            </w:r>
          </w:p>
        </w:tc>
        <w:tc>
          <w:tcPr>
            <w:tcW w:w="1105" w:type="dxa"/>
          </w:tcPr>
          <w:p w:rsidR="00183AF9" w:rsidRDefault="00183AF9">
            <w:pPr>
              <w:spacing w:before="60"/>
              <w:rPr>
                <w:rFonts w:ascii="Arial" w:hAnsi="Arial" w:cs="Arial"/>
                <w:sz w:val="16"/>
              </w:rPr>
            </w:pPr>
            <w:r>
              <w:rPr>
                <w:rFonts w:ascii="Arial" w:hAnsi="Arial" w:cs="Arial"/>
                <w:sz w:val="16"/>
              </w:rPr>
              <w:t>RM</w:t>
            </w:r>
          </w:p>
        </w:tc>
      </w:tr>
      <w:tr w:rsidR="00F56C14">
        <w:tc>
          <w:tcPr>
            <w:tcW w:w="616" w:type="dxa"/>
          </w:tcPr>
          <w:p w:rsidR="00F56C14" w:rsidRDefault="00F56C14">
            <w:pPr>
              <w:spacing w:before="60"/>
              <w:rPr>
                <w:rFonts w:ascii="Arial" w:hAnsi="Arial" w:cs="Arial"/>
                <w:sz w:val="16"/>
              </w:rPr>
            </w:pPr>
            <w:r>
              <w:rPr>
                <w:rFonts w:ascii="Arial" w:hAnsi="Arial" w:cs="Arial"/>
                <w:sz w:val="16"/>
              </w:rPr>
              <w:t>14</w:t>
            </w:r>
          </w:p>
        </w:tc>
        <w:tc>
          <w:tcPr>
            <w:tcW w:w="662" w:type="dxa"/>
          </w:tcPr>
          <w:p w:rsidR="00F56C14" w:rsidRDefault="00F56C14">
            <w:pPr>
              <w:spacing w:before="60"/>
              <w:rPr>
                <w:rFonts w:ascii="Arial" w:hAnsi="Arial" w:cs="Arial"/>
                <w:sz w:val="16"/>
              </w:rPr>
            </w:pPr>
            <w:r>
              <w:rPr>
                <w:rFonts w:ascii="Arial" w:hAnsi="Arial" w:cs="Arial"/>
                <w:sz w:val="16"/>
              </w:rPr>
              <w:t>14.0</w:t>
            </w:r>
          </w:p>
        </w:tc>
        <w:tc>
          <w:tcPr>
            <w:tcW w:w="6210" w:type="dxa"/>
          </w:tcPr>
          <w:p w:rsidR="00F56C14" w:rsidRDefault="00F56C14">
            <w:pPr>
              <w:spacing w:before="60"/>
              <w:rPr>
                <w:rFonts w:ascii="Arial" w:hAnsi="Arial" w:cs="Arial"/>
                <w:sz w:val="16"/>
              </w:rPr>
            </w:pPr>
            <w:r>
              <w:rPr>
                <w:rFonts w:ascii="Arial" w:hAnsi="Arial" w:cs="Arial"/>
                <w:sz w:val="16"/>
              </w:rPr>
              <w:t>Anomaly 6297 Limit Outputs</w:t>
            </w:r>
          </w:p>
        </w:tc>
        <w:tc>
          <w:tcPr>
            <w:tcW w:w="1080" w:type="dxa"/>
          </w:tcPr>
          <w:p w:rsidR="00F56C14" w:rsidRDefault="00F56C14" w:rsidP="006164E2">
            <w:pPr>
              <w:spacing w:before="60"/>
              <w:rPr>
                <w:rFonts w:ascii="Arial" w:hAnsi="Arial" w:cs="Arial"/>
                <w:sz w:val="16"/>
              </w:rPr>
            </w:pPr>
            <w:r>
              <w:rPr>
                <w:rFonts w:ascii="Arial" w:hAnsi="Arial" w:cs="Arial"/>
                <w:sz w:val="16"/>
              </w:rPr>
              <w:t>02-Apr-14</w:t>
            </w:r>
          </w:p>
        </w:tc>
        <w:tc>
          <w:tcPr>
            <w:tcW w:w="1105" w:type="dxa"/>
          </w:tcPr>
          <w:p w:rsidR="00F56C14" w:rsidRDefault="00F56C14">
            <w:pPr>
              <w:spacing w:before="60"/>
              <w:rPr>
                <w:rFonts w:ascii="Arial" w:hAnsi="Arial" w:cs="Arial"/>
                <w:sz w:val="16"/>
              </w:rPr>
            </w:pPr>
            <w:r>
              <w:rPr>
                <w:rFonts w:ascii="Arial" w:hAnsi="Arial" w:cs="Arial"/>
                <w:sz w:val="16"/>
              </w:rPr>
              <w:t>SB</w:t>
            </w:r>
          </w:p>
        </w:tc>
      </w:tr>
      <w:tr w:rsidR="005F3CA8">
        <w:trPr>
          <w:ins w:id="181" w:author="Balani, Spandana" w:date="2014-05-12T12:08:00Z"/>
        </w:trPr>
        <w:tc>
          <w:tcPr>
            <w:tcW w:w="616" w:type="dxa"/>
          </w:tcPr>
          <w:p w:rsidR="005F3CA8" w:rsidRDefault="005F3CA8">
            <w:pPr>
              <w:spacing w:before="60"/>
              <w:rPr>
                <w:ins w:id="182" w:author="Balani, Spandana" w:date="2014-05-12T12:08:00Z"/>
                <w:rFonts w:ascii="Arial" w:hAnsi="Arial" w:cs="Arial"/>
                <w:sz w:val="16"/>
              </w:rPr>
            </w:pPr>
            <w:ins w:id="183" w:author="Balani, Spandana" w:date="2014-05-12T12:08:00Z">
              <w:r>
                <w:rPr>
                  <w:rFonts w:ascii="Arial" w:hAnsi="Arial" w:cs="Arial"/>
                  <w:sz w:val="16"/>
                </w:rPr>
                <w:t>15</w:t>
              </w:r>
            </w:ins>
          </w:p>
        </w:tc>
        <w:tc>
          <w:tcPr>
            <w:tcW w:w="662" w:type="dxa"/>
          </w:tcPr>
          <w:p w:rsidR="005F3CA8" w:rsidRDefault="005F3CA8">
            <w:pPr>
              <w:spacing w:before="60"/>
              <w:rPr>
                <w:ins w:id="184" w:author="Balani, Spandana" w:date="2014-05-12T12:08:00Z"/>
                <w:rFonts w:ascii="Arial" w:hAnsi="Arial" w:cs="Arial"/>
                <w:sz w:val="16"/>
              </w:rPr>
            </w:pPr>
            <w:ins w:id="185" w:author="Balani, Spandana" w:date="2014-05-12T12:09:00Z">
              <w:r>
                <w:rPr>
                  <w:rFonts w:ascii="Arial" w:hAnsi="Arial" w:cs="Arial"/>
                  <w:sz w:val="16"/>
                </w:rPr>
                <w:t>15.0</w:t>
              </w:r>
            </w:ins>
          </w:p>
        </w:tc>
        <w:tc>
          <w:tcPr>
            <w:tcW w:w="6210" w:type="dxa"/>
          </w:tcPr>
          <w:p w:rsidR="005F3CA8" w:rsidRDefault="005F3CA8">
            <w:pPr>
              <w:spacing w:before="60"/>
              <w:rPr>
                <w:ins w:id="186" w:author="Balani, Spandana" w:date="2014-05-12T12:08:00Z"/>
                <w:rFonts w:ascii="Arial" w:hAnsi="Arial" w:cs="Arial"/>
                <w:sz w:val="16"/>
              </w:rPr>
            </w:pPr>
            <w:ins w:id="187" w:author="Balani, Spandana" w:date="2014-05-12T12:09:00Z">
              <w:r>
                <w:rPr>
                  <w:rFonts w:ascii="Arial" w:hAnsi="Arial" w:cs="Arial"/>
                  <w:sz w:val="16"/>
                </w:rPr>
                <w:t>Updated per Design Review, QAC fixes</w:t>
              </w:r>
            </w:ins>
          </w:p>
        </w:tc>
        <w:tc>
          <w:tcPr>
            <w:tcW w:w="1080" w:type="dxa"/>
          </w:tcPr>
          <w:p w:rsidR="005F3CA8" w:rsidRDefault="005F3CA8" w:rsidP="006164E2">
            <w:pPr>
              <w:spacing w:before="60"/>
              <w:rPr>
                <w:ins w:id="188" w:author="Balani, Spandana" w:date="2014-05-12T12:08:00Z"/>
                <w:rFonts w:ascii="Arial" w:hAnsi="Arial" w:cs="Arial"/>
                <w:sz w:val="16"/>
              </w:rPr>
            </w:pPr>
            <w:ins w:id="189" w:author="Balani, Spandana" w:date="2014-05-12T12:09:00Z">
              <w:r>
                <w:rPr>
                  <w:rFonts w:ascii="Arial" w:hAnsi="Arial" w:cs="Arial"/>
                  <w:sz w:val="16"/>
                </w:rPr>
                <w:t>12-May-14</w:t>
              </w:r>
            </w:ins>
          </w:p>
        </w:tc>
        <w:tc>
          <w:tcPr>
            <w:tcW w:w="1105" w:type="dxa"/>
          </w:tcPr>
          <w:p w:rsidR="005F3CA8" w:rsidRDefault="005F3CA8">
            <w:pPr>
              <w:spacing w:before="60"/>
              <w:rPr>
                <w:ins w:id="190" w:author="Balani, Spandana" w:date="2014-05-12T12:08:00Z"/>
                <w:rFonts w:ascii="Arial" w:hAnsi="Arial" w:cs="Arial"/>
                <w:sz w:val="16"/>
              </w:rPr>
            </w:pPr>
            <w:ins w:id="191" w:author="Balani, Spandana" w:date="2014-05-12T12:09:00Z">
              <w:r>
                <w:rPr>
                  <w:rFonts w:ascii="Arial" w:hAnsi="Arial" w:cs="Arial"/>
                  <w:sz w:val="16"/>
                </w:rPr>
                <w:t>SB</w:t>
              </w:r>
            </w:ins>
          </w:p>
        </w:tc>
      </w:tr>
    </w:tbl>
    <w:p w:rsidR="00107819" w:rsidRDefault="00107819"/>
    <w:sectPr w:rsidR="00107819" w:rsidSect="00937013">
      <w:headerReference w:type="default" r:id="rId58"/>
      <w:footerReference w:type="default" r:id="rId5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40E" w:rsidRDefault="0078240E">
      <w:r>
        <w:separator/>
      </w:r>
    </w:p>
  </w:endnote>
  <w:endnote w:type="continuationSeparator" w:id="0">
    <w:p w:rsidR="0078240E" w:rsidRDefault="00782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4C3" w:rsidRDefault="005104C3">
    <w:pPr>
      <w:pStyle w:val="Footer"/>
    </w:pPr>
    <w:r>
      <w:rPr>
        <w:snapToGrid w:val="0"/>
      </w:rPr>
      <w:tab/>
    </w:r>
    <w:r w:rsidR="0078240E">
      <w:fldChar w:fldCharType="begin"/>
    </w:r>
    <w:r w:rsidR="0078240E">
      <w:instrText xml:space="preserve"> DOCPROPERTY "Company"  \* MERGEFORMAT </w:instrText>
    </w:r>
    <w:r w:rsidR="0078240E">
      <w:fldChar w:fldCharType="separate"/>
    </w:r>
    <w:r w:rsidRPr="006D23C5">
      <w:rPr>
        <w:rFonts w:ascii="Times" w:hAnsi="Times"/>
        <w:caps/>
        <w:snapToGrid w:val="0"/>
      </w:rPr>
      <w:t>Nexteer</w:t>
    </w:r>
    <w:r w:rsidR="0078240E">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40E" w:rsidRDefault="0078240E">
      <w:r>
        <w:separator/>
      </w:r>
    </w:p>
  </w:footnote>
  <w:footnote w:type="continuationSeparator" w:id="0">
    <w:p w:rsidR="0078240E" w:rsidRDefault="007824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4C3" w:rsidRDefault="005104C3">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104C3">
      <w:trPr>
        <w:cantSplit/>
      </w:trPr>
      <w:tc>
        <w:tcPr>
          <w:tcW w:w="990" w:type="dxa"/>
        </w:tcPr>
        <w:p w:rsidR="005104C3" w:rsidRDefault="005104C3">
          <w:pPr>
            <w:pStyle w:val="Header"/>
          </w:pPr>
          <w:r>
            <w:t>Title:</w:t>
          </w:r>
        </w:p>
      </w:tc>
      <w:tc>
        <w:tcPr>
          <w:tcW w:w="5400" w:type="dxa"/>
          <w:gridSpan w:val="3"/>
          <w:vMerge w:val="restart"/>
        </w:tcPr>
        <w:p w:rsidR="005104C3" w:rsidRDefault="0078240E">
          <w:pPr>
            <w:pStyle w:val="Header"/>
          </w:pPr>
          <w:r>
            <w:fldChar w:fldCharType="begin"/>
          </w:r>
          <w:r>
            <w:instrText xml:space="preserve"> DOCPROPERTY "Document Title"  \* MERGEFORMAT </w:instrText>
          </w:r>
          <w:r>
            <w:fldChar w:fldCharType="separate"/>
          </w:r>
          <w:r w:rsidR="005104C3">
            <w:t>Average Friction Learning</w:t>
          </w:r>
          <w:r>
            <w:fldChar w:fldCharType="end"/>
          </w:r>
        </w:p>
        <w:p w:rsidR="005104C3" w:rsidRDefault="0078240E"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5104C3">
            <w:t>Gen II+ EPS EA3</w:t>
          </w:r>
          <w:r>
            <w:fldChar w:fldCharType="end"/>
          </w:r>
          <w:r w:rsidR="005104C3">
            <w:tab/>
          </w:r>
        </w:p>
      </w:tc>
      <w:tc>
        <w:tcPr>
          <w:tcW w:w="1170" w:type="dxa"/>
        </w:tcPr>
        <w:p w:rsidR="005104C3" w:rsidRDefault="005104C3">
          <w:pPr>
            <w:pStyle w:val="Header"/>
          </w:pPr>
          <w:r>
            <w:t>Revision:</w:t>
          </w:r>
        </w:p>
      </w:tc>
      <w:tc>
        <w:tcPr>
          <w:tcW w:w="1350" w:type="dxa"/>
        </w:tcPr>
        <w:p w:rsidR="005104C3" w:rsidRDefault="005104C3" w:rsidP="009412B3">
          <w:pPr>
            <w:pStyle w:val="Header"/>
          </w:pPr>
          <w:del w:id="192" w:author="Balani, Spandana" w:date="2014-05-12T11:11:00Z">
            <w:r w:rsidDel="0042114A">
              <w:delText>14</w:delText>
            </w:r>
          </w:del>
          <w:ins w:id="193" w:author="Balani, Spandana" w:date="2014-05-12T11:11:00Z">
            <w:r>
              <w:t>15</w:t>
            </w:r>
          </w:ins>
        </w:p>
      </w:tc>
    </w:tr>
    <w:tr w:rsidR="005104C3">
      <w:trPr>
        <w:cantSplit/>
      </w:trPr>
      <w:tc>
        <w:tcPr>
          <w:tcW w:w="990" w:type="dxa"/>
        </w:tcPr>
        <w:p w:rsidR="005104C3" w:rsidRDefault="005104C3">
          <w:pPr>
            <w:pStyle w:val="Header"/>
          </w:pPr>
          <w:r>
            <w:t xml:space="preserve">Product:     </w:t>
          </w:r>
        </w:p>
      </w:tc>
      <w:tc>
        <w:tcPr>
          <w:tcW w:w="5400" w:type="dxa"/>
          <w:gridSpan w:val="3"/>
          <w:vMerge/>
        </w:tcPr>
        <w:p w:rsidR="005104C3" w:rsidRDefault="005104C3">
          <w:pPr>
            <w:pStyle w:val="Header"/>
            <w:jc w:val="center"/>
          </w:pPr>
        </w:p>
      </w:tc>
      <w:tc>
        <w:tcPr>
          <w:tcW w:w="1170" w:type="dxa"/>
        </w:tcPr>
        <w:p w:rsidR="005104C3" w:rsidRDefault="005104C3">
          <w:pPr>
            <w:pStyle w:val="Header"/>
          </w:pPr>
          <w:r>
            <w:t>Rev. Date:</w:t>
          </w:r>
        </w:p>
      </w:tc>
      <w:tc>
        <w:tcPr>
          <w:tcW w:w="1350" w:type="dxa"/>
        </w:tcPr>
        <w:p w:rsidR="005104C3" w:rsidRDefault="005104C3" w:rsidP="0042114A">
          <w:pPr>
            <w:pStyle w:val="Header"/>
          </w:pPr>
          <w:del w:id="194" w:author="Balani, Spandana" w:date="2014-05-12T11:11:00Z">
            <w:r w:rsidDel="0042114A">
              <w:rPr>
                <w:noProof/>
              </w:rPr>
              <w:delText>02</w:delText>
            </w:r>
          </w:del>
          <w:ins w:id="195" w:author="Balani, Spandana" w:date="2014-05-12T11:11:00Z">
            <w:r>
              <w:rPr>
                <w:noProof/>
              </w:rPr>
              <w:t>12</w:t>
            </w:r>
          </w:ins>
          <w:r>
            <w:rPr>
              <w:noProof/>
            </w:rPr>
            <w:t>-</w:t>
          </w:r>
          <w:del w:id="196" w:author="Balani, Spandana" w:date="2014-05-12T11:11:00Z">
            <w:r w:rsidDel="0042114A">
              <w:rPr>
                <w:noProof/>
              </w:rPr>
              <w:delText>Apr</w:delText>
            </w:r>
          </w:del>
          <w:ins w:id="197" w:author="Balani, Spandana" w:date="2014-05-12T11:11:00Z">
            <w:r>
              <w:rPr>
                <w:noProof/>
              </w:rPr>
              <w:t>May</w:t>
            </w:r>
          </w:ins>
          <w:r>
            <w:rPr>
              <w:noProof/>
            </w:rPr>
            <w:t>-14</w:t>
          </w:r>
        </w:p>
      </w:tc>
    </w:tr>
    <w:tr w:rsidR="005104C3">
      <w:trPr>
        <w:cantSplit/>
      </w:trPr>
      <w:tc>
        <w:tcPr>
          <w:tcW w:w="990" w:type="dxa"/>
        </w:tcPr>
        <w:p w:rsidR="005104C3" w:rsidRDefault="005104C3">
          <w:pPr>
            <w:pStyle w:val="Header"/>
          </w:pPr>
          <w:r>
            <w:t>Group:</w:t>
          </w:r>
        </w:p>
      </w:tc>
      <w:tc>
        <w:tcPr>
          <w:tcW w:w="1530" w:type="dxa"/>
        </w:tcPr>
        <w:p w:rsidR="005104C3" w:rsidRDefault="005104C3">
          <w:pPr>
            <w:pStyle w:val="Header"/>
          </w:pPr>
          <w:r>
            <w:t>ESG</w:t>
          </w:r>
        </w:p>
      </w:tc>
      <w:tc>
        <w:tcPr>
          <w:tcW w:w="1260" w:type="dxa"/>
        </w:tcPr>
        <w:p w:rsidR="005104C3" w:rsidRDefault="005104C3">
          <w:pPr>
            <w:pStyle w:val="Header"/>
          </w:pPr>
          <w:r>
            <w:t>Originator:</w:t>
          </w:r>
        </w:p>
      </w:tc>
      <w:tc>
        <w:tcPr>
          <w:tcW w:w="2610" w:type="dxa"/>
        </w:tcPr>
        <w:p w:rsidR="005104C3" w:rsidRDefault="005104C3" w:rsidP="009412B3">
          <w:pPr>
            <w:pStyle w:val="Header"/>
          </w:pPr>
          <w:proofErr w:type="spellStart"/>
          <w:r>
            <w:t>Spandana</w:t>
          </w:r>
          <w:proofErr w:type="spellEnd"/>
          <w:r>
            <w:t xml:space="preserve"> </w:t>
          </w:r>
          <w:proofErr w:type="spellStart"/>
          <w:r>
            <w:t>Balani</w:t>
          </w:r>
          <w:proofErr w:type="spellEnd"/>
        </w:p>
      </w:tc>
      <w:tc>
        <w:tcPr>
          <w:tcW w:w="1170" w:type="dxa"/>
        </w:tcPr>
        <w:p w:rsidR="005104C3" w:rsidRDefault="005104C3">
          <w:pPr>
            <w:pStyle w:val="Header"/>
          </w:pPr>
          <w:r>
            <w:t>Page:</w:t>
          </w:r>
        </w:p>
      </w:tc>
      <w:tc>
        <w:tcPr>
          <w:tcW w:w="1350" w:type="dxa"/>
        </w:tcPr>
        <w:p w:rsidR="005104C3" w:rsidRDefault="005104C3">
          <w:pPr>
            <w:pStyle w:val="Header"/>
          </w:pPr>
          <w:r>
            <w:rPr>
              <w:rStyle w:val="PageNumber"/>
            </w:rPr>
            <w:fldChar w:fldCharType="begin"/>
          </w:r>
          <w:r>
            <w:rPr>
              <w:rStyle w:val="PageNumber"/>
            </w:rPr>
            <w:instrText xml:space="preserve"> PAGE </w:instrText>
          </w:r>
          <w:r>
            <w:rPr>
              <w:rStyle w:val="PageNumber"/>
            </w:rPr>
            <w:fldChar w:fldCharType="separate"/>
          </w:r>
          <w:r w:rsidR="002C0A2B">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C0A2B">
            <w:rPr>
              <w:rStyle w:val="PageNumber"/>
              <w:noProof/>
            </w:rPr>
            <w:t>47</w:t>
          </w:r>
          <w:r>
            <w:rPr>
              <w:rStyle w:val="PageNumber"/>
            </w:rPr>
            <w:fldChar w:fldCharType="end"/>
          </w:r>
        </w:p>
      </w:tc>
    </w:tr>
  </w:tbl>
  <w:p w:rsidR="005104C3" w:rsidRDefault="005104C3">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F588D"/>
    <w:rsid w:val="000132C3"/>
    <w:rsid w:val="000142B8"/>
    <w:rsid w:val="00016D10"/>
    <w:rsid w:val="00045CE4"/>
    <w:rsid w:val="000631A7"/>
    <w:rsid w:val="00076ACB"/>
    <w:rsid w:val="00081BDF"/>
    <w:rsid w:val="000829E1"/>
    <w:rsid w:val="0009154A"/>
    <w:rsid w:val="00091FDC"/>
    <w:rsid w:val="0009424E"/>
    <w:rsid w:val="000B6B43"/>
    <w:rsid w:val="000C3744"/>
    <w:rsid w:val="00102B8D"/>
    <w:rsid w:val="00107819"/>
    <w:rsid w:val="00112F66"/>
    <w:rsid w:val="00121CA3"/>
    <w:rsid w:val="0013504B"/>
    <w:rsid w:val="001430A8"/>
    <w:rsid w:val="0014405E"/>
    <w:rsid w:val="00145D66"/>
    <w:rsid w:val="001638C9"/>
    <w:rsid w:val="00183AF9"/>
    <w:rsid w:val="001864EF"/>
    <w:rsid w:val="001A330A"/>
    <w:rsid w:val="001A574F"/>
    <w:rsid w:val="001B60DF"/>
    <w:rsid w:val="001C1D1C"/>
    <w:rsid w:val="001C3C63"/>
    <w:rsid w:val="001D1EC9"/>
    <w:rsid w:val="001F09B2"/>
    <w:rsid w:val="001F4593"/>
    <w:rsid w:val="0020722A"/>
    <w:rsid w:val="00217F41"/>
    <w:rsid w:val="00237B65"/>
    <w:rsid w:val="0024473C"/>
    <w:rsid w:val="00251AC0"/>
    <w:rsid w:val="00256F88"/>
    <w:rsid w:val="002659F3"/>
    <w:rsid w:val="00277F3A"/>
    <w:rsid w:val="002833B7"/>
    <w:rsid w:val="002975D8"/>
    <w:rsid w:val="002B6E7B"/>
    <w:rsid w:val="002C03D8"/>
    <w:rsid w:val="002C0A2B"/>
    <w:rsid w:val="002C5909"/>
    <w:rsid w:val="002D1F7E"/>
    <w:rsid w:val="002D34B6"/>
    <w:rsid w:val="002F4D41"/>
    <w:rsid w:val="00315335"/>
    <w:rsid w:val="00315BDB"/>
    <w:rsid w:val="003350A3"/>
    <w:rsid w:val="003372CA"/>
    <w:rsid w:val="00362A3A"/>
    <w:rsid w:val="00363C55"/>
    <w:rsid w:val="00364684"/>
    <w:rsid w:val="003756CA"/>
    <w:rsid w:val="003828D2"/>
    <w:rsid w:val="00391DA3"/>
    <w:rsid w:val="003960A6"/>
    <w:rsid w:val="003A265F"/>
    <w:rsid w:val="003A4EDC"/>
    <w:rsid w:val="003A6EEA"/>
    <w:rsid w:val="003A6F47"/>
    <w:rsid w:val="003B71D0"/>
    <w:rsid w:val="003C4D3F"/>
    <w:rsid w:val="003C679A"/>
    <w:rsid w:val="003C785A"/>
    <w:rsid w:val="003D46A5"/>
    <w:rsid w:val="003D4C3A"/>
    <w:rsid w:val="003E0E20"/>
    <w:rsid w:val="003F4F3A"/>
    <w:rsid w:val="00400042"/>
    <w:rsid w:val="00405B43"/>
    <w:rsid w:val="00413ECB"/>
    <w:rsid w:val="0042114A"/>
    <w:rsid w:val="00433F0D"/>
    <w:rsid w:val="00434544"/>
    <w:rsid w:val="00436ECD"/>
    <w:rsid w:val="00445769"/>
    <w:rsid w:val="00454C2B"/>
    <w:rsid w:val="00465FE1"/>
    <w:rsid w:val="00481B61"/>
    <w:rsid w:val="00494C3A"/>
    <w:rsid w:val="004952AA"/>
    <w:rsid w:val="004A0A55"/>
    <w:rsid w:val="004A781C"/>
    <w:rsid w:val="004C08D9"/>
    <w:rsid w:val="004C4310"/>
    <w:rsid w:val="004D44FC"/>
    <w:rsid w:val="004D746F"/>
    <w:rsid w:val="004E5652"/>
    <w:rsid w:val="004F1084"/>
    <w:rsid w:val="004F5209"/>
    <w:rsid w:val="0050028E"/>
    <w:rsid w:val="005104C3"/>
    <w:rsid w:val="00536BFB"/>
    <w:rsid w:val="00544BAF"/>
    <w:rsid w:val="00562641"/>
    <w:rsid w:val="005660DC"/>
    <w:rsid w:val="005827B7"/>
    <w:rsid w:val="005B58AE"/>
    <w:rsid w:val="005C3CE2"/>
    <w:rsid w:val="005D5FE4"/>
    <w:rsid w:val="005E1C62"/>
    <w:rsid w:val="005F3C97"/>
    <w:rsid w:val="005F3CA8"/>
    <w:rsid w:val="005F4A2F"/>
    <w:rsid w:val="005F6310"/>
    <w:rsid w:val="0060261F"/>
    <w:rsid w:val="00607425"/>
    <w:rsid w:val="006164E2"/>
    <w:rsid w:val="00616853"/>
    <w:rsid w:val="006170B2"/>
    <w:rsid w:val="00627D2B"/>
    <w:rsid w:val="00630EC7"/>
    <w:rsid w:val="00636B51"/>
    <w:rsid w:val="00654D5E"/>
    <w:rsid w:val="006742F6"/>
    <w:rsid w:val="00674ADF"/>
    <w:rsid w:val="00682FA6"/>
    <w:rsid w:val="00684134"/>
    <w:rsid w:val="00685BBF"/>
    <w:rsid w:val="006A611C"/>
    <w:rsid w:val="006A6967"/>
    <w:rsid w:val="006B780F"/>
    <w:rsid w:val="006D23C5"/>
    <w:rsid w:val="006D33CC"/>
    <w:rsid w:val="006D69C1"/>
    <w:rsid w:val="006E55A0"/>
    <w:rsid w:val="006F01A3"/>
    <w:rsid w:val="00701FC5"/>
    <w:rsid w:val="00706174"/>
    <w:rsid w:val="00722E4F"/>
    <w:rsid w:val="00733F3A"/>
    <w:rsid w:val="007408C9"/>
    <w:rsid w:val="00746835"/>
    <w:rsid w:val="00746DC0"/>
    <w:rsid w:val="00757E18"/>
    <w:rsid w:val="00765EE7"/>
    <w:rsid w:val="0078240E"/>
    <w:rsid w:val="00787759"/>
    <w:rsid w:val="00790933"/>
    <w:rsid w:val="007A69AC"/>
    <w:rsid w:val="007B48C8"/>
    <w:rsid w:val="007C31C4"/>
    <w:rsid w:val="007D2337"/>
    <w:rsid w:val="007D5DD9"/>
    <w:rsid w:val="0081027B"/>
    <w:rsid w:val="00821152"/>
    <w:rsid w:val="008242F0"/>
    <w:rsid w:val="00845C95"/>
    <w:rsid w:val="008535B2"/>
    <w:rsid w:val="0087403A"/>
    <w:rsid w:val="008858AB"/>
    <w:rsid w:val="00886AFC"/>
    <w:rsid w:val="008A1E02"/>
    <w:rsid w:val="008B07DF"/>
    <w:rsid w:val="008B3E94"/>
    <w:rsid w:val="008B4025"/>
    <w:rsid w:val="008B779E"/>
    <w:rsid w:val="008C32BE"/>
    <w:rsid w:val="008C53DA"/>
    <w:rsid w:val="008D3D20"/>
    <w:rsid w:val="008E13D2"/>
    <w:rsid w:val="008F55CC"/>
    <w:rsid w:val="008F6DBB"/>
    <w:rsid w:val="00913416"/>
    <w:rsid w:val="00937013"/>
    <w:rsid w:val="009412B3"/>
    <w:rsid w:val="00952A4E"/>
    <w:rsid w:val="00955F6A"/>
    <w:rsid w:val="00957470"/>
    <w:rsid w:val="00961AF9"/>
    <w:rsid w:val="009719AB"/>
    <w:rsid w:val="009742E3"/>
    <w:rsid w:val="00974B56"/>
    <w:rsid w:val="009824B9"/>
    <w:rsid w:val="00990A62"/>
    <w:rsid w:val="009948B5"/>
    <w:rsid w:val="009970C0"/>
    <w:rsid w:val="009A0114"/>
    <w:rsid w:val="009A3A5E"/>
    <w:rsid w:val="009B20B2"/>
    <w:rsid w:val="009C4475"/>
    <w:rsid w:val="009E6514"/>
    <w:rsid w:val="00A11C51"/>
    <w:rsid w:val="00A11D58"/>
    <w:rsid w:val="00A12BC2"/>
    <w:rsid w:val="00A12C2C"/>
    <w:rsid w:val="00A16A71"/>
    <w:rsid w:val="00A46EA6"/>
    <w:rsid w:val="00A54F58"/>
    <w:rsid w:val="00A63FF7"/>
    <w:rsid w:val="00A76C9B"/>
    <w:rsid w:val="00A8010A"/>
    <w:rsid w:val="00A8289F"/>
    <w:rsid w:val="00A86B35"/>
    <w:rsid w:val="00A90016"/>
    <w:rsid w:val="00AA1B7D"/>
    <w:rsid w:val="00AA2447"/>
    <w:rsid w:val="00AB46D2"/>
    <w:rsid w:val="00AD2F4E"/>
    <w:rsid w:val="00AD504E"/>
    <w:rsid w:val="00AD731B"/>
    <w:rsid w:val="00AE40A0"/>
    <w:rsid w:val="00AF231B"/>
    <w:rsid w:val="00B32D6A"/>
    <w:rsid w:val="00B44E7B"/>
    <w:rsid w:val="00B54697"/>
    <w:rsid w:val="00B64547"/>
    <w:rsid w:val="00B87884"/>
    <w:rsid w:val="00B950D3"/>
    <w:rsid w:val="00BA550F"/>
    <w:rsid w:val="00BD008B"/>
    <w:rsid w:val="00BD15D2"/>
    <w:rsid w:val="00BD3DFF"/>
    <w:rsid w:val="00BD50C3"/>
    <w:rsid w:val="00BE35A5"/>
    <w:rsid w:val="00BE62D5"/>
    <w:rsid w:val="00BF364D"/>
    <w:rsid w:val="00BF5C7F"/>
    <w:rsid w:val="00C22C01"/>
    <w:rsid w:val="00C30FFF"/>
    <w:rsid w:val="00C33EA7"/>
    <w:rsid w:val="00C35BD3"/>
    <w:rsid w:val="00C51107"/>
    <w:rsid w:val="00C70A10"/>
    <w:rsid w:val="00C72FFA"/>
    <w:rsid w:val="00C76447"/>
    <w:rsid w:val="00C7650C"/>
    <w:rsid w:val="00C775ED"/>
    <w:rsid w:val="00C864DE"/>
    <w:rsid w:val="00CA491C"/>
    <w:rsid w:val="00CA658E"/>
    <w:rsid w:val="00CD236F"/>
    <w:rsid w:val="00CD3DA1"/>
    <w:rsid w:val="00CD4396"/>
    <w:rsid w:val="00CD6F9F"/>
    <w:rsid w:val="00D00E19"/>
    <w:rsid w:val="00D17775"/>
    <w:rsid w:val="00D2259C"/>
    <w:rsid w:val="00D32D2D"/>
    <w:rsid w:val="00D40C78"/>
    <w:rsid w:val="00D52740"/>
    <w:rsid w:val="00D53FDC"/>
    <w:rsid w:val="00D62C06"/>
    <w:rsid w:val="00D94BDD"/>
    <w:rsid w:val="00DA2D27"/>
    <w:rsid w:val="00DA56F5"/>
    <w:rsid w:val="00DB58F8"/>
    <w:rsid w:val="00DC7E08"/>
    <w:rsid w:val="00DD52F4"/>
    <w:rsid w:val="00DD5BB9"/>
    <w:rsid w:val="00DE4889"/>
    <w:rsid w:val="00DE5B38"/>
    <w:rsid w:val="00DF588D"/>
    <w:rsid w:val="00DF6F58"/>
    <w:rsid w:val="00E043F3"/>
    <w:rsid w:val="00E2113C"/>
    <w:rsid w:val="00E2289A"/>
    <w:rsid w:val="00E32B11"/>
    <w:rsid w:val="00E3474A"/>
    <w:rsid w:val="00E52F8F"/>
    <w:rsid w:val="00E5472B"/>
    <w:rsid w:val="00E57C42"/>
    <w:rsid w:val="00E661C6"/>
    <w:rsid w:val="00E6622E"/>
    <w:rsid w:val="00E71E21"/>
    <w:rsid w:val="00E73D2B"/>
    <w:rsid w:val="00E832E4"/>
    <w:rsid w:val="00EA0037"/>
    <w:rsid w:val="00EA09E5"/>
    <w:rsid w:val="00EB32AF"/>
    <w:rsid w:val="00EC00AD"/>
    <w:rsid w:val="00EC2B8F"/>
    <w:rsid w:val="00ED45AC"/>
    <w:rsid w:val="00EE048B"/>
    <w:rsid w:val="00EE3CAC"/>
    <w:rsid w:val="00EE5551"/>
    <w:rsid w:val="00EF49C7"/>
    <w:rsid w:val="00EF4E9E"/>
    <w:rsid w:val="00EF55D1"/>
    <w:rsid w:val="00F141E2"/>
    <w:rsid w:val="00F250D0"/>
    <w:rsid w:val="00F26264"/>
    <w:rsid w:val="00F31142"/>
    <w:rsid w:val="00F44D00"/>
    <w:rsid w:val="00F475E1"/>
    <w:rsid w:val="00F56C14"/>
    <w:rsid w:val="00F639EA"/>
    <w:rsid w:val="00F648ED"/>
    <w:rsid w:val="00F8031A"/>
    <w:rsid w:val="00F82E8E"/>
    <w:rsid w:val="00F957FA"/>
    <w:rsid w:val="00FB2942"/>
    <w:rsid w:val="00FB432D"/>
    <w:rsid w:val="00FD67E5"/>
    <w:rsid w:val="00FD772B"/>
    <w:rsid w:val="00FE6DDA"/>
    <w:rsid w:val="00FF4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6D23C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3C5"/>
    <w:rPr>
      <w:rFonts w:ascii="Tahoma" w:hAnsi="Tahoma" w:cs="Tahoma"/>
      <w:sz w:val="16"/>
      <w:szCs w:val="16"/>
    </w:rPr>
  </w:style>
  <w:style w:type="character" w:customStyle="1" w:styleId="Heading3Char">
    <w:name w:val="Heading 3 Char"/>
    <w:basedOn w:val="DefaultParagraphFont"/>
    <w:link w:val="Heading3"/>
    <w:rsid w:val="000132C3"/>
    <w:rPr>
      <w:rFonts w:ascii="Arial" w:hAnsi="Arial"/>
      <w:b/>
      <w:sz w:val="24"/>
    </w:rPr>
  </w:style>
  <w:style w:type="character" w:customStyle="1" w:styleId="Heading4Char">
    <w:name w:val="Heading 4 Char"/>
    <w:basedOn w:val="DefaultParagraphFont"/>
    <w:link w:val="Heading4"/>
    <w:rsid w:val="000132C3"/>
    <w:rPr>
      <w:rFonts w:ascii="Arial" w:hAnsi="Arial"/>
      <w:b/>
      <w:sz w:val="24"/>
    </w:rPr>
  </w:style>
  <w:style w:type="character" w:customStyle="1" w:styleId="apple-converted-space">
    <w:name w:val="apple-converted-space"/>
    <w:basedOn w:val="DefaultParagraphFont"/>
    <w:rsid w:val="00A86B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40563-5D1B-41F8-9BF9-589E1D94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4266</TotalTime>
  <Pages>47</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19630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Balani, Spandana</cp:lastModifiedBy>
  <cp:revision>39</cp:revision>
  <cp:lastPrinted>2011-03-21T13:34:00Z</cp:lastPrinted>
  <dcterms:created xsi:type="dcterms:W3CDTF">2013-01-24T21:57:00Z</dcterms:created>
  <dcterms:modified xsi:type="dcterms:W3CDTF">2014-05-12T20:33:00Z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Average Friction Learning</vt:lpwstr>
  </property>
  <property fmtid="{D5CDD505-2E9C-101B-9397-08002B2CF9AE}" pid="3" name="MDDRevNum">
    <vt:lpwstr>5.0</vt:lpwstr>
  </property>
  <property fmtid="{D5CDD505-2E9C-101B-9397-08002B2CF9AE}" pid="4" name="Module Layer">
    <vt:lpwstr>0</vt:lpwstr>
  </property>
  <property fmtid="{D5CDD505-2E9C-101B-9397-08002B2CF9AE}" pid="5" name="Module Name">
    <vt:lpwstr>AvgFricLrn</vt:lpwstr>
  </property>
  <property fmtid="{D5CDD505-2E9C-101B-9397-08002B2CF9AE}" pid="6" name="Product Line">
    <vt:lpwstr>Gen II+ EPS EA3</vt:lpwstr>
  </property>
</Properties>
</file>