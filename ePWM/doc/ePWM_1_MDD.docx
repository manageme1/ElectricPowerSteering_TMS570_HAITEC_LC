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F141E2">
      <w:pPr>
        <w:pStyle w:val="Heading1"/>
        <w:numPr>
          <w:ilvl w:val="0"/>
          <w:numId w:val="0"/>
        </w:numPr>
      </w:pPr>
      <w:r>
        <w:t xml:space="preserve">Module – </w:t>
      </w:r>
      <w:fldSimple w:instr=" DOCPROPERTY &quot;Document Title&quot;  \* MERGEFORMAT ">
        <w:r w:rsidR="00627C72">
          <w:t>EPWM 1</w:t>
        </w:r>
      </w:fldSimple>
    </w:p>
    <w:p w:rsidR="004A781C" w:rsidRDefault="004A781C">
      <w:pPr>
        <w:pStyle w:val="Heading1"/>
      </w:pPr>
      <w:r>
        <w:t>High-Level Description</w:t>
      </w:r>
    </w:p>
    <w:p w:rsidR="00F25118" w:rsidRDefault="00F25118" w:rsidP="00F25118">
      <w:r>
        <w:t xml:space="preserve">This module implements functionality with respect </w:t>
      </w:r>
      <w:proofErr w:type="gramStart"/>
      <w:r>
        <w:t>to  ES</w:t>
      </w:r>
      <w:proofErr w:type="gramEnd"/>
      <w:r>
        <w:t xml:space="preserve">-34B </w:t>
      </w:r>
      <w:proofErr w:type="spellStart"/>
      <w:r>
        <w:t>ePWM</w:t>
      </w:r>
      <w:proofErr w:type="spellEnd"/>
      <w:r>
        <w:t xml:space="preserve">.  This module implements the </w:t>
      </w:r>
      <w:proofErr w:type="spellStart"/>
      <w:r>
        <w:t>ePWM</w:t>
      </w:r>
      <w:proofErr w:type="spellEnd"/>
      <w:r>
        <w:t xml:space="preserve">-related register initialization and the motor control and ADC SOCA configuration update </w:t>
      </w:r>
      <w:proofErr w:type="spellStart"/>
      <w:r>
        <w:t>subfunctions</w:t>
      </w:r>
      <w:proofErr w:type="spellEnd"/>
      <w:r>
        <w:t>.</w:t>
      </w:r>
    </w:p>
    <w:p w:rsidR="00F141E2" w:rsidRPr="00F141E2" w:rsidRDefault="004A781C" w:rsidP="00F141E2">
      <w:pPr>
        <w:pStyle w:val="Heading1"/>
      </w:pPr>
      <w:r>
        <w:t>Figures</w:t>
      </w:r>
    </w:p>
    <w:p w:rsidR="004A781C" w:rsidRDefault="00F141E2" w:rsidP="00F141E2">
      <w:pPr>
        <w:pStyle w:val="Heading2"/>
      </w:pPr>
      <w:r>
        <w:t>Component Diagram</w:t>
      </w:r>
    </w:p>
    <w:p w:rsidR="00F141E2" w:rsidRDefault="00F141E2" w:rsidP="00F141E2">
      <w:pPr>
        <w:jc w:val="center"/>
      </w:pPr>
    </w:p>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C1058C" w:rsidRPr="004B5BE2" w:rsidTr="00F251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1058C" w:rsidRPr="004B5BE2" w:rsidRDefault="00C1058C" w:rsidP="00F141E2">
            <w:pPr>
              <w:spacing w:before="100" w:beforeAutospacing="1" w:after="100" w:afterAutospacing="1"/>
              <w:rPr>
                <w:rFonts w:ascii="Arial" w:hAnsi="Arial" w:cs="Arial"/>
                <w:sz w:val="16"/>
                <w:szCs w:val="16"/>
              </w:rPr>
            </w:pPr>
            <w:r w:rsidRPr="008306DA">
              <w:rPr>
                <w:rFonts w:ascii="Arial" w:hAnsi="Arial" w:cs="Arial"/>
                <w:sz w:val="16"/>
                <w:szCs w:val="16"/>
              </w:rPr>
              <w:t>PWMPeriod_Cnt_u16</w:t>
            </w:r>
          </w:p>
        </w:tc>
        <w:tc>
          <w:tcPr>
            <w:tcW w:w="4455" w:type="dxa"/>
          </w:tcPr>
          <w:p w:rsidR="00C1058C" w:rsidRPr="004B5BE2" w:rsidRDefault="00C1058C" w:rsidP="00F957FA">
            <w:pPr>
              <w:spacing w:before="100" w:beforeAutospacing="1" w:after="100" w:afterAutospacing="1"/>
              <w:rPr>
                <w:rFonts w:ascii="Arial" w:hAnsi="Arial" w:cs="Arial"/>
                <w:sz w:val="16"/>
                <w:szCs w:val="16"/>
              </w:rPr>
            </w:pPr>
            <w:r w:rsidRPr="00CB34DC">
              <w:t xml:space="preserve"> ePWM1CMPA_Cnt_u16 </w:t>
            </w:r>
          </w:p>
        </w:tc>
      </w:tr>
      <w:tr w:rsidR="00C1058C" w:rsidRPr="004B5BE2" w:rsidTr="00F251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1058C" w:rsidRPr="008306DA" w:rsidRDefault="00C1058C" w:rsidP="00117543">
            <w:pPr>
              <w:spacing w:before="100" w:beforeAutospacing="1" w:after="100" w:afterAutospacing="1"/>
              <w:rPr>
                <w:rFonts w:ascii="Arial" w:hAnsi="Arial" w:cs="Arial"/>
                <w:sz w:val="16"/>
                <w:szCs w:val="16"/>
              </w:rPr>
            </w:pPr>
            <w:bookmarkStart w:id="0" w:name="OLE_LINK10"/>
            <w:bookmarkStart w:id="1" w:name="OLE_LINK11"/>
            <w:r w:rsidRPr="008306DA">
              <w:rPr>
                <w:rFonts w:ascii="Arial" w:hAnsi="Arial" w:cs="Arial"/>
                <w:sz w:val="16"/>
                <w:szCs w:val="16"/>
              </w:rPr>
              <w:t>DCPhs</w:t>
            </w:r>
            <w:r>
              <w:rPr>
                <w:rFonts w:ascii="Arial" w:hAnsi="Arial" w:cs="Arial"/>
                <w:sz w:val="16"/>
                <w:szCs w:val="16"/>
              </w:rPr>
              <w:t>A</w:t>
            </w:r>
            <w:r w:rsidRPr="008306DA">
              <w:rPr>
                <w:rFonts w:ascii="Arial" w:hAnsi="Arial" w:cs="Arial"/>
                <w:sz w:val="16"/>
                <w:szCs w:val="16"/>
              </w:rPr>
              <w:t>Comp_Cnt_</w:t>
            </w:r>
            <w:r>
              <w:rPr>
                <w:rFonts w:ascii="Arial" w:hAnsi="Arial" w:cs="Arial"/>
                <w:sz w:val="16"/>
                <w:szCs w:val="16"/>
              </w:rPr>
              <w:t>u16</w:t>
            </w:r>
            <w:bookmarkEnd w:id="0"/>
            <w:bookmarkEnd w:id="1"/>
          </w:p>
        </w:tc>
        <w:tc>
          <w:tcPr>
            <w:tcW w:w="4455" w:type="dxa"/>
          </w:tcPr>
          <w:p w:rsidR="00C1058C" w:rsidRDefault="00C1058C" w:rsidP="00F957FA">
            <w:pPr>
              <w:spacing w:before="100" w:beforeAutospacing="1" w:after="100" w:afterAutospacing="1"/>
              <w:rPr>
                <w:rFonts w:ascii="Arial" w:hAnsi="Arial" w:cs="Arial"/>
                <w:sz w:val="16"/>
                <w:szCs w:val="16"/>
              </w:rPr>
            </w:pPr>
            <w:r w:rsidRPr="00CB34DC">
              <w:t xml:space="preserve"> ePWM1CMPB_Cnt_u16 </w:t>
            </w:r>
          </w:p>
        </w:tc>
      </w:tr>
      <w:tr w:rsidR="00C1058C" w:rsidRPr="004B5BE2" w:rsidTr="00F251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1058C" w:rsidRPr="008306DA" w:rsidDel="00117543" w:rsidRDefault="00C1058C" w:rsidP="000A5703">
            <w:pPr>
              <w:spacing w:before="100" w:beforeAutospacing="1" w:after="100" w:afterAutospacing="1"/>
              <w:rPr>
                <w:rFonts w:ascii="Arial" w:hAnsi="Arial" w:cs="Arial"/>
                <w:sz w:val="16"/>
                <w:szCs w:val="16"/>
              </w:rPr>
            </w:pPr>
            <w:bookmarkStart w:id="2" w:name="OLE_LINK12"/>
            <w:bookmarkStart w:id="3" w:name="OLE_LINK13"/>
            <w:r w:rsidRPr="008306DA">
              <w:rPr>
                <w:rFonts w:ascii="Arial" w:hAnsi="Arial" w:cs="Arial"/>
                <w:sz w:val="16"/>
                <w:szCs w:val="16"/>
              </w:rPr>
              <w:t>DCPhs</w:t>
            </w:r>
            <w:r>
              <w:rPr>
                <w:rFonts w:ascii="Arial" w:hAnsi="Arial" w:cs="Arial"/>
                <w:sz w:val="16"/>
                <w:szCs w:val="16"/>
              </w:rPr>
              <w:t>B</w:t>
            </w:r>
            <w:r w:rsidRPr="008306DA">
              <w:rPr>
                <w:rFonts w:ascii="Arial" w:hAnsi="Arial" w:cs="Arial"/>
                <w:sz w:val="16"/>
                <w:szCs w:val="16"/>
              </w:rPr>
              <w:t>Comp_Cnt_</w:t>
            </w:r>
            <w:r>
              <w:rPr>
                <w:rFonts w:ascii="Arial" w:hAnsi="Arial" w:cs="Arial"/>
                <w:sz w:val="16"/>
                <w:szCs w:val="16"/>
              </w:rPr>
              <w:t>u16</w:t>
            </w:r>
            <w:bookmarkEnd w:id="2"/>
            <w:bookmarkEnd w:id="3"/>
          </w:p>
        </w:tc>
        <w:tc>
          <w:tcPr>
            <w:tcW w:w="4455" w:type="dxa"/>
          </w:tcPr>
          <w:p w:rsidR="00C1058C" w:rsidRDefault="00C1058C" w:rsidP="00F957FA">
            <w:pPr>
              <w:spacing w:before="100" w:beforeAutospacing="1" w:after="100" w:afterAutospacing="1"/>
              <w:rPr>
                <w:rFonts w:ascii="Arial" w:hAnsi="Arial" w:cs="Arial"/>
                <w:sz w:val="16"/>
                <w:szCs w:val="16"/>
              </w:rPr>
            </w:pPr>
            <w:r w:rsidRPr="00CB34DC">
              <w:t xml:space="preserve"> ePWM2CMPA_Cnt_u16 </w:t>
            </w:r>
          </w:p>
        </w:tc>
      </w:tr>
      <w:tr w:rsidR="00C1058C" w:rsidRPr="004B5BE2" w:rsidTr="00F251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1058C" w:rsidRPr="008306DA" w:rsidRDefault="00C1058C" w:rsidP="000A5703">
            <w:pPr>
              <w:spacing w:before="100" w:beforeAutospacing="1" w:after="100" w:afterAutospacing="1"/>
              <w:rPr>
                <w:rFonts w:ascii="Arial" w:hAnsi="Arial" w:cs="Arial"/>
                <w:sz w:val="16"/>
                <w:szCs w:val="16"/>
              </w:rPr>
            </w:pPr>
            <w:r w:rsidRPr="008306DA">
              <w:rPr>
                <w:rFonts w:ascii="Arial" w:hAnsi="Arial" w:cs="Arial"/>
                <w:sz w:val="16"/>
                <w:szCs w:val="16"/>
              </w:rPr>
              <w:t>DCPhs</w:t>
            </w:r>
            <w:r>
              <w:rPr>
                <w:rFonts w:ascii="Arial" w:hAnsi="Arial" w:cs="Arial"/>
                <w:sz w:val="16"/>
                <w:szCs w:val="16"/>
              </w:rPr>
              <w:t>C</w:t>
            </w:r>
            <w:r w:rsidRPr="008306DA">
              <w:rPr>
                <w:rFonts w:ascii="Arial" w:hAnsi="Arial" w:cs="Arial"/>
                <w:sz w:val="16"/>
                <w:szCs w:val="16"/>
              </w:rPr>
              <w:t>Comp_Cnt_</w:t>
            </w:r>
            <w:r>
              <w:rPr>
                <w:rFonts w:ascii="Arial" w:hAnsi="Arial" w:cs="Arial"/>
                <w:sz w:val="16"/>
                <w:szCs w:val="16"/>
              </w:rPr>
              <w:t>u16</w:t>
            </w:r>
          </w:p>
        </w:tc>
        <w:tc>
          <w:tcPr>
            <w:tcW w:w="4455" w:type="dxa"/>
          </w:tcPr>
          <w:p w:rsidR="00C1058C" w:rsidRDefault="00C1058C" w:rsidP="00F957FA">
            <w:pPr>
              <w:spacing w:before="100" w:beforeAutospacing="1" w:after="100" w:afterAutospacing="1"/>
              <w:rPr>
                <w:rFonts w:ascii="Arial" w:hAnsi="Arial" w:cs="Arial"/>
                <w:sz w:val="16"/>
                <w:szCs w:val="16"/>
              </w:rPr>
            </w:pPr>
            <w:r w:rsidRPr="00CB34DC">
              <w:t xml:space="preserve"> ePWM2CMPB_Cnt_u16 </w:t>
            </w:r>
          </w:p>
        </w:tc>
      </w:tr>
      <w:tr w:rsidR="00C1058C" w:rsidRPr="004B5BE2" w:rsidTr="00F251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1058C" w:rsidRPr="008306DA" w:rsidRDefault="00C1058C" w:rsidP="000A5703">
            <w:pPr>
              <w:spacing w:before="100" w:beforeAutospacing="1" w:after="100" w:afterAutospacing="1"/>
              <w:rPr>
                <w:rFonts w:ascii="Arial" w:hAnsi="Arial" w:cs="Arial"/>
                <w:sz w:val="16"/>
                <w:szCs w:val="16"/>
              </w:rPr>
            </w:pPr>
            <w:r w:rsidRPr="00C1058C">
              <w:rPr>
                <w:rFonts w:ascii="Arial" w:hAnsi="Arial" w:cs="Arial"/>
                <w:sz w:val="16"/>
                <w:szCs w:val="16"/>
              </w:rPr>
              <w:t>ePWM4CMPB_Cnt_u16</w:t>
            </w:r>
          </w:p>
        </w:tc>
        <w:tc>
          <w:tcPr>
            <w:tcW w:w="4455" w:type="dxa"/>
          </w:tcPr>
          <w:p w:rsidR="00C1058C" w:rsidRDefault="00C1058C" w:rsidP="00F957FA">
            <w:pPr>
              <w:spacing w:before="100" w:beforeAutospacing="1" w:after="100" w:afterAutospacing="1"/>
              <w:rPr>
                <w:rFonts w:ascii="Arial" w:hAnsi="Arial" w:cs="Arial"/>
                <w:sz w:val="16"/>
                <w:szCs w:val="16"/>
              </w:rPr>
            </w:pPr>
            <w:r w:rsidRPr="00CB34DC">
              <w:t xml:space="preserve"> ePWM3CMPA_Cnt_u16 </w:t>
            </w:r>
          </w:p>
        </w:tc>
      </w:tr>
      <w:tr w:rsidR="00C1058C" w:rsidRPr="004B5BE2" w:rsidTr="00F251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1058C" w:rsidRPr="00C1058C" w:rsidRDefault="00C1058C" w:rsidP="000A5703">
            <w:pPr>
              <w:spacing w:before="100" w:beforeAutospacing="1" w:after="100" w:afterAutospacing="1"/>
              <w:rPr>
                <w:rFonts w:ascii="Arial" w:hAnsi="Arial" w:cs="Arial"/>
                <w:sz w:val="16"/>
                <w:szCs w:val="16"/>
              </w:rPr>
            </w:pPr>
          </w:p>
        </w:tc>
        <w:tc>
          <w:tcPr>
            <w:tcW w:w="4455" w:type="dxa"/>
          </w:tcPr>
          <w:p w:rsidR="00C1058C" w:rsidRDefault="00C1058C" w:rsidP="00F957FA">
            <w:pPr>
              <w:spacing w:before="100" w:beforeAutospacing="1" w:after="100" w:afterAutospacing="1"/>
              <w:rPr>
                <w:rFonts w:ascii="Arial" w:hAnsi="Arial" w:cs="Arial"/>
                <w:sz w:val="16"/>
                <w:szCs w:val="16"/>
              </w:rPr>
            </w:pPr>
            <w:r w:rsidRPr="00CB34DC">
              <w:t xml:space="preserve"> ePWM3CMPB_Cnt_u16 </w:t>
            </w:r>
          </w:p>
        </w:tc>
      </w:tr>
      <w:tr w:rsidR="00C1058C" w:rsidRPr="004B5BE2" w:rsidTr="00F251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1058C" w:rsidRPr="00C1058C" w:rsidRDefault="00C1058C" w:rsidP="000A5703">
            <w:pPr>
              <w:spacing w:before="100" w:beforeAutospacing="1" w:after="100" w:afterAutospacing="1"/>
              <w:rPr>
                <w:rFonts w:ascii="Arial" w:hAnsi="Arial" w:cs="Arial"/>
                <w:sz w:val="16"/>
                <w:szCs w:val="16"/>
              </w:rPr>
            </w:pPr>
          </w:p>
        </w:tc>
        <w:tc>
          <w:tcPr>
            <w:tcW w:w="4455" w:type="dxa"/>
          </w:tcPr>
          <w:p w:rsidR="00C1058C" w:rsidRDefault="00C1058C" w:rsidP="00F957FA">
            <w:pPr>
              <w:spacing w:before="100" w:beforeAutospacing="1" w:after="100" w:afterAutospacing="1"/>
              <w:rPr>
                <w:rFonts w:ascii="Arial" w:hAnsi="Arial" w:cs="Arial"/>
                <w:sz w:val="16"/>
                <w:szCs w:val="16"/>
              </w:rPr>
            </w:pPr>
            <w:r w:rsidRPr="00CB34DC">
              <w:t xml:space="preserve"> ePWM4CMPA_Cnt_u16 </w:t>
            </w:r>
          </w:p>
        </w:tc>
      </w:tr>
      <w:tr w:rsidR="00C1058C" w:rsidRPr="004B5BE2" w:rsidTr="00F251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C1058C" w:rsidRPr="00C1058C" w:rsidRDefault="00C1058C" w:rsidP="000A5703">
            <w:pPr>
              <w:spacing w:before="100" w:beforeAutospacing="1" w:after="100" w:afterAutospacing="1"/>
              <w:rPr>
                <w:rFonts w:ascii="Arial" w:hAnsi="Arial" w:cs="Arial"/>
                <w:sz w:val="16"/>
                <w:szCs w:val="16"/>
              </w:rPr>
            </w:pPr>
          </w:p>
        </w:tc>
        <w:tc>
          <w:tcPr>
            <w:tcW w:w="4455" w:type="dxa"/>
          </w:tcPr>
          <w:p w:rsidR="00C1058C" w:rsidRDefault="00C1058C" w:rsidP="00F957FA">
            <w:pPr>
              <w:spacing w:before="100" w:beforeAutospacing="1" w:after="100" w:afterAutospacing="1"/>
              <w:rPr>
                <w:rFonts w:ascii="Arial" w:hAnsi="Arial" w:cs="Arial"/>
                <w:sz w:val="16"/>
                <w:szCs w:val="16"/>
              </w:rPr>
            </w:pPr>
            <w:r w:rsidRPr="00CB34DC">
              <w:t xml:space="preserve"> ePWM4CMPB_Cnt_u16 </w:t>
            </w:r>
          </w:p>
        </w:tc>
      </w:tr>
      <w:tr w:rsidR="00C1058C" w:rsidRPr="004B5BE2" w:rsidDel="003C2F62" w:rsidTr="00F251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del w:id="4" w:author="Windows User" w:date="2015-11-25T09:19:00Z"/>
        </w:trPr>
        <w:tc>
          <w:tcPr>
            <w:tcW w:w="4455" w:type="dxa"/>
            <w:gridSpan w:val="2"/>
            <w:vAlign w:val="center"/>
          </w:tcPr>
          <w:p w:rsidR="00C1058C" w:rsidRPr="00C1058C" w:rsidDel="003C2F62" w:rsidRDefault="00C1058C" w:rsidP="000A5703">
            <w:pPr>
              <w:spacing w:before="100" w:beforeAutospacing="1" w:after="100" w:afterAutospacing="1"/>
              <w:rPr>
                <w:del w:id="5" w:author="Windows User" w:date="2015-11-25T09:19:00Z"/>
                <w:rFonts w:ascii="Arial" w:hAnsi="Arial" w:cs="Arial"/>
                <w:sz w:val="16"/>
                <w:szCs w:val="16"/>
              </w:rPr>
            </w:pPr>
          </w:p>
        </w:tc>
        <w:tc>
          <w:tcPr>
            <w:tcW w:w="4455" w:type="dxa"/>
          </w:tcPr>
          <w:p w:rsidR="00C1058C" w:rsidDel="003C2F62" w:rsidRDefault="00C1058C" w:rsidP="003C2F62">
            <w:pPr>
              <w:spacing w:before="100" w:beforeAutospacing="1" w:after="100" w:afterAutospacing="1"/>
              <w:rPr>
                <w:del w:id="6" w:author="Windows User" w:date="2015-11-25T09:19:00Z"/>
                <w:rFonts w:ascii="Arial" w:hAnsi="Arial" w:cs="Arial"/>
                <w:sz w:val="16"/>
                <w:szCs w:val="16"/>
              </w:rPr>
            </w:pPr>
            <w:del w:id="7" w:author="Windows User" w:date="2015-11-25T09:19:00Z">
              <w:r w:rsidDel="003C2F62">
                <w:delText xml:space="preserve"> </w:delText>
              </w:r>
              <w:r w:rsidR="00F25118" w:rsidDel="003C2F62">
                <w:delText>ePWM_AdjPWMPeriod_Cnt_G_u16</w:delText>
              </w:r>
            </w:del>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178"/>
        <w:gridCol w:w="1890"/>
        <w:gridCol w:w="1170"/>
        <w:gridCol w:w="1170"/>
        <w:gridCol w:w="2520"/>
      </w:tblGrid>
      <w:tr w:rsidR="00BD008B" w:rsidTr="002177FA">
        <w:tc>
          <w:tcPr>
            <w:tcW w:w="217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89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17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17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52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BD008B" w:rsidTr="002177FA">
        <w:tc>
          <w:tcPr>
            <w:tcW w:w="2178" w:type="dxa"/>
            <w:tcBorders>
              <w:top w:val="single" w:sz="6" w:space="0" w:color="auto"/>
              <w:left w:val="single" w:sz="6" w:space="0" w:color="auto"/>
              <w:bottom w:val="single" w:sz="6" w:space="0" w:color="auto"/>
              <w:right w:val="single" w:sz="6" w:space="0" w:color="auto"/>
            </w:tcBorders>
          </w:tcPr>
          <w:p w:rsidR="00BD008B" w:rsidRDefault="008306DA" w:rsidP="00F957FA">
            <w:pPr>
              <w:spacing w:before="60"/>
              <w:rPr>
                <w:rFonts w:ascii="Arial" w:hAnsi="Arial" w:cs="Arial"/>
                <w:sz w:val="16"/>
              </w:rPr>
            </w:pPr>
            <w:r>
              <w:rPr>
                <w:rFonts w:ascii="Arial" w:hAnsi="Arial" w:cs="Arial"/>
                <w:sz w:val="16"/>
              </w:rPr>
              <w:t>None</w:t>
            </w:r>
          </w:p>
        </w:tc>
        <w:tc>
          <w:tcPr>
            <w:tcW w:w="189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117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117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252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r>
    </w:tbl>
    <w:p w:rsidR="00BD008B" w:rsidRDefault="00BD008B"/>
    <w:p w:rsidR="004A781C" w:rsidRDefault="004A781C">
      <w:pPr>
        <w:pStyle w:val="Heading3"/>
      </w:pPr>
      <w:r>
        <w:t xml:space="preserve">User defined </w:t>
      </w:r>
      <w:proofErr w:type="spellStart"/>
      <w:r>
        <w:t>typedef</w:t>
      </w:r>
      <w:proofErr w:type="spellEnd"/>
      <w:r>
        <w:t xml:space="preserve"> definition/declaration </w:t>
      </w:r>
    </w:p>
    <w:p w:rsidR="004A781C" w:rsidRDefault="004A781C">
      <w:r>
        <w:t>This section documents any user types uniquely used for the module.</w:t>
      </w:r>
    </w:p>
    <w:p w:rsidR="004F0723" w:rsidRDefault="004F0723"/>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160"/>
        <w:gridCol w:w="1440"/>
        <w:gridCol w:w="992"/>
        <w:gridCol w:w="993"/>
      </w:tblGrid>
      <w:tr w:rsidR="003C4D3F" w:rsidTr="00F957FA">
        <w:tc>
          <w:tcPr>
            <w:tcW w:w="3348" w:type="dxa"/>
            <w:shd w:val="pct30" w:color="FFFF00" w:fill="FFFFFF"/>
          </w:tcPr>
          <w:p w:rsidR="003C4D3F" w:rsidRDefault="003C4D3F" w:rsidP="00F957FA">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216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bl>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rsidTr="008306DA">
        <w:trPr>
          <w:jc w:val="center"/>
        </w:trPr>
        <w:tc>
          <w:tcPr>
            <w:tcW w:w="4608" w:type="dxa"/>
            <w:tcBorders>
              <w:top w:val="nil"/>
              <w:left w:val="single" w:sz="6" w:space="0" w:color="auto"/>
              <w:bottom w:val="nil"/>
              <w:right w:val="single" w:sz="6" w:space="0" w:color="auto"/>
            </w:tcBorders>
          </w:tcPr>
          <w:p w:rsidR="004A781C" w:rsidRDefault="008306DA" w:rsidP="00F141E2">
            <w:pPr>
              <w:spacing w:before="60"/>
              <w:rPr>
                <w:rFonts w:ascii="Arial" w:hAnsi="Arial" w:cs="Arial"/>
                <w:sz w:val="16"/>
              </w:rPr>
            </w:pPr>
            <w:r w:rsidRPr="008306DA">
              <w:rPr>
                <w:rFonts w:ascii="Arial" w:hAnsi="Arial" w:cs="Arial"/>
                <w:sz w:val="16"/>
              </w:rPr>
              <w:t>k_ADCTrig1Offset_Cnt_s16</w:t>
            </w:r>
          </w:p>
        </w:tc>
      </w:tr>
      <w:tr w:rsidR="008306DA">
        <w:trPr>
          <w:jc w:val="center"/>
        </w:trPr>
        <w:tc>
          <w:tcPr>
            <w:tcW w:w="4608" w:type="dxa"/>
            <w:tcBorders>
              <w:top w:val="nil"/>
              <w:left w:val="single" w:sz="6" w:space="0" w:color="auto"/>
              <w:bottom w:val="single" w:sz="6" w:space="0" w:color="auto"/>
              <w:right w:val="single" w:sz="6" w:space="0" w:color="auto"/>
            </w:tcBorders>
          </w:tcPr>
          <w:p w:rsidR="008306DA" w:rsidRDefault="008306DA" w:rsidP="00F141E2">
            <w:pPr>
              <w:spacing w:before="60"/>
              <w:rPr>
                <w:rFonts w:ascii="Arial" w:hAnsi="Arial" w:cs="Arial"/>
                <w:sz w:val="16"/>
              </w:rPr>
            </w:pPr>
            <w:r w:rsidRPr="008306DA">
              <w:rPr>
                <w:rFonts w:ascii="Arial" w:hAnsi="Arial" w:cs="Arial"/>
                <w:sz w:val="16"/>
              </w:rPr>
              <w:t>k_PwmDeadBand_Cnt_u16</w:t>
            </w:r>
          </w:p>
          <w:p w:rsidR="008306DA" w:rsidRPr="008306DA" w:rsidRDefault="008306DA" w:rsidP="00F141E2">
            <w:pPr>
              <w:spacing w:before="60"/>
              <w:rPr>
                <w:rFonts w:ascii="Arial" w:hAnsi="Arial" w:cs="Arial"/>
                <w:sz w:val="16"/>
              </w:rPr>
            </w:pPr>
            <w:r w:rsidRPr="008306DA">
              <w:rPr>
                <w:rFonts w:ascii="Arial" w:hAnsi="Arial" w:cs="Arial"/>
                <w:sz w:val="16"/>
              </w:rPr>
              <w:t>k_PwmRelay_Cnt_u16</w:t>
            </w:r>
          </w:p>
        </w:tc>
      </w:tr>
    </w:tbl>
    <w:p w:rsidR="004A781C" w:rsidRDefault="004A781C">
      <w:pPr>
        <w:pStyle w:val="Heading2"/>
      </w:pPr>
      <w:proofErr w:type="gramStart"/>
      <w:r>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w:t>
      </w:r>
      <w:proofErr w:type="spellStart"/>
      <w:r>
        <w:t>Eng</w:t>
      </w:r>
      <w:proofErr w:type="spellEnd"/>
      <w:r>
        <w:t xml:space="preserve">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98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178"/>
        <w:gridCol w:w="1890"/>
        <w:gridCol w:w="1170"/>
        <w:gridCol w:w="1170"/>
        <w:gridCol w:w="3420"/>
      </w:tblGrid>
      <w:tr w:rsidR="00B753D3" w:rsidTr="00B753D3">
        <w:tc>
          <w:tcPr>
            <w:tcW w:w="2178" w:type="dxa"/>
            <w:tcBorders>
              <w:top w:val="single" w:sz="6" w:space="0" w:color="auto"/>
              <w:left w:val="single" w:sz="6" w:space="0" w:color="auto"/>
              <w:bottom w:val="single" w:sz="6" w:space="0" w:color="auto"/>
              <w:right w:val="single" w:sz="6" w:space="0" w:color="auto"/>
            </w:tcBorders>
            <w:shd w:val="pct30" w:color="FFFF00" w:fill="FFFFFF"/>
          </w:tcPr>
          <w:p w:rsidR="00B753D3" w:rsidRDefault="00B753D3" w:rsidP="003E7377">
            <w:pPr>
              <w:spacing w:before="60"/>
              <w:jc w:val="center"/>
              <w:rPr>
                <w:rFonts w:ascii="Arial" w:hAnsi="Arial" w:cs="Arial"/>
                <w:sz w:val="16"/>
              </w:rPr>
            </w:pPr>
            <w:del w:id="8" w:author="Windows User" w:date="2015-11-25T13:15:00Z">
              <w:r w:rsidDel="00FF6A36">
                <w:rPr>
                  <w:rFonts w:ascii="Arial" w:hAnsi="Arial" w:cs="Arial"/>
                  <w:sz w:val="16"/>
                </w:rPr>
                <w:delText xml:space="preserve">Variable </w:delText>
              </w:r>
            </w:del>
            <w:ins w:id="9" w:author="Windows User" w:date="2015-11-25T13:15:00Z">
              <w:r w:rsidR="00FF6A36">
                <w:rPr>
                  <w:rFonts w:ascii="Arial" w:hAnsi="Arial" w:cs="Arial"/>
                  <w:sz w:val="16"/>
                </w:rPr>
                <w:t xml:space="preserve">Constant </w:t>
              </w:r>
            </w:ins>
            <w:r>
              <w:rPr>
                <w:rFonts w:ascii="Arial" w:hAnsi="Arial" w:cs="Arial"/>
                <w:sz w:val="16"/>
              </w:rPr>
              <w:t>Name</w:t>
            </w:r>
          </w:p>
        </w:tc>
        <w:tc>
          <w:tcPr>
            <w:tcW w:w="1890" w:type="dxa"/>
            <w:tcBorders>
              <w:top w:val="single" w:sz="6" w:space="0" w:color="auto"/>
              <w:left w:val="single" w:sz="6" w:space="0" w:color="auto"/>
              <w:bottom w:val="single" w:sz="6" w:space="0" w:color="auto"/>
              <w:right w:val="single" w:sz="6" w:space="0" w:color="auto"/>
            </w:tcBorders>
            <w:shd w:val="pct30" w:color="FFFF00" w:fill="FFFFFF"/>
          </w:tcPr>
          <w:p w:rsidR="00B753D3" w:rsidRDefault="00B753D3" w:rsidP="003E7377">
            <w:pPr>
              <w:spacing w:before="60"/>
              <w:jc w:val="center"/>
              <w:rPr>
                <w:rFonts w:ascii="Arial" w:hAnsi="Arial" w:cs="Arial"/>
                <w:sz w:val="16"/>
              </w:rPr>
            </w:pPr>
            <w:r>
              <w:rPr>
                <w:rFonts w:ascii="Arial" w:hAnsi="Arial" w:cs="Arial"/>
                <w:sz w:val="16"/>
              </w:rPr>
              <w:t>Resolution</w:t>
            </w:r>
          </w:p>
        </w:tc>
        <w:tc>
          <w:tcPr>
            <w:tcW w:w="1170" w:type="dxa"/>
            <w:tcBorders>
              <w:top w:val="single" w:sz="6" w:space="0" w:color="auto"/>
              <w:left w:val="single" w:sz="6" w:space="0" w:color="auto"/>
              <w:bottom w:val="single" w:sz="6" w:space="0" w:color="auto"/>
              <w:right w:val="single" w:sz="6" w:space="0" w:color="auto"/>
            </w:tcBorders>
            <w:shd w:val="pct30" w:color="FFFF00" w:fill="FFFFFF"/>
          </w:tcPr>
          <w:p w:rsidR="00B753D3" w:rsidRDefault="00B753D3" w:rsidP="003E7377">
            <w:pPr>
              <w:spacing w:before="60"/>
              <w:jc w:val="center"/>
              <w:rPr>
                <w:rFonts w:ascii="Arial" w:hAnsi="Arial" w:cs="Arial"/>
                <w:sz w:val="16"/>
              </w:rPr>
            </w:pPr>
            <w:r>
              <w:rPr>
                <w:rFonts w:ascii="Arial" w:hAnsi="Arial" w:cs="Arial"/>
                <w:sz w:val="16"/>
              </w:rPr>
              <w:t>Legal Range</w:t>
            </w:r>
          </w:p>
          <w:p w:rsidR="00B753D3" w:rsidRDefault="00B753D3" w:rsidP="003E7377">
            <w:pPr>
              <w:spacing w:before="60"/>
              <w:jc w:val="center"/>
              <w:rPr>
                <w:rFonts w:ascii="Arial" w:hAnsi="Arial" w:cs="Arial"/>
                <w:sz w:val="16"/>
              </w:rPr>
            </w:pPr>
            <w:r>
              <w:rPr>
                <w:rFonts w:ascii="Arial" w:hAnsi="Arial" w:cs="Arial"/>
                <w:sz w:val="16"/>
              </w:rPr>
              <w:t>(min)</w:t>
            </w:r>
          </w:p>
        </w:tc>
        <w:tc>
          <w:tcPr>
            <w:tcW w:w="1170" w:type="dxa"/>
            <w:tcBorders>
              <w:top w:val="single" w:sz="6" w:space="0" w:color="auto"/>
              <w:left w:val="single" w:sz="6" w:space="0" w:color="auto"/>
              <w:bottom w:val="single" w:sz="6" w:space="0" w:color="auto"/>
              <w:right w:val="single" w:sz="6" w:space="0" w:color="auto"/>
            </w:tcBorders>
            <w:shd w:val="pct30" w:color="FFFF00" w:fill="FFFFFF"/>
          </w:tcPr>
          <w:p w:rsidR="00B753D3" w:rsidRDefault="00B753D3" w:rsidP="003E7377">
            <w:pPr>
              <w:spacing w:before="60"/>
              <w:jc w:val="center"/>
              <w:rPr>
                <w:rFonts w:ascii="Arial" w:hAnsi="Arial" w:cs="Arial"/>
                <w:sz w:val="16"/>
              </w:rPr>
            </w:pPr>
            <w:r>
              <w:rPr>
                <w:rFonts w:ascii="Arial" w:hAnsi="Arial" w:cs="Arial"/>
                <w:sz w:val="16"/>
              </w:rPr>
              <w:t>Legal Range</w:t>
            </w:r>
          </w:p>
          <w:p w:rsidR="00B753D3" w:rsidRDefault="00B753D3" w:rsidP="003E7377">
            <w:pPr>
              <w:spacing w:before="60"/>
              <w:jc w:val="center"/>
              <w:rPr>
                <w:rFonts w:ascii="Arial" w:hAnsi="Arial" w:cs="Arial"/>
                <w:sz w:val="16"/>
              </w:rPr>
            </w:pPr>
            <w:r>
              <w:rPr>
                <w:rFonts w:ascii="Arial" w:hAnsi="Arial" w:cs="Arial"/>
                <w:sz w:val="16"/>
              </w:rPr>
              <w:t>(max)</w:t>
            </w:r>
          </w:p>
        </w:tc>
        <w:tc>
          <w:tcPr>
            <w:tcW w:w="3420" w:type="dxa"/>
            <w:tcBorders>
              <w:top w:val="single" w:sz="6" w:space="0" w:color="auto"/>
              <w:left w:val="single" w:sz="6" w:space="0" w:color="auto"/>
              <w:bottom w:val="single" w:sz="6" w:space="0" w:color="auto"/>
              <w:right w:val="single" w:sz="6" w:space="0" w:color="auto"/>
            </w:tcBorders>
            <w:shd w:val="pct30" w:color="FFFF00" w:fill="FFFFFF"/>
          </w:tcPr>
          <w:p w:rsidR="00B753D3" w:rsidRDefault="00B753D3" w:rsidP="003E7377">
            <w:pPr>
              <w:spacing w:before="60"/>
              <w:jc w:val="center"/>
              <w:rPr>
                <w:rFonts w:ascii="Arial" w:hAnsi="Arial" w:cs="Arial"/>
                <w:sz w:val="16"/>
              </w:rPr>
            </w:pPr>
            <w:del w:id="10" w:author="Windows User" w:date="2015-11-25T13:16:00Z">
              <w:r w:rsidDel="00FF6A36">
                <w:rPr>
                  <w:rFonts w:ascii="Arial" w:hAnsi="Arial" w:cs="Arial"/>
                  <w:sz w:val="16"/>
                </w:rPr>
                <w:delText>Software Segment</w:delText>
              </w:r>
            </w:del>
            <w:ins w:id="11" w:author="Windows User" w:date="2015-11-25T13:16:00Z">
              <w:r w:rsidR="00FF6A36">
                <w:rPr>
                  <w:rFonts w:ascii="Arial" w:hAnsi="Arial" w:cs="Arial"/>
                  <w:sz w:val="16"/>
                </w:rPr>
                <w:t>Value</w:t>
              </w:r>
            </w:ins>
          </w:p>
        </w:tc>
      </w:tr>
      <w:tr w:rsidR="00B753D3" w:rsidTr="00B753D3">
        <w:tc>
          <w:tcPr>
            <w:tcW w:w="2178" w:type="dxa"/>
            <w:tcBorders>
              <w:top w:val="single" w:sz="6" w:space="0" w:color="auto"/>
              <w:left w:val="single" w:sz="6" w:space="0" w:color="auto"/>
              <w:bottom w:val="single" w:sz="6" w:space="0" w:color="auto"/>
              <w:right w:val="single" w:sz="6" w:space="0" w:color="auto"/>
            </w:tcBorders>
          </w:tcPr>
          <w:p w:rsidR="00B753D3" w:rsidRDefault="00FF6A36" w:rsidP="003E7377">
            <w:pPr>
              <w:spacing w:before="60"/>
              <w:rPr>
                <w:rFonts w:ascii="Arial" w:hAnsi="Arial" w:cs="Arial"/>
                <w:sz w:val="16"/>
              </w:rPr>
            </w:pPr>
            <w:ins w:id="12" w:author="Windows User" w:date="2015-11-25T13:14:00Z">
              <w:r w:rsidRPr="00FF6A36">
                <w:rPr>
                  <w:rFonts w:ascii="Arial" w:hAnsi="Arial" w:cs="Arial"/>
                  <w:sz w:val="16"/>
                </w:rPr>
                <w:t>D_DUTYCYCLESHIFT_CNT_U16</w:t>
              </w:r>
              <w:r>
                <w:rPr>
                  <w:rFonts w:ascii="Arial" w:hAnsi="Arial" w:cs="Arial"/>
                  <w:sz w:val="16"/>
                </w:rPr>
                <w:t xml:space="preserve"> </w:t>
              </w:r>
            </w:ins>
            <w:del w:id="13" w:author="Windows User" w:date="2015-11-25T13:14:00Z">
              <w:r w:rsidR="00F25118" w:rsidDel="00FF6A36">
                <w:rPr>
                  <w:rFonts w:ascii="Arial" w:hAnsi="Arial" w:cs="Arial"/>
                  <w:sz w:val="16"/>
                </w:rPr>
                <w:delText>None</w:delText>
              </w:r>
            </w:del>
          </w:p>
        </w:tc>
        <w:tc>
          <w:tcPr>
            <w:tcW w:w="1890" w:type="dxa"/>
            <w:tcBorders>
              <w:top w:val="single" w:sz="6" w:space="0" w:color="auto"/>
              <w:left w:val="single" w:sz="6" w:space="0" w:color="auto"/>
              <w:bottom w:val="single" w:sz="6" w:space="0" w:color="auto"/>
              <w:right w:val="single" w:sz="6" w:space="0" w:color="auto"/>
            </w:tcBorders>
          </w:tcPr>
          <w:p w:rsidR="00B753D3" w:rsidRDefault="00FF6A36" w:rsidP="003E7377">
            <w:pPr>
              <w:spacing w:before="60"/>
              <w:rPr>
                <w:rFonts w:ascii="Arial" w:hAnsi="Arial" w:cs="Arial"/>
                <w:sz w:val="16"/>
              </w:rPr>
            </w:pPr>
            <w:ins w:id="14" w:author="Windows User" w:date="2015-11-25T13:15:00Z">
              <w:r>
                <w:rPr>
                  <w:rFonts w:ascii="Arial" w:hAnsi="Arial" w:cs="Arial"/>
                  <w:sz w:val="16"/>
                </w:rPr>
                <w:t>1</w:t>
              </w:r>
            </w:ins>
          </w:p>
        </w:tc>
        <w:tc>
          <w:tcPr>
            <w:tcW w:w="1170" w:type="dxa"/>
            <w:tcBorders>
              <w:top w:val="single" w:sz="6" w:space="0" w:color="auto"/>
              <w:left w:val="single" w:sz="6" w:space="0" w:color="auto"/>
              <w:bottom w:val="single" w:sz="6" w:space="0" w:color="auto"/>
              <w:right w:val="single" w:sz="6" w:space="0" w:color="auto"/>
            </w:tcBorders>
          </w:tcPr>
          <w:p w:rsidR="00B753D3" w:rsidRDefault="00FF6A36" w:rsidP="003E7377">
            <w:pPr>
              <w:spacing w:before="60"/>
              <w:rPr>
                <w:rFonts w:ascii="Arial" w:hAnsi="Arial" w:cs="Arial"/>
                <w:sz w:val="16"/>
              </w:rPr>
            </w:pPr>
            <w:ins w:id="15" w:author="Windows User" w:date="2015-11-25T13:15:00Z">
              <w:r w:rsidRPr="00FF6A36">
                <w:rPr>
                  <w:rFonts w:ascii="Arial" w:hAnsi="Arial" w:cs="Arial"/>
                  <w:sz w:val="16"/>
                </w:rPr>
                <w:t>535U</w:t>
              </w:r>
            </w:ins>
          </w:p>
        </w:tc>
        <w:tc>
          <w:tcPr>
            <w:tcW w:w="1170" w:type="dxa"/>
            <w:tcBorders>
              <w:top w:val="single" w:sz="6" w:space="0" w:color="auto"/>
              <w:left w:val="single" w:sz="6" w:space="0" w:color="auto"/>
              <w:bottom w:val="single" w:sz="6" w:space="0" w:color="auto"/>
              <w:right w:val="single" w:sz="6" w:space="0" w:color="auto"/>
            </w:tcBorders>
          </w:tcPr>
          <w:p w:rsidR="00B753D3" w:rsidRDefault="00FF6A36" w:rsidP="003E7377">
            <w:pPr>
              <w:spacing w:before="60"/>
              <w:rPr>
                <w:rFonts w:ascii="Arial" w:hAnsi="Arial" w:cs="Arial"/>
                <w:sz w:val="16"/>
              </w:rPr>
            </w:pPr>
            <w:ins w:id="16" w:author="Windows User" w:date="2015-11-25T13:15:00Z">
              <w:r w:rsidRPr="00FF6A36">
                <w:rPr>
                  <w:rFonts w:ascii="Arial" w:hAnsi="Arial" w:cs="Arial"/>
                  <w:sz w:val="16"/>
                </w:rPr>
                <w:t>535U</w:t>
              </w:r>
            </w:ins>
          </w:p>
        </w:tc>
        <w:tc>
          <w:tcPr>
            <w:tcW w:w="3420" w:type="dxa"/>
            <w:tcBorders>
              <w:top w:val="single" w:sz="6" w:space="0" w:color="auto"/>
              <w:left w:val="single" w:sz="6" w:space="0" w:color="auto"/>
              <w:bottom w:val="single" w:sz="6" w:space="0" w:color="auto"/>
              <w:right w:val="single" w:sz="6" w:space="0" w:color="auto"/>
            </w:tcBorders>
          </w:tcPr>
          <w:p w:rsidR="00B753D3" w:rsidRDefault="00FF6A36" w:rsidP="003E7377">
            <w:pPr>
              <w:spacing w:before="60"/>
              <w:rPr>
                <w:rFonts w:ascii="Arial" w:hAnsi="Arial" w:cs="Arial"/>
                <w:sz w:val="16"/>
              </w:rPr>
            </w:pPr>
            <w:ins w:id="17" w:author="Windows User" w:date="2015-11-25T13:16:00Z">
              <w:r w:rsidRPr="00FF6A36">
                <w:rPr>
                  <w:rFonts w:ascii="Arial" w:hAnsi="Arial" w:cs="Arial"/>
                  <w:sz w:val="16"/>
                </w:rPr>
                <w:t>535U</w:t>
              </w:r>
            </w:ins>
          </w:p>
        </w:tc>
      </w:tr>
    </w:tbl>
    <w:p w:rsidR="00986945" w:rsidRPr="00986945" w:rsidRDefault="00986945" w:rsidP="00986945"/>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BE30B3">
            <w:pPr>
              <w:spacing w:before="60"/>
              <w:rPr>
                <w:rFonts w:ascii="Arial" w:hAnsi="Arial" w:cs="Arial"/>
                <w:sz w:val="16"/>
              </w:rPr>
            </w:pPr>
            <w:r>
              <w:rPr>
                <w:rFonts w:ascii="Arial" w:hAnsi="Arial" w:cs="Arial"/>
                <w:sz w:val="16"/>
              </w:rPr>
              <w:t>None</w:t>
            </w:r>
          </w:p>
        </w:tc>
      </w:tr>
    </w:tbl>
    <w:p w:rsidR="004A781C" w:rsidRDefault="004A781C"/>
    <w:p w:rsidR="004A781C" w:rsidRDefault="004A781C">
      <w:pPr>
        <w:pStyle w:val="Heading3"/>
      </w:pPr>
      <w:r>
        <w:t>Module specific Lookup Tables Constants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BE30B3"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015119" w:rsidRDefault="007C4B45" w:rsidP="008B3E94">
      <w:pPr>
        <w:numPr>
          <w:ilvl w:val="0"/>
          <w:numId w:val="5"/>
        </w:numPr>
        <w:spacing w:after="0"/>
      </w:pPr>
      <w:r>
        <w:t>ePWM_Read_</w:t>
      </w:r>
      <w:r w:rsidR="00015119" w:rsidRPr="00015119">
        <w:t>PWMPeriod_u16</w:t>
      </w:r>
    </w:p>
    <w:p w:rsidR="00015119" w:rsidRDefault="007C4B45" w:rsidP="008B3E94">
      <w:pPr>
        <w:numPr>
          <w:ilvl w:val="0"/>
          <w:numId w:val="5"/>
        </w:numPr>
        <w:spacing w:after="0"/>
      </w:pPr>
      <w:r>
        <w:t>ePWM_Read_</w:t>
      </w:r>
      <w:r w:rsidR="00015119" w:rsidRPr="00015119">
        <w:t>DCPhsAComp_u16</w:t>
      </w:r>
    </w:p>
    <w:p w:rsidR="00015119" w:rsidRDefault="007C4B45" w:rsidP="008B3E94">
      <w:pPr>
        <w:numPr>
          <w:ilvl w:val="0"/>
          <w:numId w:val="5"/>
        </w:numPr>
        <w:spacing w:after="0"/>
      </w:pPr>
      <w:r>
        <w:t>ePWM_Read_</w:t>
      </w:r>
      <w:r w:rsidR="00015119" w:rsidRPr="00015119">
        <w:t>DCPhs</w:t>
      </w:r>
      <w:r w:rsidR="00015119">
        <w:t>B</w:t>
      </w:r>
      <w:r w:rsidR="00015119" w:rsidRPr="00015119">
        <w:t>Comp_u16</w:t>
      </w:r>
    </w:p>
    <w:p w:rsidR="00015119" w:rsidRDefault="007C4B45" w:rsidP="008B3E94">
      <w:pPr>
        <w:numPr>
          <w:ilvl w:val="0"/>
          <w:numId w:val="5"/>
        </w:numPr>
        <w:spacing w:after="0"/>
      </w:pPr>
      <w:r>
        <w:t>ePWM_Read_</w:t>
      </w:r>
      <w:r w:rsidR="00015119">
        <w:t>DCPhsC</w:t>
      </w:r>
      <w:r w:rsidR="00015119" w:rsidRPr="00015119">
        <w:t>Comp_u16</w:t>
      </w:r>
    </w:p>
    <w:p w:rsidR="00773FAD" w:rsidRDefault="00773FAD" w:rsidP="008B3E94">
      <w:pPr>
        <w:numPr>
          <w:ilvl w:val="0"/>
          <w:numId w:val="5"/>
        </w:numPr>
        <w:spacing w:after="0"/>
      </w:pPr>
      <w:r>
        <w:t>ePWM_Write_ePWM1CMPA_Cnt_u16</w:t>
      </w:r>
    </w:p>
    <w:p w:rsidR="00773FAD" w:rsidRDefault="00773FAD" w:rsidP="00773FAD">
      <w:pPr>
        <w:numPr>
          <w:ilvl w:val="0"/>
          <w:numId w:val="5"/>
        </w:numPr>
        <w:spacing w:after="0"/>
      </w:pPr>
      <w:r>
        <w:t>ePWM_Write_ePWM1CMPB_Cnt_u16</w:t>
      </w:r>
    </w:p>
    <w:p w:rsidR="00773FAD" w:rsidRDefault="00773FAD" w:rsidP="00773FAD">
      <w:pPr>
        <w:numPr>
          <w:ilvl w:val="0"/>
          <w:numId w:val="5"/>
        </w:numPr>
        <w:spacing w:after="0"/>
      </w:pPr>
      <w:r>
        <w:t>ePWM_Write_ePWM2CMPA_Cnt_u16</w:t>
      </w:r>
    </w:p>
    <w:p w:rsidR="00773FAD" w:rsidRDefault="00773FAD" w:rsidP="00773FAD">
      <w:pPr>
        <w:numPr>
          <w:ilvl w:val="0"/>
          <w:numId w:val="5"/>
        </w:numPr>
        <w:spacing w:after="0"/>
      </w:pPr>
      <w:r>
        <w:t>ePWM_Write_ePWM2CMPB_Cnt_u16</w:t>
      </w:r>
    </w:p>
    <w:p w:rsidR="00773FAD" w:rsidRDefault="00773FAD" w:rsidP="00773FAD">
      <w:pPr>
        <w:numPr>
          <w:ilvl w:val="0"/>
          <w:numId w:val="5"/>
        </w:numPr>
        <w:spacing w:after="0"/>
      </w:pPr>
      <w:r>
        <w:t>ePWM_Write_ePWM3CMPA_Cnt_u16</w:t>
      </w:r>
    </w:p>
    <w:p w:rsidR="00773FAD" w:rsidRDefault="00773FAD" w:rsidP="00773FAD">
      <w:pPr>
        <w:numPr>
          <w:ilvl w:val="0"/>
          <w:numId w:val="5"/>
        </w:numPr>
        <w:spacing w:after="0"/>
      </w:pPr>
      <w:r>
        <w:t>ePWM_Write_ePWM3CMPB_Cnt_u16</w:t>
      </w:r>
    </w:p>
    <w:p w:rsidR="00773FAD" w:rsidRDefault="00773FAD" w:rsidP="00773FAD">
      <w:pPr>
        <w:numPr>
          <w:ilvl w:val="0"/>
          <w:numId w:val="5"/>
        </w:numPr>
        <w:spacing w:after="0"/>
      </w:pPr>
      <w:r>
        <w:t>ePWM_Write_ePWM4CMPA_Cnt_u16</w:t>
      </w:r>
    </w:p>
    <w:p w:rsidR="00773FAD" w:rsidRDefault="00773FAD" w:rsidP="00773FAD">
      <w:pPr>
        <w:numPr>
          <w:ilvl w:val="0"/>
          <w:numId w:val="5"/>
        </w:numPr>
        <w:spacing w:after="0"/>
      </w:pPr>
      <w:r>
        <w:t>ePWM_Write_ePWM4CMPB_Cnt_u16</w:t>
      </w:r>
    </w:p>
    <w:p w:rsidR="00773FAD" w:rsidRDefault="00773FAD" w:rsidP="008B3E94">
      <w:pPr>
        <w:numPr>
          <w:ilvl w:val="0"/>
          <w:numId w:val="5"/>
        </w:numPr>
        <w:spacing w:after="0"/>
      </w:pPr>
    </w:p>
    <w:p w:rsidR="00015119" w:rsidRDefault="00015119">
      <w:pPr>
        <w:spacing w:after="0"/>
      </w:pPr>
      <w:r>
        <w:br w:type="page"/>
      </w:r>
    </w:p>
    <w:p w:rsidR="008B3E94" w:rsidRDefault="008B3E94" w:rsidP="008B3E94">
      <w:pPr>
        <w:spacing w:after="0"/>
        <w:ind w:left="720"/>
      </w:pPr>
    </w:p>
    <w:p w:rsidR="008B3E94" w:rsidRDefault="008B3E94" w:rsidP="008B3E94">
      <w:pPr>
        <w:pStyle w:val="Heading2"/>
      </w:pPr>
      <w:r>
        <w:t>Data Hiding Functions</w:t>
      </w:r>
    </w:p>
    <w:p w:rsidR="00DC7E08" w:rsidRDefault="00F141E2" w:rsidP="00DC7E08">
      <w:pPr>
        <w:numPr>
          <w:ilvl w:val="0"/>
          <w:numId w:val="10"/>
        </w:numPr>
        <w:spacing w:after="0"/>
      </w:pPr>
      <w:r>
        <w:t>None</w:t>
      </w: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8F6DBB" w:rsidRDefault="008F6DBB" w:rsidP="00BE30B3">
      <w:pPr>
        <w:spacing w:after="0"/>
      </w:pPr>
    </w:p>
    <w:p w:rsidR="008306DA" w:rsidRDefault="008306DA" w:rsidP="008306DA"/>
    <w:p w:rsidR="00A33017" w:rsidRDefault="000A79A3" w:rsidP="008306DA">
      <w:pPr>
        <w:pStyle w:val="Heading3"/>
      </w:pPr>
      <w:r>
        <w:t>Global</w:t>
      </w:r>
      <w:r w:rsidR="008306DA">
        <w:t xml:space="preserve"> </w:t>
      </w:r>
      <w:r>
        <w:t>Functions #1</w:t>
      </w:r>
    </w:p>
    <w:p w:rsidR="008306DA" w:rsidRPr="00A33017" w:rsidRDefault="00A8420F" w:rsidP="00A33017">
      <w:pPr>
        <w:spacing w:before="60"/>
        <w:rPr>
          <w:rFonts w:ascii="Arial" w:hAnsi="Arial" w:cs="Arial"/>
          <w:sz w:val="16"/>
        </w:rPr>
      </w:pPr>
      <w:r w:rsidRPr="00A33017">
        <w:rPr>
          <w:rFonts w:ascii="Arial" w:hAnsi="Arial" w:cs="Arial"/>
          <w:sz w:val="16"/>
        </w:rPr>
        <w:t xml:space="preserve"> (For detailed info regarding values assigned to registers refer Reference Pdf attached below)</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8306DA" w:rsidTr="008306DA">
        <w:tc>
          <w:tcPr>
            <w:tcW w:w="2083" w:type="dxa"/>
          </w:tcPr>
          <w:p w:rsidR="008306DA" w:rsidRDefault="008306DA" w:rsidP="008306DA">
            <w:pPr>
              <w:spacing w:before="60"/>
              <w:rPr>
                <w:rFonts w:ascii="Arial" w:hAnsi="Arial" w:cs="Arial"/>
                <w:b/>
                <w:bCs/>
                <w:sz w:val="16"/>
              </w:rPr>
            </w:pPr>
            <w:r>
              <w:rPr>
                <w:rFonts w:ascii="Arial" w:hAnsi="Arial" w:cs="Arial"/>
                <w:b/>
                <w:bCs/>
                <w:sz w:val="16"/>
              </w:rPr>
              <w:t>Function Name</w:t>
            </w:r>
          </w:p>
        </w:tc>
        <w:tc>
          <w:tcPr>
            <w:tcW w:w="3875" w:type="dxa"/>
          </w:tcPr>
          <w:p w:rsidR="008306DA" w:rsidRDefault="002B4FA9" w:rsidP="00C00D97">
            <w:pPr>
              <w:spacing w:before="60"/>
              <w:rPr>
                <w:rFonts w:ascii="Arial" w:hAnsi="Arial" w:cs="Arial"/>
                <w:sz w:val="16"/>
              </w:rPr>
            </w:pPr>
            <w:r w:rsidRPr="002B4FA9">
              <w:rPr>
                <w:rFonts w:ascii="Arial" w:hAnsi="Arial" w:cs="Arial"/>
                <w:sz w:val="16"/>
              </w:rPr>
              <w:t>ePWM_</w:t>
            </w:r>
            <w:r w:rsidR="00C00D97">
              <w:rPr>
                <w:rFonts w:ascii="Arial" w:hAnsi="Arial" w:cs="Arial"/>
                <w:sz w:val="16"/>
              </w:rPr>
              <w:t>Init1</w:t>
            </w:r>
          </w:p>
        </w:tc>
        <w:tc>
          <w:tcPr>
            <w:tcW w:w="1159" w:type="dxa"/>
            <w:shd w:val="pct30" w:color="FFFF00" w:fill="auto"/>
          </w:tcPr>
          <w:p w:rsidR="008306DA" w:rsidRDefault="008306DA" w:rsidP="008306DA">
            <w:pPr>
              <w:spacing w:before="60"/>
              <w:jc w:val="center"/>
              <w:rPr>
                <w:rFonts w:ascii="Arial" w:hAnsi="Arial" w:cs="Arial"/>
                <w:sz w:val="16"/>
              </w:rPr>
            </w:pPr>
            <w:r>
              <w:rPr>
                <w:rFonts w:ascii="Arial" w:hAnsi="Arial" w:cs="Arial"/>
                <w:sz w:val="16"/>
              </w:rPr>
              <w:t>Type</w:t>
            </w:r>
          </w:p>
        </w:tc>
        <w:tc>
          <w:tcPr>
            <w:tcW w:w="607" w:type="dxa"/>
            <w:shd w:val="pct30" w:color="FFFF00" w:fill="auto"/>
          </w:tcPr>
          <w:p w:rsidR="008306DA" w:rsidRDefault="008306DA" w:rsidP="008306DA">
            <w:pPr>
              <w:spacing w:before="60"/>
              <w:jc w:val="center"/>
              <w:rPr>
                <w:rFonts w:ascii="Arial" w:hAnsi="Arial" w:cs="Arial"/>
                <w:sz w:val="16"/>
              </w:rPr>
            </w:pPr>
            <w:r>
              <w:rPr>
                <w:rFonts w:ascii="Arial" w:hAnsi="Arial" w:cs="Arial"/>
                <w:sz w:val="16"/>
              </w:rPr>
              <w:t>Min</w:t>
            </w:r>
          </w:p>
        </w:tc>
        <w:tc>
          <w:tcPr>
            <w:tcW w:w="607" w:type="dxa"/>
            <w:shd w:val="pct30" w:color="FFFF00" w:fill="auto"/>
          </w:tcPr>
          <w:p w:rsidR="008306DA" w:rsidRDefault="008306DA" w:rsidP="008306DA">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8306DA" w:rsidRDefault="008306DA" w:rsidP="008306D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8306DA" w:rsidTr="008306DA">
        <w:tc>
          <w:tcPr>
            <w:tcW w:w="2083" w:type="dxa"/>
          </w:tcPr>
          <w:p w:rsidR="008306DA" w:rsidRDefault="008306DA" w:rsidP="008306DA">
            <w:pPr>
              <w:spacing w:before="60"/>
              <w:rPr>
                <w:rFonts w:ascii="Arial" w:hAnsi="Arial" w:cs="Arial"/>
                <w:b/>
                <w:bCs/>
                <w:sz w:val="16"/>
              </w:rPr>
            </w:pPr>
            <w:r>
              <w:rPr>
                <w:rFonts w:ascii="Arial" w:hAnsi="Arial" w:cs="Arial"/>
                <w:b/>
                <w:bCs/>
                <w:sz w:val="16"/>
              </w:rPr>
              <w:t xml:space="preserve">Arguments Passed </w:t>
            </w:r>
          </w:p>
        </w:tc>
        <w:tc>
          <w:tcPr>
            <w:tcW w:w="3875" w:type="dxa"/>
          </w:tcPr>
          <w:p w:rsidR="008306DA" w:rsidRDefault="008306DA" w:rsidP="008306DA">
            <w:pPr>
              <w:spacing w:before="60"/>
              <w:rPr>
                <w:rFonts w:ascii="Arial" w:hAnsi="Arial" w:cs="Arial"/>
                <w:sz w:val="16"/>
              </w:rPr>
            </w:pPr>
            <w:r>
              <w:rPr>
                <w:rFonts w:ascii="Arial" w:hAnsi="Arial" w:cs="Arial"/>
                <w:sz w:val="16"/>
              </w:rPr>
              <w:t>None</w:t>
            </w:r>
          </w:p>
        </w:tc>
        <w:tc>
          <w:tcPr>
            <w:tcW w:w="1159"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shd w:val="pct15" w:color="auto" w:fill="auto"/>
          </w:tcPr>
          <w:p w:rsidR="008306DA" w:rsidRDefault="008306DA" w:rsidP="008306DA">
            <w:pPr>
              <w:spacing w:before="60"/>
              <w:rPr>
                <w:rFonts w:ascii="Arial" w:hAnsi="Arial" w:cs="Arial"/>
                <w:sz w:val="16"/>
              </w:rPr>
            </w:pPr>
          </w:p>
        </w:tc>
      </w:tr>
      <w:tr w:rsidR="008306DA" w:rsidTr="008306DA">
        <w:tc>
          <w:tcPr>
            <w:tcW w:w="2083" w:type="dxa"/>
          </w:tcPr>
          <w:p w:rsidR="008306DA" w:rsidRDefault="008306DA" w:rsidP="008306DA">
            <w:pPr>
              <w:spacing w:before="60"/>
              <w:rPr>
                <w:rFonts w:ascii="Arial" w:hAnsi="Arial" w:cs="Arial"/>
                <w:b/>
                <w:bCs/>
                <w:sz w:val="16"/>
              </w:rPr>
            </w:pPr>
          </w:p>
        </w:tc>
        <w:tc>
          <w:tcPr>
            <w:tcW w:w="3875" w:type="dxa"/>
          </w:tcPr>
          <w:p w:rsidR="008306DA" w:rsidRDefault="008306DA" w:rsidP="008306DA">
            <w:pPr>
              <w:spacing w:before="60"/>
              <w:rPr>
                <w:rFonts w:ascii="Arial" w:hAnsi="Arial" w:cs="Arial"/>
                <w:sz w:val="16"/>
              </w:rPr>
            </w:pPr>
          </w:p>
        </w:tc>
        <w:tc>
          <w:tcPr>
            <w:tcW w:w="1159"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shd w:val="pct15" w:color="auto" w:fill="auto"/>
          </w:tcPr>
          <w:p w:rsidR="008306DA" w:rsidRDefault="008306DA" w:rsidP="008306DA">
            <w:pPr>
              <w:spacing w:before="60"/>
              <w:rPr>
                <w:rFonts w:ascii="Arial" w:hAnsi="Arial" w:cs="Arial"/>
                <w:sz w:val="16"/>
              </w:rPr>
            </w:pPr>
          </w:p>
        </w:tc>
      </w:tr>
      <w:tr w:rsidR="008306DA" w:rsidTr="008306DA">
        <w:tc>
          <w:tcPr>
            <w:tcW w:w="2083" w:type="dxa"/>
          </w:tcPr>
          <w:p w:rsidR="008306DA" w:rsidRDefault="008306DA" w:rsidP="008306DA">
            <w:pPr>
              <w:spacing w:before="60"/>
              <w:rPr>
                <w:rFonts w:ascii="Arial" w:hAnsi="Arial" w:cs="Arial"/>
                <w:b/>
                <w:bCs/>
                <w:sz w:val="16"/>
              </w:rPr>
            </w:pPr>
            <w:r>
              <w:rPr>
                <w:rFonts w:ascii="Arial" w:hAnsi="Arial" w:cs="Arial"/>
                <w:b/>
                <w:bCs/>
                <w:sz w:val="16"/>
              </w:rPr>
              <w:t>Return Value</w:t>
            </w:r>
          </w:p>
        </w:tc>
        <w:tc>
          <w:tcPr>
            <w:tcW w:w="3875" w:type="dxa"/>
          </w:tcPr>
          <w:p w:rsidR="008306DA" w:rsidRDefault="008306DA" w:rsidP="008306DA">
            <w:pPr>
              <w:spacing w:before="60"/>
              <w:rPr>
                <w:rFonts w:ascii="Arial" w:hAnsi="Arial" w:cs="Arial"/>
                <w:sz w:val="16"/>
              </w:rPr>
            </w:pPr>
            <w:r>
              <w:rPr>
                <w:rFonts w:ascii="Arial" w:hAnsi="Arial" w:cs="Arial"/>
                <w:sz w:val="16"/>
              </w:rPr>
              <w:t>None</w:t>
            </w:r>
          </w:p>
        </w:tc>
        <w:tc>
          <w:tcPr>
            <w:tcW w:w="1159"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c>
          <w:tcPr>
            <w:tcW w:w="607" w:type="dxa"/>
          </w:tcPr>
          <w:p w:rsidR="008306DA" w:rsidRDefault="008306DA" w:rsidP="008306DA">
            <w:pPr>
              <w:spacing w:before="60"/>
              <w:rPr>
                <w:rFonts w:ascii="Arial" w:hAnsi="Arial" w:cs="Arial"/>
                <w:sz w:val="16"/>
              </w:rPr>
            </w:pPr>
          </w:p>
        </w:tc>
      </w:tr>
    </w:tbl>
    <w:p w:rsidR="008306DA" w:rsidRDefault="008306DA" w:rsidP="008306DA">
      <w:pPr>
        <w:pStyle w:val="Heading4"/>
      </w:pPr>
      <w:r>
        <w:t>Description</w:t>
      </w:r>
    </w:p>
    <w:p w:rsidR="008306DA" w:rsidRDefault="008306DA" w:rsidP="003E7377"/>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Default="00A8420F" w:rsidP="003E7377">
      <w:pPr>
        <w:rPr>
          <w:b/>
          <w:sz w:val="24"/>
          <w:szCs w:val="24"/>
          <w:u w:val="single"/>
        </w:rPr>
      </w:pPr>
    </w:p>
    <w:p w:rsidR="00A8420F" w:rsidRPr="00A8420F" w:rsidRDefault="00A8420F" w:rsidP="003E7377">
      <w:pPr>
        <w:rPr>
          <w:b/>
          <w:sz w:val="24"/>
          <w:szCs w:val="24"/>
          <w:u w:val="single"/>
        </w:rPr>
      </w:pPr>
      <w:r w:rsidRPr="00A8420F">
        <w:rPr>
          <w:b/>
          <w:sz w:val="24"/>
          <w:szCs w:val="24"/>
          <w:u w:val="single"/>
        </w:rPr>
        <w:t>EPWM1</w:t>
      </w:r>
    </w:p>
    <w:p w:rsidR="00A8420F" w:rsidRDefault="00C1058C" w:rsidP="000A1691">
      <w:pPr>
        <w:jc w:val="center"/>
      </w:pPr>
      <w:r>
        <w:object w:dxaOrig="8587" w:dyaOrig="4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pt;height:243.5pt" o:ole="">
            <v:imagedata r:id="rId8" o:title=""/>
          </v:shape>
          <o:OLEObject Type="Embed" ProgID="Visio.Drawing.11" ShapeID="_x0000_i1025" DrawAspect="Content" ObjectID="_1509974554" r:id="rId9"/>
        </w:object>
      </w:r>
    </w:p>
    <w:p w:rsidR="00A8420F" w:rsidRPr="00A8420F" w:rsidRDefault="00A8420F" w:rsidP="003E7377">
      <w:pPr>
        <w:rPr>
          <w:b/>
          <w:sz w:val="24"/>
          <w:szCs w:val="24"/>
          <w:u w:val="single"/>
        </w:rPr>
      </w:pPr>
      <w:r w:rsidRPr="00A8420F">
        <w:rPr>
          <w:b/>
          <w:sz w:val="24"/>
          <w:szCs w:val="24"/>
          <w:u w:val="single"/>
        </w:rPr>
        <w:t>EPWM2</w:t>
      </w:r>
    </w:p>
    <w:p w:rsidR="00A8420F" w:rsidRDefault="00C1058C" w:rsidP="000A1691">
      <w:pPr>
        <w:jc w:val="center"/>
      </w:pPr>
      <w:r>
        <w:object w:dxaOrig="8587" w:dyaOrig="5034">
          <v:shape id="_x0000_i1026" type="#_x0000_t75" style="width:428pt;height:251.5pt" o:ole="">
            <v:imagedata r:id="rId10" o:title=""/>
          </v:shape>
          <o:OLEObject Type="Embed" ProgID="Visio.Drawing.11" ShapeID="_x0000_i1026" DrawAspect="Content" ObjectID="_1509974555" r:id="rId11"/>
        </w:object>
      </w:r>
    </w:p>
    <w:p w:rsidR="00A8420F" w:rsidRDefault="00A8420F" w:rsidP="003E7377"/>
    <w:p w:rsidR="00A8420F" w:rsidRDefault="00A8420F" w:rsidP="003E7377"/>
    <w:p w:rsidR="00A8420F" w:rsidRDefault="00A8420F" w:rsidP="003E7377">
      <w:pPr>
        <w:rPr>
          <w:b/>
          <w:sz w:val="24"/>
          <w:szCs w:val="24"/>
          <w:u w:val="single"/>
        </w:rPr>
      </w:pPr>
      <w:r w:rsidRPr="00A8420F">
        <w:rPr>
          <w:b/>
          <w:sz w:val="24"/>
          <w:szCs w:val="24"/>
          <w:u w:val="single"/>
        </w:rPr>
        <w:lastRenderedPageBreak/>
        <w:t>EPWM3</w:t>
      </w:r>
    </w:p>
    <w:p w:rsidR="00A8420F" w:rsidRDefault="00A33017" w:rsidP="000A1691">
      <w:pPr>
        <w:jc w:val="center"/>
      </w:pPr>
      <w:r>
        <w:object w:dxaOrig="8587" w:dyaOrig="5034">
          <v:shape id="_x0000_i1027" type="#_x0000_t75" style="width:345pt;height:251.5pt" o:ole="">
            <v:imagedata r:id="rId12" o:title=""/>
          </v:shape>
          <o:OLEObject Type="Embed" ProgID="Visio.Drawing.11" ShapeID="_x0000_i1027" DrawAspect="Content" ObjectID="_1509974556" r:id="rId13"/>
        </w:object>
      </w:r>
    </w:p>
    <w:p w:rsidR="00A8420F" w:rsidRPr="00A8420F" w:rsidRDefault="00A8420F" w:rsidP="003E7377">
      <w:pPr>
        <w:rPr>
          <w:b/>
          <w:sz w:val="24"/>
          <w:szCs w:val="24"/>
          <w:u w:val="single"/>
        </w:rPr>
      </w:pPr>
      <w:r w:rsidRPr="00A8420F">
        <w:rPr>
          <w:b/>
          <w:sz w:val="24"/>
          <w:szCs w:val="24"/>
          <w:u w:val="single"/>
        </w:rPr>
        <w:t>EPWM4</w:t>
      </w:r>
    </w:p>
    <w:p w:rsidR="00BE30B3" w:rsidRDefault="00704318" w:rsidP="000A1691">
      <w:pPr>
        <w:spacing w:after="0"/>
        <w:jc w:val="center"/>
      </w:pPr>
      <w:r>
        <w:object w:dxaOrig="7137" w:dyaOrig="4760">
          <v:shape id="_x0000_i1028" type="#_x0000_t75" style="width:357pt;height:238.5pt" o:ole="">
            <v:imagedata r:id="rId14" o:title=""/>
          </v:shape>
          <o:OLEObject Type="Embed" ProgID="Visio.Drawing.11" ShapeID="_x0000_i1028" DrawAspect="Content" ObjectID="_1509974557" r:id="rId15"/>
        </w:object>
      </w:r>
    </w:p>
    <w:p w:rsidR="00A8420F" w:rsidRDefault="00A8420F" w:rsidP="00BE30B3">
      <w:pPr>
        <w:spacing w:after="0"/>
        <w:rPr>
          <w:b/>
          <w:sz w:val="24"/>
          <w:szCs w:val="24"/>
          <w:u w:val="single"/>
        </w:rPr>
      </w:pPr>
      <w:r w:rsidRPr="00A8420F">
        <w:rPr>
          <w:b/>
          <w:sz w:val="24"/>
          <w:szCs w:val="24"/>
          <w:u w:val="single"/>
        </w:rPr>
        <w:t>EPWM7</w:t>
      </w:r>
    </w:p>
    <w:p w:rsidR="00A8420F" w:rsidRDefault="000A1691" w:rsidP="000A1691">
      <w:pPr>
        <w:spacing w:after="0"/>
        <w:jc w:val="center"/>
      </w:pPr>
      <w:r>
        <w:object w:dxaOrig="6858" w:dyaOrig="5283">
          <v:shape id="_x0000_i1029" type="#_x0000_t75" style="width:343.5pt;height:263.5pt" o:ole="">
            <v:imagedata r:id="rId16" o:title=""/>
          </v:shape>
          <o:OLEObject Type="Embed" ProgID="Visio.Drawing.11" ShapeID="_x0000_i1029" DrawAspect="Content" ObjectID="_1509974558" r:id="rId17"/>
        </w:object>
      </w:r>
    </w:p>
    <w:p w:rsidR="00A8420F" w:rsidRDefault="00A8420F" w:rsidP="00BE30B3">
      <w:pPr>
        <w:spacing w:after="0"/>
      </w:pPr>
    </w:p>
    <w:p w:rsidR="00A8420F" w:rsidRDefault="00A8420F" w:rsidP="00BE30B3">
      <w:pPr>
        <w:spacing w:after="0"/>
        <w:rPr>
          <w:b/>
          <w:sz w:val="24"/>
          <w:szCs w:val="24"/>
          <w:u w:val="single"/>
        </w:rPr>
      </w:pPr>
    </w:p>
    <w:p w:rsidR="00A8420F" w:rsidRDefault="00A8420F" w:rsidP="00BE30B3">
      <w:pPr>
        <w:spacing w:after="0"/>
        <w:rPr>
          <w:b/>
          <w:sz w:val="24"/>
          <w:szCs w:val="24"/>
          <w:u w:val="single"/>
        </w:rPr>
      </w:pPr>
    </w:p>
    <w:p w:rsidR="00A8420F" w:rsidRPr="00A8420F" w:rsidRDefault="00A8420F" w:rsidP="00BE30B3">
      <w:pPr>
        <w:spacing w:after="0"/>
        <w:rPr>
          <w:b/>
          <w:sz w:val="24"/>
          <w:szCs w:val="24"/>
          <w:u w:val="single"/>
        </w:rPr>
      </w:pPr>
    </w:p>
    <w:p w:rsidR="000A79A3" w:rsidRDefault="000A79A3" w:rsidP="000A79A3">
      <w:pPr>
        <w:spacing w:after="0"/>
      </w:pPr>
    </w:p>
    <w:p w:rsidR="000A79A3" w:rsidRDefault="000A79A3" w:rsidP="000A79A3"/>
    <w:p w:rsidR="000A79A3" w:rsidRDefault="000A79A3" w:rsidP="000A79A3">
      <w:pPr>
        <w:pStyle w:val="Heading3"/>
      </w:pPr>
      <w:r>
        <w:t>Global Functions #2</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0A79A3" w:rsidTr="002B4FA9">
        <w:tc>
          <w:tcPr>
            <w:tcW w:w="2083" w:type="dxa"/>
          </w:tcPr>
          <w:p w:rsidR="000A79A3" w:rsidRDefault="000A79A3" w:rsidP="002B4FA9">
            <w:pPr>
              <w:spacing w:before="60"/>
              <w:rPr>
                <w:rFonts w:ascii="Arial" w:hAnsi="Arial" w:cs="Arial"/>
                <w:b/>
                <w:bCs/>
                <w:sz w:val="16"/>
              </w:rPr>
            </w:pPr>
            <w:r>
              <w:rPr>
                <w:rFonts w:ascii="Arial" w:hAnsi="Arial" w:cs="Arial"/>
                <w:b/>
                <w:bCs/>
                <w:sz w:val="16"/>
              </w:rPr>
              <w:t>Function Name</w:t>
            </w:r>
          </w:p>
        </w:tc>
        <w:tc>
          <w:tcPr>
            <w:tcW w:w="3875" w:type="dxa"/>
          </w:tcPr>
          <w:p w:rsidR="000A79A3" w:rsidRDefault="0020447F" w:rsidP="002B4FA9">
            <w:pPr>
              <w:spacing w:before="60"/>
              <w:rPr>
                <w:rFonts w:ascii="Arial" w:hAnsi="Arial" w:cs="Arial"/>
                <w:sz w:val="16"/>
              </w:rPr>
            </w:pPr>
            <w:r w:rsidRPr="0020447F">
              <w:rPr>
                <w:rFonts w:ascii="Arial" w:hAnsi="Arial" w:cs="Arial"/>
                <w:sz w:val="16"/>
              </w:rPr>
              <w:t>ePWM_Per1</w:t>
            </w:r>
          </w:p>
        </w:tc>
        <w:tc>
          <w:tcPr>
            <w:tcW w:w="1159" w:type="dxa"/>
            <w:shd w:val="pct30" w:color="FFFF00" w:fill="auto"/>
          </w:tcPr>
          <w:p w:rsidR="000A79A3" w:rsidRDefault="000A79A3" w:rsidP="002B4FA9">
            <w:pPr>
              <w:spacing w:before="60"/>
              <w:jc w:val="center"/>
              <w:rPr>
                <w:rFonts w:ascii="Arial" w:hAnsi="Arial" w:cs="Arial"/>
                <w:sz w:val="16"/>
              </w:rPr>
            </w:pPr>
            <w:r>
              <w:rPr>
                <w:rFonts w:ascii="Arial" w:hAnsi="Arial" w:cs="Arial"/>
                <w:sz w:val="16"/>
              </w:rPr>
              <w:t>Type</w:t>
            </w:r>
          </w:p>
        </w:tc>
        <w:tc>
          <w:tcPr>
            <w:tcW w:w="607" w:type="dxa"/>
            <w:shd w:val="pct30" w:color="FFFF00" w:fill="auto"/>
          </w:tcPr>
          <w:p w:rsidR="000A79A3" w:rsidRDefault="000A79A3" w:rsidP="002B4FA9">
            <w:pPr>
              <w:spacing w:before="60"/>
              <w:jc w:val="center"/>
              <w:rPr>
                <w:rFonts w:ascii="Arial" w:hAnsi="Arial" w:cs="Arial"/>
                <w:sz w:val="16"/>
              </w:rPr>
            </w:pPr>
            <w:r>
              <w:rPr>
                <w:rFonts w:ascii="Arial" w:hAnsi="Arial" w:cs="Arial"/>
                <w:sz w:val="16"/>
              </w:rPr>
              <w:t>Min</w:t>
            </w:r>
          </w:p>
        </w:tc>
        <w:tc>
          <w:tcPr>
            <w:tcW w:w="607" w:type="dxa"/>
            <w:shd w:val="pct30" w:color="FFFF00" w:fill="auto"/>
          </w:tcPr>
          <w:p w:rsidR="000A79A3" w:rsidRDefault="000A79A3" w:rsidP="002B4FA9">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0A79A3" w:rsidRDefault="000A79A3" w:rsidP="002B4FA9">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0A79A3" w:rsidTr="002B4FA9">
        <w:tc>
          <w:tcPr>
            <w:tcW w:w="2083" w:type="dxa"/>
          </w:tcPr>
          <w:p w:rsidR="000A79A3" w:rsidRDefault="000A79A3" w:rsidP="002B4FA9">
            <w:pPr>
              <w:spacing w:before="60"/>
              <w:rPr>
                <w:rFonts w:ascii="Arial" w:hAnsi="Arial" w:cs="Arial"/>
                <w:b/>
                <w:bCs/>
                <w:sz w:val="16"/>
              </w:rPr>
            </w:pPr>
            <w:r>
              <w:rPr>
                <w:rFonts w:ascii="Arial" w:hAnsi="Arial" w:cs="Arial"/>
                <w:b/>
                <w:bCs/>
                <w:sz w:val="16"/>
              </w:rPr>
              <w:t xml:space="preserve">Arguments Passed </w:t>
            </w:r>
          </w:p>
        </w:tc>
        <w:tc>
          <w:tcPr>
            <w:tcW w:w="3875" w:type="dxa"/>
          </w:tcPr>
          <w:p w:rsidR="000A79A3" w:rsidRDefault="000A79A3" w:rsidP="002B4FA9">
            <w:pPr>
              <w:spacing w:before="60"/>
              <w:rPr>
                <w:rFonts w:ascii="Arial" w:hAnsi="Arial" w:cs="Arial"/>
                <w:sz w:val="16"/>
              </w:rPr>
            </w:pPr>
            <w:r>
              <w:rPr>
                <w:rFonts w:ascii="Arial" w:hAnsi="Arial" w:cs="Arial"/>
                <w:sz w:val="16"/>
              </w:rPr>
              <w:t>None</w:t>
            </w:r>
          </w:p>
        </w:tc>
        <w:tc>
          <w:tcPr>
            <w:tcW w:w="1159"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shd w:val="pct15" w:color="auto" w:fill="auto"/>
          </w:tcPr>
          <w:p w:rsidR="000A79A3" w:rsidRDefault="000A79A3" w:rsidP="002B4FA9">
            <w:pPr>
              <w:spacing w:before="60"/>
              <w:rPr>
                <w:rFonts w:ascii="Arial" w:hAnsi="Arial" w:cs="Arial"/>
                <w:sz w:val="16"/>
              </w:rPr>
            </w:pPr>
          </w:p>
        </w:tc>
      </w:tr>
      <w:tr w:rsidR="000A79A3" w:rsidTr="002B4FA9">
        <w:tc>
          <w:tcPr>
            <w:tcW w:w="2083" w:type="dxa"/>
          </w:tcPr>
          <w:p w:rsidR="000A79A3" w:rsidRDefault="000A79A3" w:rsidP="002B4FA9">
            <w:pPr>
              <w:spacing w:before="60"/>
              <w:rPr>
                <w:rFonts w:ascii="Arial" w:hAnsi="Arial" w:cs="Arial"/>
                <w:b/>
                <w:bCs/>
                <w:sz w:val="16"/>
              </w:rPr>
            </w:pPr>
          </w:p>
        </w:tc>
        <w:tc>
          <w:tcPr>
            <w:tcW w:w="3875" w:type="dxa"/>
          </w:tcPr>
          <w:p w:rsidR="000A79A3" w:rsidRDefault="000A79A3" w:rsidP="002B4FA9">
            <w:pPr>
              <w:spacing w:before="60"/>
              <w:rPr>
                <w:rFonts w:ascii="Arial" w:hAnsi="Arial" w:cs="Arial"/>
                <w:sz w:val="16"/>
              </w:rPr>
            </w:pPr>
          </w:p>
        </w:tc>
        <w:tc>
          <w:tcPr>
            <w:tcW w:w="1159"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shd w:val="pct15" w:color="auto" w:fill="auto"/>
          </w:tcPr>
          <w:p w:rsidR="000A79A3" w:rsidRDefault="000A79A3" w:rsidP="002B4FA9">
            <w:pPr>
              <w:spacing w:before="60"/>
              <w:rPr>
                <w:rFonts w:ascii="Arial" w:hAnsi="Arial" w:cs="Arial"/>
                <w:sz w:val="16"/>
              </w:rPr>
            </w:pPr>
          </w:p>
        </w:tc>
      </w:tr>
      <w:tr w:rsidR="000A79A3" w:rsidTr="002B4FA9">
        <w:tc>
          <w:tcPr>
            <w:tcW w:w="2083" w:type="dxa"/>
          </w:tcPr>
          <w:p w:rsidR="000A79A3" w:rsidRDefault="000A79A3" w:rsidP="002B4FA9">
            <w:pPr>
              <w:spacing w:before="60"/>
              <w:rPr>
                <w:rFonts w:ascii="Arial" w:hAnsi="Arial" w:cs="Arial"/>
                <w:b/>
                <w:bCs/>
                <w:sz w:val="16"/>
              </w:rPr>
            </w:pPr>
            <w:r>
              <w:rPr>
                <w:rFonts w:ascii="Arial" w:hAnsi="Arial" w:cs="Arial"/>
                <w:b/>
                <w:bCs/>
                <w:sz w:val="16"/>
              </w:rPr>
              <w:t>Return Value</w:t>
            </w:r>
          </w:p>
        </w:tc>
        <w:tc>
          <w:tcPr>
            <w:tcW w:w="3875" w:type="dxa"/>
          </w:tcPr>
          <w:p w:rsidR="000A79A3" w:rsidRDefault="000A79A3" w:rsidP="002B4FA9">
            <w:pPr>
              <w:spacing w:before="60"/>
              <w:rPr>
                <w:rFonts w:ascii="Arial" w:hAnsi="Arial" w:cs="Arial"/>
                <w:sz w:val="16"/>
              </w:rPr>
            </w:pPr>
            <w:r>
              <w:rPr>
                <w:rFonts w:ascii="Arial" w:hAnsi="Arial" w:cs="Arial"/>
                <w:sz w:val="16"/>
              </w:rPr>
              <w:t>None</w:t>
            </w:r>
          </w:p>
        </w:tc>
        <w:tc>
          <w:tcPr>
            <w:tcW w:w="1159"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r>
    </w:tbl>
    <w:p w:rsidR="002701FE" w:rsidRDefault="002701FE" w:rsidP="000A79A3">
      <w:pPr>
        <w:pStyle w:val="Heading4"/>
      </w:pPr>
      <w:r>
        <w:t>Design Rationale</w:t>
      </w:r>
    </w:p>
    <w:p w:rsidR="005606DA" w:rsidRDefault="002769AC" w:rsidP="002769AC">
      <w:r>
        <w:t xml:space="preserve">PWM Period computed by </w:t>
      </w:r>
      <w:proofErr w:type="spellStart"/>
      <w:r>
        <w:t>Pwm_Cdd</w:t>
      </w:r>
      <w:proofErr w:type="spellEnd"/>
      <w:r>
        <w:t xml:space="preserve"> is read and adjusted.  Adjusted value is used for computations of the motor control PWM CMPA and CMPB values, and for the ADC SOCA update (ePWM4CMPA).  </w:t>
      </w:r>
    </w:p>
    <w:p w:rsidR="005606DA" w:rsidRDefault="002769AC" w:rsidP="002769AC">
      <w:r>
        <w:t xml:space="preserve">ADC SOCB </w:t>
      </w:r>
      <w:proofErr w:type="gramStart"/>
      <w:r>
        <w:t>update  is</w:t>
      </w:r>
      <w:proofErr w:type="gramEnd"/>
      <w:r>
        <w:t xml:space="preserve"> done in the 2ms loop</w:t>
      </w:r>
      <w:r w:rsidR="00773FAD">
        <w:t xml:space="preserve"> (see integration manual) </w:t>
      </w:r>
      <w:r>
        <w:t xml:space="preserve"> then value (ePWM4CMPB) is read by this function and written to the appropriate buffer.  </w:t>
      </w:r>
    </w:p>
    <w:p w:rsidR="005606DA" w:rsidRDefault="002769AC" w:rsidP="002769AC">
      <w:r>
        <w:t>This function is called by the motor control ISR and so data cannot be transferred via the RTE</w:t>
      </w:r>
      <w:proofErr w:type="gramStart"/>
      <w:r>
        <w:t>;  therefore</w:t>
      </w:r>
      <w:proofErr w:type="gramEnd"/>
      <w:r>
        <w:t xml:space="preserve"> data is read and written via macros and global variables.</w:t>
      </w:r>
      <w:r w:rsidR="00773FAD">
        <w:t xml:space="preserve">  </w:t>
      </w:r>
    </w:p>
    <w:p w:rsidR="002769AC" w:rsidRPr="002769AC" w:rsidRDefault="00773FAD" w:rsidP="002769AC">
      <w:r>
        <w:lastRenderedPageBreak/>
        <w:t>Due to timing constraints of the motor control ISR processing, outputs are not limited to their defined ranges before writing.</w:t>
      </w:r>
    </w:p>
    <w:p w:rsidR="002701FE" w:rsidRDefault="002701FE" w:rsidP="002701FE">
      <w:pPr>
        <w:pStyle w:val="Heading4"/>
      </w:pPr>
      <w:r>
        <w:t>Store Module Inputs to Local copies</w:t>
      </w:r>
    </w:p>
    <w:p w:rsidR="000A79A3" w:rsidRDefault="000A79A3" w:rsidP="00BE30B3">
      <w:pPr>
        <w:spacing w:after="0"/>
      </w:pPr>
    </w:p>
    <w:p w:rsidR="00BE305D" w:rsidRDefault="00BE305D" w:rsidP="00BE305D">
      <w:pPr>
        <w:spacing w:after="0"/>
      </w:pPr>
      <w:r>
        <w:t>ePWM_Read_PWMPeriod_</w:t>
      </w:r>
      <w:proofErr w:type="gramStart"/>
      <w:r>
        <w:t>u16(</w:t>
      </w:r>
      <w:proofErr w:type="gramEnd"/>
      <w:r>
        <w:t>&amp;PWMPeriod_Cnt_T_u16)</w:t>
      </w:r>
    </w:p>
    <w:p w:rsidR="003C2F62" w:rsidRDefault="00BE305D" w:rsidP="00BE305D">
      <w:pPr>
        <w:spacing w:after="0"/>
        <w:rPr>
          <w:ins w:id="18" w:author="Windows User" w:date="2015-11-25T09:22:00Z"/>
        </w:rPr>
      </w:pPr>
      <w:r>
        <w:t>ePWM_Read_DCPhsAComp_</w:t>
      </w:r>
      <w:proofErr w:type="gramStart"/>
      <w:r>
        <w:t>u16(</w:t>
      </w:r>
      <w:proofErr w:type="gramEnd"/>
      <w:r>
        <w:t>&amp;DCPhsAComp_Cnt_T_u16)</w:t>
      </w:r>
    </w:p>
    <w:p w:rsidR="00BE305D" w:rsidRDefault="00BE305D" w:rsidP="00BE305D">
      <w:pPr>
        <w:spacing w:after="0"/>
      </w:pPr>
      <w:r>
        <w:t>ePWM_Read_DCPhsBComp_</w:t>
      </w:r>
      <w:proofErr w:type="gramStart"/>
      <w:r>
        <w:t>u16(</w:t>
      </w:r>
      <w:proofErr w:type="gramEnd"/>
      <w:r>
        <w:t>&amp;DCPhsBComp_Cnt_T_u16)</w:t>
      </w:r>
    </w:p>
    <w:p w:rsidR="00BE305D" w:rsidRDefault="00BE305D" w:rsidP="00BE305D">
      <w:pPr>
        <w:spacing w:after="0"/>
      </w:pPr>
      <w:r>
        <w:t>ePWM_Read_DCPhsCComp_</w:t>
      </w:r>
      <w:proofErr w:type="gramStart"/>
      <w:r>
        <w:t>u16(</w:t>
      </w:r>
      <w:proofErr w:type="gramEnd"/>
      <w:r>
        <w:t>&amp;DCPhsCComp_Cnt_T_u16)</w:t>
      </w:r>
    </w:p>
    <w:p w:rsidR="00BE305D" w:rsidRDefault="00BE305D" w:rsidP="000A5703">
      <w:pPr>
        <w:spacing w:after="0"/>
      </w:pPr>
      <w:r>
        <w:t>ePWM_Read_ePWM4CMPB_Cnt_</w:t>
      </w:r>
      <w:proofErr w:type="gramStart"/>
      <w:r>
        <w:t>u16(</w:t>
      </w:r>
      <w:proofErr w:type="gramEnd"/>
      <w:r>
        <w:t>&amp;ePWM</w:t>
      </w:r>
      <w:r w:rsidR="003236C1">
        <w:t>4</w:t>
      </w:r>
      <w:r>
        <w:t>CMPB_Cnt_T_u16)</w:t>
      </w:r>
    </w:p>
    <w:p w:rsidR="00BE305D" w:rsidRDefault="00BE305D" w:rsidP="000A5703">
      <w:pPr>
        <w:spacing w:after="0"/>
      </w:pPr>
    </w:p>
    <w:p w:rsidR="00BE305D" w:rsidRDefault="00BE305D" w:rsidP="000A5703">
      <w:pPr>
        <w:spacing w:after="0"/>
      </w:pPr>
    </w:p>
    <w:p w:rsidR="002701FE" w:rsidRDefault="002701FE" w:rsidP="002701FE">
      <w:pPr>
        <w:pStyle w:val="Heading4"/>
      </w:pPr>
      <w:r>
        <w:t>Processing</w:t>
      </w:r>
    </w:p>
    <w:p w:rsidR="00BE305D" w:rsidRDefault="00BE305D" w:rsidP="000A5703">
      <w:pPr>
        <w:spacing w:after="0"/>
      </w:pPr>
    </w:p>
    <w:p w:rsidR="00BE305D" w:rsidRDefault="008A719F" w:rsidP="000A5703">
      <w:pPr>
        <w:spacing w:after="0"/>
      </w:pPr>
      <w:r>
        <w:object w:dxaOrig="11214" w:dyaOrig="13368">
          <v:shape id="_x0000_i1030" type="#_x0000_t75" style="width:479pt;height:568pt" o:ole="">
            <v:imagedata r:id="rId18" o:title=""/>
          </v:shape>
          <o:OLEObject Type="Embed" ProgID="Visio.Drawing.11" ShapeID="_x0000_i1030" DrawAspect="Content" ObjectID="_1509974559" r:id="rId19"/>
        </w:object>
      </w:r>
    </w:p>
    <w:p w:rsidR="000A79A3" w:rsidRDefault="000A79A3" w:rsidP="000A1691">
      <w:pPr>
        <w:jc w:val="center"/>
      </w:pPr>
    </w:p>
    <w:p w:rsidR="000A5703" w:rsidRDefault="000A5703" w:rsidP="000A1691">
      <w:pPr>
        <w:jc w:val="center"/>
      </w:pPr>
    </w:p>
    <w:p w:rsidR="000A79A3" w:rsidRDefault="007E20A1" w:rsidP="00BE30B3">
      <w:pPr>
        <w:spacing w:after="0"/>
      </w:pPr>
      <w:r>
        <w:tab/>
      </w:r>
    </w:p>
    <w:p w:rsidR="002701FE" w:rsidRDefault="00BE305D" w:rsidP="002701FE">
      <w:pPr>
        <w:pStyle w:val="Heading4"/>
      </w:pPr>
      <w:r>
        <w:tab/>
      </w:r>
      <w:r w:rsidR="002701FE">
        <w:t>Store Local copy of outputs into Module Outputs</w:t>
      </w:r>
    </w:p>
    <w:p w:rsidR="00B068B8" w:rsidRDefault="00B068B8" w:rsidP="00B068B8">
      <w:pPr>
        <w:spacing w:after="0"/>
        <w:rPr>
          <w:ins w:id="19" w:author="Windows User" w:date="2015-11-25T09:49:00Z"/>
        </w:rPr>
      </w:pPr>
      <w:ins w:id="20" w:author="Windows User" w:date="2015-11-25T09:49:00Z">
        <w:r>
          <w:t>ePWM_Write_ePWM1CMPA_Cnt_</w:t>
        </w:r>
        <w:proofErr w:type="gramStart"/>
        <w:r>
          <w:t>u16(</w:t>
        </w:r>
        <w:proofErr w:type="gramEnd"/>
        <w:r>
          <w:t>ePWM1CompA_Cnt_T_u16);</w:t>
        </w:r>
      </w:ins>
    </w:p>
    <w:p w:rsidR="00B068B8" w:rsidRDefault="00B068B8" w:rsidP="00B068B8">
      <w:pPr>
        <w:spacing w:after="0"/>
        <w:rPr>
          <w:ins w:id="21" w:author="Windows User" w:date="2015-11-25T09:49:00Z"/>
        </w:rPr>
      </w:pPr>
      <w:ins w:id="22" w:author="Windows User" w:date="2015-11-25T09:49:00Z">
        <w:r>
          <w:t>ePWM_Write_ePWM1CMPB_Cnt_</w:t>
        </w:r>
        <w:proofErr w:type="gramStart"/>
        <w:r>
          <w:t>u16(</w:t>
        </w:r>
        <w:proofErr w:type="gramEnd"/>
        <w:r>
          <w:t>ePWM1CompB_Cnt_T_u16);</w:t>
        </w:r>
      </w:ins>
    </w:p>
    <w:p w:rsidR="00B068B8" w:rsidRDefault="00B068B8" w:rsidP="00B068B8">
      <w:pPr>
        <w:spacing w:after="0"/>
        <w:rPr>
          <w:ins w:id="23" w:author="Windows User" w:date="2015-11-25T09:49:00Z"/>
        </w:rPr>
      </w:pPr>
      <w:ins w:id="24" w:author="Windows User" w:date="2015-11-25T09:49:00Z">
        <w:r>
          <w:t>ePWM_Write_ePWM2CMPA_Cnt_</w:t>
        </w:r>
        <w:proofErr w:type="gramStart"/>
        <w:r>
          <w:t>u16(</w:t>
        </w:r>
        <w:proofErr w:type="gramEnd"/>
        <w:r>
          <w:t>ePWM2CompA_Cnt_T_u16);</w:t>
        </w:r>
      </w:ins>
    </w:p>
    <w:p w:rsidR="00B068B8" w:rsidRDefault="00B068B8" w:rsidP="00B068B8">
      <w:pPr>
        <w:spacing w:after="0"/>
        <w:rPr>
          <w:ins w:id="25" w:author="Windows User" w:date="2015-11-25T09:49:00Z"/>
        </w:rPr>
      </w:pPr>
      <w:ins w:id="26" w:author="Windows User" w:date="2015-11-25T09:49:00Z">
        <w:r>
          <w:t>ePWM_Write_ePWM2CMPB_Cnt_</w:t>
        </w:r>
        <w:proofErr w:type="gramStart"/>
        <w:r>
          <w:t>u16(</w:t>
        </w:r>
        <w:proofErr w:type="gramEnd"/>
        <w:r>
          <w:t>ePWM2CompB_Cnt_T_u16);</w:t>
        </w:r>
      </w:ins>
    </w:p>
    <w:p w:rsidR="00B068B8" w:rsidRDefault="00B068B8" w:rsidP="00B068B8">
      <w:pPr>
        <w:spacing w:after="0"/>
        <w:rPr>
          <w:ins w:id="27" w:author="Windows User" w:date="2015-11-25T09:49:00Z"/>
        </w:rPr>
      </w:pPr>
      <w:ins w:id="28" w:author="Windows User" w:date="2015-11-25T09:49:00Z">
        <w:r>
          <w:t>ePWM_Write_ePWM3CMPA_Cnt_</w:t>
        </w:r>
        <w:proofErr w:type="gramStart"/>
        <w:r>
          <w:t>u16(</w:t>
        </w:r>
        <w:proofErr w:type="gramEnd"/>
        <w:r>
          <w:t>ePWM3CompA_Cnt_T_u16);</w:t>
        </w:r>
      </w:ins>
    </w:p>
    <w:p w:rsidR="00B068B8" w:rsidRDefault="00B068B8" w:rsidP="00B068B8">
      <w:pPr>
        <w:spacing w:after="0"/>
        <w:rPr>
          <w:ins w:id="29" w:author="Windows User" w:date="2015-11-25T09:49:00Z"/>
        </w:rPr>
      </w:pPr>
      <w:ins w:id="30" w:author="Windows User" w:date="2015-11-25T09:49:00Z">
        <w:r>
          <w:t>ePWM_Write_ePWM3CMPB_Cnt_</w:t>
        </w:r>
        <w:proofErr w:type="gramStart"/>
        <w:r>
          <w:t>u16(</w:t>
        </w:r>
        <w:proofErr w:type="gramEnd"/>
        <w:r>
          <w:t>ePWM3CompB_Cnt_T_u16);</w:t>
        </w:r>
      </w:ins>
    </w:p>
    <w:p w:rsidR="00B068B8" w:rsidRDefault="00B068B8" w:rsidP="00B068B8">
      <w:pPr>
        <w:spacing w:after="0"/>
        <w:rPr>
          <w:ins w:id="31" w:author="Windows User" w:date="2015-11-25T09:49:00Z"/>
        </w:rPr>
      </w:pPr>
      <w:ins w:id="32" w:author="Windows User" w:date="2015-11-25T09:49:00Z">
        <w:r>
          <w:t>ePWM_Write_ePWM4CMPA_Cnt_</w:t>
        </w:r>
        <w:proofErr w:type="gramStart"/>
        <w:r>
          <w:t>u16(</w:t>
        </w:r>
        <w:proofErr w:type="gramEnd"/>
        <w:r>
          <w:t xml:space="preserve">(uint16)(((sint16)halfPWMPeriod_Cnt_T_u16) </w:t>
        </w:r>
        <w:r w:rsidR="008A719F">
          <w:t xml:space="preserve">- k_ADCTrig1Offset_Cnt_s16 - </w:t>
        </w:r>
      </w:ins>
      <w:ins w:id="33" w:author="Windows User" w:date="2015-11-25T13:43:00Z">
        <w:r w:rsidR="008A719F" w:rsidRPr="008A719F">
          <w:t>D_DUTYCYCLESHIFT_CNT_U16</w:t>
        </w:r>
      </w:ins>
      <w:ins w:id="34" w:author="Windows User" w:date="2015-11-25T09:49:00Z">
        <w:r>
          <w:t xml:space="preserve">)); </w:t>
        </w:r>
      </w:ins>
    </w:p>
    <w:p w:rsidR="00B068B8" w:rsidRDefault="00B068B8" w:rsidP="00B068B8">
      <w:pPr>
        <w:spacing w:after="0"/>
        <w:rPr>
          <w:ins w:id="35" w:author="Windows User" w:date="2015-11-25T09:49:00Z"/>
        </w:rPr>
      </w:pPr>
      <w:ins w:id="36" w:author="Windows User" w:date="2015-11-25T09:49:00Z">
        <w:r>
          <w:t>ePWM_Write_ePWM4CMPB_Cnt_</w:t>
        </w:r>
        <w:proofErr w:type="gramStart"/>
        <w:r>
          <w:t>u16(</w:t>
        </w:r>
        <w:proofErr w:type="gramEnd"/>
        <w:r>
          <w:t>ePWM4CMPB_Cnt_T_u16);</w:t>
        </w:r>
      </w:ins>
    </w:p>
    <w:p w:rsidR="0078663C" w:rsidRDefault="0078663C" w:rsidP="00B068B8">
      <w:pPr>
        <w:spacing w:after="0"/>
        <w:rPr>
          <w:ins w:id="37" w:author="Windows User" w:date="2015-11-25T09:50:00Z"/>
        </w:rPr>
      </w:pPr>
    </w:p>
    <w:p w:rsidR="00BE305D" w:rsidDel="00B068B8" w:rsidRDefault="00BE305D" w:rsidP="00B068B8">
      <w:pPr>
        <w:spacing w:after="0"/>
        <w:rPr>
          <w:del w:id="38" w:author="Windows User" w:date="2015-11-25T09:49:00Z"/>
        </w:rPr>
      </w:pPr>
      <w:del w:id="39" w:author="Windows User" w:date="2015-11-25T09:49:00Z">
        <w:r w:rsidDel="00B068B8">
          <w:delText>ePWM_Write_ePWM1CMPA_C</w:delText>
        </w:r>
        <w:r w:rsidR="00C1058C" w:rsidDel="00B068B8">
          <w:delText>nt_u16(CompRegPhaseA_Cnt_T_u16)</w:delText>
        </w:r>
      </w:del>
    </w:p>
    <w:p w:rsidR="00BE305D" w:rsidDel="00B068B8" w:rsidRDefault="00BE305D" w:rsidP="00BE305D">
      <w:pPr>
        <w:spacing w:after="0"/>
        <w:rPr>
          <w:del w:id="40" w:author="Windows User" w:date="2015-11-25T09:49:00Z"/>
        </w:rPr>
      </w:pPr>
      <w:del w:id="41" w:author="Windows User" w:date="2015-11-25T09:49:00Z">
        <w:r w:rsidDel="00B068B8">
          <w:delText>ePWM_Write_ePWM1CMPB_Cnt_u16(CompRegPhaseA_Cnt_T_u16 + DCPhsAComp_Cnt_T_u16)ePWM_Write_ePWM2CMPA_Cnt_u16(CompRegPhaseB_Cnt_T_u16);</w:delText>
        </w:r>
      </w:del>
    </w:p>
    <w:p w:rsidR="00BE305D" w:rsidDel="00B068B8" w:rsidRDefault="00BE305D" w:rsidP="00BE305D">
      <w:pPr>
        <w:spacing w:after="0"/>
        <w:rPr>
          <w:del w:id="42" w:author="Windows User" w:date="2015-11-25T09:49:00Z"/>
        </w:rPr>
      </w:pPr>
      <w:del w:id="43" w:author="Windows User" w:date="2015-11-25T09:49:00Z">
        <w:r w:rsidDel="00B068B8">
          <w:delText>ePWM_Write_ePWM2CMPB_Cnt_u16(CompRegPhaseB_Cnt_T_u16 + DCPhsBComp_Cnt_T_u16)</w:delText>
        </w:r>
      </w:del>
    </w:p>
    <w:p w:rsidR="00BE305D" w:rsidDel="00B068B8" w:rsidRDefault="00BE305D" w:rsidP="00BE305D">
      <w:pPr>
        <w:spacing w:after="0"/>
        <w:rPr>
          <w:del w:id="44" w:author="Windows User" w:date="2015-11-25T09:49:00Z"/>
        </w:rPr>
      </w:pPr>
      <w:del w:id="45" w:author="Windows User" w:date="2015-11-25T09:49:00Z">
        <w:r w:rsidDel="00B068B8">
          <w:delText>ePWM_Write_ePWM3CMPA_Cnt_u16(CompRegPhaseC_Cnt_T_u16);</w:delText>
        </w:r>
      </w:del>
    </w:p>
    <w:p w:rsidR="00BE305D" w:rsidDel="00B068B8" w:rsidRDefault="00BE305D" w:rsidP="00BE305D">
      <w:pPr>
        <w:spacing w:after="0"/>
        <w:rPr>
          <w:del w:id="46" w:author="Windows User" w:date="2015-11-25T09:49:00Z"/>
        </w:rPr>
      </w:pPr>
      <w:del w:id="47" w:author="Windows User" w:date="2015-11-25T09:49:00Z">
        <w:r w:rsidDel="00B068B8">
          <w:delText>ePWM_Write_ePWM3CMPB_Cnt_u16(CompRegPhaseC_Cnt_T_u16 + DCPhsCComp_Cnt_T_u16)</w:delText>
        </w:r>
      </w:del>
    </w:p>
    <w:p w:rsidR="00BE305D" w:rsidDel="00B068B8" w:rsidRDefault="00BE305D" w:rsidP="00BE305D">
      <w:pPr>
        <w:spacing w:after="0"/>
        <w:rPr>
          <w:del w:id="48" w:author="Windows User" w:date="2015-11-25T09:49:00Z"/>
        </w:rPr>
      </w:pPr>
      <w:del w:id="49" w:author="Windows User" w:date="2015-11-25T09:49:00Z">
        <w:r w:rsidDel="00B068B8">
          <w:delText>ePWM_Write_ePWM4CMPA_Cnt_u16((uint16)(((sint16)halfPWMPeriod_Cnt_T_u16) - k_ADCTrig1Offset_Cnt_s16))</w:delText>
        </w:r>
      </w:del>
    </w:p>
    <w:p w:rsidR="000A79A3" w:rsidDel="00B068B8" w:rsidRDefault="00BE305D" w:rsidP="00BE305D">
      <w:pPr>
        <w:spacing w:after="0"/>
        <w:rPr>
          <w:del w:id="50" w:author="Windows User" w:date="2015-11-25T09:49:00Z"/>
        </w:rPr>
      </w:pPr>
      <w:del w:id="51" w:author="Windows User" w:date="2015-11-25T09:49:00Z">
        <w:r w:rsidDel="00B068B8">
          <w:delText>ePWM_Write_ePWM4CMPB_Cnt_u16(ePWM</w:delText>
        </w:r>
        <w:r w:rsidR="003236C1" w:rsidDel="00B068B8">
          <w:delText>4</w:delText>
        </w:r>
        <w:r w:rsidDel="00B068B8">
          <w:delText>CMPB_Cnt_T_u16)</w:delText>
        </w:r>
      </w:del>
    </w:p>
    <w:p w:rsidR="00704318" w:rsidDel="00B068B8" w:rsidRDefault="00704318" w:rsidP="00BE305D">
      <w:pPr>
        <w:spacing w:after="0"/>
        <w:rPr>
          <w:del w:id="52" w:author="Windows User" w:date="2015-11-25T09:49:00Z"/>
        </w:rPr>
      </w:pPr>
      <w:del w:id="53" w:author="Windows User" w:date="2015-11-25T09:49:00Z">
        <w:r w:rsidRPr="00704318" w:rsidDel="00B068B8">
          <w:delText>ePWM_AdjPWMPeriod_Cnt_G_u16 = AdjPWMPeriod_Cnt_T_u16</w:delText>
        </w:r>
      </w:del>
    </w:p>
    <w:p w:rsidR="00BE30B3" w:rsidRDefault="00BE30B3" w:rsidP="00BE30B3">
      <w:pPr>
        <w:spacing w:after="0"/>
      </w:pPr>
    </w:p>
    <w:p w:rsidR="008B3E94" w:rsidRDefault="008B3E94" w:rsidP="008B3E94">
      <w:pPr>
        <w:pStyle w:val="Heading2"/>
      </w:pPr>
      <w:r>
        <w:t>Local Functions/Macros Used by this MDD only</w:t>
      </w:r>
    </w:p>
    <w:p w:rsidR="00BE30B3" w:rsidRDefault="00BE30B3" w:rsidP="00BE30B3">
      <w:pPr>
        <w:spacing w:after="0"/>
      </w:pPr>
    </w:p>
    <w:p w:rsidR="00747314" w:rsidRDefault="00747314" w:rsidP="00BE30B3">
      <w:pPr>
        <w:spacing w:after="0"/>
      </w:pPr>
    </w:p>
    <w:p w:rsidR="000A79A3" w:rsidRDefault="00747314" w:rsidP="000A79A3">
      <w:pPr>
        <w:pStyle w:val="Heading3"/>
      </w:pPr>
      <w:r>
        <w:t>Local Macro #1</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0A79A3" w:rsidTr="002B4FA9">
        <w:tc>
          <w:tcPr>
            <w:tcW w:w="2083" w:type="dxa"/>
          </w:tcPr>
          <w:p w:rsidR="000A79A3" w:rsidRDefault="000A79A3" w:rsidP="002B4FA9">
            <w:pPr>
              <w:spacing w:before="60"/>
              <w:rPr>
                <w:rFonts w:ascii="Arial" w:hAnsi="Arial" w:cs="Arial"/>
                <w:b/>
                <w:bCs/>
                <w:sz w:val="16"/>
              </w:rPr>
            </w:pPr>
            <w:r>
              <w:rPr>
                <w:rFonts w:ascii="Arial" w:hAnsi="Arial" w:cs="Arial"/>
                <w:b/>
                <w:bCs/>
                <w:sz w:val="16"/>
              </w:rPr>
              <w:t>Function Name</w:t>
            </w:r>
          </w:p>
        </w:tc>
        <w:tc>
          <w:tcPr>
            <w:tcW w:w="3875" w:type="dxa"/>
          </w:tcPr>
          <w:p w:rsidR="000A79A3" w:rsidRDefault="000A79A3" w:rsidP="002B4FA9">
            <w:pPr>
              <w:spacing w:before="60"/>
              <w:rPr>
                <w:rFonts w:ascii="Arial" w:hAnsi="Arial" w:cs="Arial"/>
                <w:sz w:val="16"/>
              </w:rPr>
            </w:pPr>
            <w:proofErr w:type="spellStart"/>
            <w:r w:rsidRPr="003E7377">
              <w:rPr>
                <w:rFonts w:ascii="Arial" w:hAnsi="Arial" w:cs="Arial"/>
                <w:sz w:val="16"/>
              </w:rPr>
              <w:t>ePWM_</w:t>
            </w:r>
            <w:r>
              <w:rPr>
                <w:rFonts w:ascii="Arial" w:hAnsi="Arial" w:cs="Arial"/>
                <w:sz w:val="16"/>
              </w:rPr>
              <w:t>Dis</w:t>
            </w:r>
            <w:r w:rsidRPr="003E7377">
              <w:rPr>
                <w:rFonts w:ascii="Arial" w:hAnsi="Arial" w:cs="Arial"/>
                <w:sz w:val="16"/>
              </w:rPr>
              <w:t>ableOutputs</w:t>
            </w:r>
            <w:proofErr w:type="spellEnd"/>
          </w:p>
        </w:tc>
        <w:tc>
          <w:tcPr>
            <w:tcW w:w="1159" w:type="dxa"/>
            <w:shd w:val="pct30" w:color="FFFF00" w:fill="auto"/>
          </w:tcPr>
          <w:p w:rsidR="000A79A3" w:rsidRDefault="000A79A3" w:rsidP="002B4FA9">
            <w:pPr>
              <w:spacing w:before="60"/>
              <w:jc w:val="center"/>
              <w:rPr>
                <w:rFonts w:ascii="Arial" w:hAnsi="Arial" w:cs="Arial"/>
                <w:sz w:val="16"/>
              </w:rPr>
            </w:pPr>
            <w:r>
              <w:rPr>
                <w:rFonts w:ascii="Arial" w:hAnsi="Arial" w:cs="Arial"/>
                <w:sz w:val="16"/>
              </w:rPr>
              <w:t>Type</w:t>
            </w:r>
          </w:p>
        </w:tc>
        <w:tc>
          <w:tcPr>
            <w:tcW w:w="607" w:type="dxa"/>
            <w:shd w:val="pct30" w:color="FFFF00" w:fill="auto"/>
          </w:tcPr>
          <w:p w:rsidR="000A79A3" w:rsidRDefault="000A79A3" w:rsidP="002B4FA9">
            <w:pPr>
              <w:spacing w:before="60"/>
              <w:jc w:val="center"/>
              <w:rPr>
                <w:rFonts w:ascii="Arial" w:hAnsi="Arial" w:cs="Arial"/>
                <w:sz w:val="16"/>
              </w:rPr>
            </w:pPr>
            <w:r>
              <w:rPr>
                <w:rFonts w:ascii="Arial" w:hAnsi="Arial" w:cs="Arial"/>
                <w:sz w:val="16"/>
              </w:rPr>
              <w:t>Min</w:t>
            </w:r>
          </w:p>
        </w:tc>
        <w:tc>
          <w:tcPr>
            <w:tcW w:w="607" w:type="dxa"/>
            <w:shd w:val="pct30" w:color="FFFF00" w:fill="auto"/>
          </w:tcPr>
          <w:p w:rsidR="000A79A3" w:rsidRDefault="000A79A3" w:rsidP="002B4FA9">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0A79A3" w:rsidRDefault="000A79A3" w:rsidP="002B4FA9">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0A79A3" w:rsidTr="002B4FA9">
        <w:tc>
          <w:tcPr>
            <w:tcW w:w="2083" w:type="dxa"/>
          </w:tcPr>
          <w:p w:rsidR="000A79A3" w:rsidRDefault="000A79A3" w:rsidP="002B4FA9">
            <w:pPr>
              <w:spacing w:before="60"/>
              <w:rPr>
                <w:rFonts w:ascii="Arial" w:hAnsi="Arial" w:cs="Arial"/>
                <w:b/>
                <w:bCs/>
                <w:sz w:val="16"/>
              </w:rPr>
            </w:pPr>
            <w:r>
              <w:rPr>
                <w:rFonts w:ascii="Arial" w:hAnsi="Arial" w:cs="Arial"/>
                <w:b/>
                <w:bCs/>
                <w:sz w:val="16"/>
              </w:rPr>
              <w:t xml:space="preserve">Arguments Passed </w:t>
            </w:r>
          </w:p>
        </w:tc>
        <w:tc>
          <w:tcPr>
            <w:tcW w:w="3875" w:type="dxa"/>
          </w:tcPr>
          <w:p w:rsidR="000A79A3" w:rsidRDefault="000A79A3" w:rsidP="002B4FA9">
            <w:pPr>
              <w:spacing w:before="60"/>
              <w:rPr>
                <w:rFonts w:ascii="Arial" w:hAnsi="Arial" w:cs="Arial"/>
                <w:sz w:val="16"/>
              </w:rPr>
            </w:pPr>
            <w:r>
              <w:rPr>
                <w:rFonts w:ascii="Arial" w:hAnsi="Arial" w:cs="Arial"/>
                <w:sz w:val="16"/>
              </w:rPr>
              <w:t>None</w:t>
            </w:r>
          </w:p>
        </w:tc>
        <w:tc>
          <w:tcPr>
            <w:tcW w:w="1159"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shd w:val="pct15" w:color="auto" w:fill="auto"/>
          </w:tcPr>
          <w:p w:rsidR="000A79A3" w:rsidRDefault="000A79A3" w:rsidP="002B4FA9">
            <w:pPr>
              <w:spacing w:before="60"/>
              <w:rPr>
                <w:rFonts w:ascii="Arial" w:hAnsi="Arial" w:cs="Arial"/>
                <w:sz w:val="16"/>
              </w:rPr>
            </w:pPr>
          </w:p>
        </w:tc>
      </w:tr>
      <w:tr w:rsidR="000A79A3" w:rsidTr="002B4FA9">
        <w:tc>
          <w:tcPr>
            <w:tcW w:w="2083" w:type="dxa"/>
          </w:tcPr>
          <w:p w:rsidR="000A79A3" w:rsidRDefault="000A79A3" w:rsidP="002B4FA9">
            <w:pPr>
              <w:spacing w:before="60"/>
              <w:rPr>
                <w:rFonts w:ascii="Arial" w:hAnsi="Arial" w:cs="Arial"/>
                <w:b/>
                <w:bCs/>
                <w:sz w:val="16"/>
              </w:rPr>
            </w:pPr>
          </w:p>
        </w:tc>
        <w:tc>
          <w:tcPr>
            <w:tcW w:w="3875" w:type="dxa"/>
          </w:tcPr>
          <w:p w:rsidR="000A79A3" w:rsidRDefault="000A79A3" w:rsidP="002B4FA9">
            <w:pPr>
              <w:spacing w:before="60"/>
              <w:rPr>
                <w:rFonts w:ascii="Arial" w:hAnsi="Arial" w:cs="Arial"/>
                <w:sz w:val="16"/>
              </w:rPr>
            </w:pPr>
          </w:p>
        </w:tc>
        <w:tc>
          <w:tcPr>
            <w:tcW w:w="1159"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shd w:val="pct15" w:color="auto" w:fill="auto"/>
          </w:tcPr>
          <w:p w:rsidR="000A79A3" w:rsidRDefault="000A79A3" w:rsidP="002B4FA9">
            <w:pPr>
              <w:spacing w:before="60"/>
              <w:rPr>
                <w:rFonts w:ascii="Arial" w:hAnsi="Arial" w:cs="Arial"/>
                <w:sz w:val="16"/>
              </w:rPr>
            </w:pPr>
          </w:p>
        </w:tc>
      </w:tr>
      <w:tr w:rsidR="000A79A3" w:rsidTr="002B4FA9">
        <w:tc>
          <w:tcPr>
            <w:tcW w:w="2083" w:type="dxa"/>
          </w:tcPr>
          <w:p w:rsidR="000A79A3" w:rsidRDefault="000A79A3" w:rsidP="002B4FA9">
            <w:pPr>
              <w:spacing w:before="60"/>
              <w:rPr>
                <w:rFonts w:ascii="Arial" w:hAnsi="Arial" w:cs="Arial"/>
                <w:b/>
                <w:bCs/>
                <w:sz w:val="16"/>
              </w:rPr>
            </w:pPr>
            <w:r>
              <w:rPr>
                <w:rFonts w:ascii="Arial" w:hAnsi="Arial" w:cs="Arial"/>
                <w:b/>
                <w:bCs/>
                <w:sz w:val="16"/>
              </w:rPr>
              <w:t>Return Value</w:t>
            </w:r>
          </w:p>
        </w:tc>
        <w:tc>
          <w:tcPr>
            <w:tcW w:w="3875" w:type="dxa"/>
          </w:tcPr>
          <w:p w:rsidR="000A79A3" w:rsidRDefault="000A79A3" w:rsidP="002B4FA9">
            <w:pPr>
              <w:spacing w:before="60"/>
              <w:rPr>
                <w:rFonts w:ascii="Arial" w:hAnsi="Arial" w:cs="Arial"/>
                <w:sz w:val="16"/>
              </w:rPr>
            </w:pPr>
            <w:r>
              <w:rPr>
                <w:rFonts w:ascii="Arial" w:hAnsi="Arial" w:cs="Arial"/>
                <w:sz w:val="16"/>
              </w:rPr>
              <w:t>None</w:t>
            </w:r>
          </w:p>
        </w:tc>
        <w:tc>
          <w:tcPr>
            <w:tcW w:w="1159"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c>
          <w:tcPr>
            <w:tcW w:w="607" w:type="dxa"/>
          </w:tcPr>
          <w:p w:rsidR="000A79A3" w:rsidRDefault="000A79A3" w:rsidP="002B4FA9">
            <w:pPr>
              <w:spacing w:before="60"/>
              <w:rPr>
                <w:rFonts w:ascii="Arial" w:hAnsi="Arial" w:cs="Arial"/>
                <w:sz w:val="16"/>
              </w:rPr>
            </w:pPr>
          </w:p>
        </w:tc>
      </w:tr>
    </w:tbl>
    <w:p w:rsidR="000A79A3" w:rsidRDefault="000A79A3" w:rsidP="000A79A3">
      <w:pPr>
        <w:pStyle w:val="Heading4"/>
      </w:pPr>
      <w:r>
        <w:t>Description</w:t>
      </w:r>
    </w:p>
    <w:p w:rsidR="000A79A3" w:rsidRDefault="000A79A3" w:rsidP="000A79A3">
      <w:r>
        <w:t xml:space="preserve">Disables the </w:t>
      </w:r>
      <w:r w:rsidR="002769AC">
        <w:t xml:space="preserve">motor control </w:t>
      </w:r>
      <w:r>
        <w:t xml:space="preserve">EPWM </w:t>
      </w:r>
      <w:r w:rsidR="002769AC">
        <w:t xml:space="preserve">outputs; forces A and B outputs low on all three motor control </w:t>
      </w:r>
      <w:proofErr w:type="spellStart"/>
      <w:r w:rsidR="002769AC">
        <w:t>ePWMs</w:t>
      </w:r>
      <w:proofErr w:type="spellEnd"/>
      <w:r w:rsidR="002769AC">
        <w:t xml:space="preserve"> (ePWM1, ePWM2, ePWM3</w:t>
      </w:r>
      <w:proofErr w:type="gramStart"/>
      <w:r w:rsidR="002769AC">
        <w:t xml:space="preserve">)  </w:t>
      </w:r>
      <w:r>
        <w:t>(</w:t>
      </w:r>
      <w:proofErr w:type="gramEnd"/>
      <w:r>
        <w:t>Refer the included register reference for more details of register)</w:t>
      </w:r>
    </w:p>
    <w:p w:rsidR="000A79A3" w:rsidRDefault="000A79A3" w:rsidP="000A79A3">
      <w:r>
        <w:t>ePWM1-&gt;AQCSFRC = 5U</w:t>
      </w:r>
    </w:p>
    <w:p w:rsidR="000A79A3" w:rsidRDefault="000A79A3" w:rsidP="000A79A3">
      <w:r>
        <w:t xml:space="preserve">ePWM1-&gt;DBCTL &amp;= 0xFFFFFFFCU </w:t>
      </w:r>
    </w:p>
    <w:p w:rsidR="000A79A3" w:rsidRDefault="000A79A3" w:rsidP="000A79A3">
      <w:r>
        <w:lastRenderedPageBreak/>
        <w:t xml:space="preserve">ePWM2-&gt;AQCSFRC = 5U       </w:t>
      </w:r>
    </w:p>
    <w:p w:rsidR="000A79A3" w:rsidRDefault="000A79A3" w:rsidP="000A79A3">
      <w:r>
        <w:t xml:space="preserve">ePWM2-&gt;DBCTL &amp;= 0xFFFFFFFCU </w:t>
      </w:r>
    </w:p>
    <w:p w:rsidR="000A79A3" w:rsidRDefault="000A79A3" w:rsidP="000A79A3">
      <w:r>
        <w:t xml:space="preserve">ePWM3-&gt;AQCSFRC = 5U         </w:t>
      </w:r>
    </w:p>
    <w:p w:rsidR="000A79A3" w:rsidRDefault="000A79A3" w:rsidP="000A79A3">
      <w:r>
        <w:t>ePWM3-&gt;DBCTL &amp;= 0xFFFFFFFCU</w:t>
      </w:r>
    </w:p>
    <w:p w:rsidR="00BE30B3" w:rsidRDefault="00BE30B3" w:rsidP="00BE30B3">
      <w:pPr>
        <w:spacing w:after="0"/>
      </w:pPr>
    </w:p>
    <w:p w:rsidR="00747314" w:rsidRDefault="00747314" w:rsidP="00747314">
      <w:pPr>
        <w:pStyle w:val="Heading3"/>
      </w:pPr>
      <w:r>
        <w:t>Local Macro #2</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747314" w:rsidTr="004A4E71">
        <w:tc>
          <w:tcPr>
            <w:tcW w:w="2083" w:type="dxa"/>
          </w:tcPr>
          <w:p w:rsidR="00747314" w:rsidRDefault="00747314" w:rsidP="004A4E71">
            <w:pPr>
              <w:spacing w:before="60"/>
              <w:rPr>
                <w:rFonts w:ascii="Arial" w:hAnsi="Arial" w:cs="Arial"/>
                <w:b/>
                <w:bCs/>
                <w:sz w:val="16"/>
              </w:rPr>
            </w:pPr>
            <w:r>
              <w:rPr>
                <w:rFonts w:ascii="Arial" w:hAnsi="Arial" w:cs="Arial"/>
                <w:b/>
                <w:bCs/>
                <w:sz w:val="16"/>
              </w:rPr>
              <w:t>Function Name</w:t>
            </w:r>
          </w:p>
        </w:tc>
        <w:tc>
          <w:tcPr>
            <w:tcW w:w="3875" w:type="dxa"/>
          </w:tcPr>
          <w:p w:rsidR="00747314" w:rsidRDefault="00747314" w:rsidP="004A4E71">
            <w:pPr>
              <w:spacing w:before="60"/>
              <w:rPr>
                <w:rFonts w:ascii="Arial" w:hAnsi="Arial" w:cs="Arial"/>
                <w:sz w:val="16"/>
              </w:rPr>
            </w:pPr>
            <w:proofErr w:type="spellStart"/>
            <w:r w:rsidRPr="003E7377">
              <w:rPr>
                <w:rFonts w:ascii="Arial" w:hAnsi="Arial" w:cs="Arial"/>
                <w:sz w:val="16"/>
              </w:rPr>
              <w:t>ePWM_EnableOutputs</w:t>
            </w:r>
            <w:proofErr w:type="spellEnd"/>
          </w:p>
        </w:tc>
        <w:tc>
          <w:tcPr>
            <w:tcW w:w="1159" w:type="dxa"/>
            <w:shd w:val="pct30" w:color="FFFF00" w:fill="auto"/>
          </w:tcPr>
          <w:p w:rsidR="00747314" w:rsidRDefault="00747314" w:rsidP="004A4E71">
            <w:pPr>
              <w:spacing w:before="60"/>
              <w:jc w:val="center"/>
              <w:rPr>
                <w:rFonts w:ascii="Arial" w:hAnsi="Arial" w:cs="Arial"/>
                <w:sz w:val="16"/>
              </w:rPr>
            </w:pPr>
            <w:r>
              <w:rPr>
                <w:rFonts w:ascii="Arial" w:hAnsi="Arial" w:cs="Arial"/>
                <w:sz w:val="16"/>
              </w:rPr>
              <w:t>Type</w:t>
            </w:r>
          </w:p>
        </w:tc>
        <w:tc>
          <w:tcPr>
            <w:tcW w:w="607" w:type="dxa"/>
            <w:shd w:val="pct30" w:color="FFFF00" w:fill="auto"/>
          </w:tcPr>
          <w:p w:rsidR="00747314" w:rsidRDefault="00747314" w:rsidP="004A4E71">
            <w:pPr>
              <w:spacing w:before="60"/>
              <w:jc w:val="center"/>
              <w:rPr>
                <w:rFonts w:ascii="Arial" w:hAnsi="Arial" w:cs="Arial"/>
                <w:sz w:val="16"/>
              </w:rPr>
            </w:pPr>
            <w:r>
              <w:rPr>
                <w:rFonts w:ascii="Arial" w:hAnsi="Arial" w:cs="Arial"/>
                <w:sz w:val="16"/>
              </w:rPr>
              <w:t>Min</w:t>
            </w:r>
          </w:p>
        </w:tc>
        <w:tc>
          <w:tcPr>
            <w:tcW w:w="607" w:type="dxa"/>
            <w:shd w:val="pct30" w:color="FFFF00" w:fill="auto"/>
          </w:tcPr>
          <w:p w:rsidR="00747314" w:rsidRDefault="00747314" w:rsidP="004A4E71">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747314" w:rsidRDefault="00747314" w:rsidP="004A4E71">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747314" w:rsidTr="004A4E71">
        <w:tc>
          <w:tcPr>
            <w:tcW w:w="2083" w:type="dxa"/>
          </w:tcPr>
          <w:p w:rsidR="00747314" w:rsidRDefault="00747314" w:rsidP="004A4E71">
            <w:pPr>
              <w:spacing w:before="60"/>
              <w:rPr>
                <w:rFonts w:ascii="Arial" w:hAnsi="Arial" w:cs="Arial"/>
                <w:b/>
                <w:bCs/>
                <w:sz w:val="16"/>
              </w:rPr>
            </w:pPr>
            <w:r>
              <w:rPr>
                <w:rFonts w:ascii="Arial" w:hAnsi="Arial" w:cs="Arial"/>
                <w:b/>
                <w:bCs/>
                <w:sz w:val="16"/>
              </w:rPr>
              <w:t xml:space="preserve">Arguments Passed </w:t>
            </w:r>
          </w:p>
        </w:tc>
        <w:tc>
          <w:tcPr>
            <w:tcW w:w="3875" w:type="dxa"/>
          </w:tcPr>
          <w:p w:rsidR="00747314" w:rsidRDefault="00747314" w:rsidP="004A4E71">
            <w:pPr>
              <w:spacing w:before="60"/>
              <w:rPr>
                <w:rFonts w:ascii="Arial" w:hAnsi="Arial" w:cs="Arial"/>
                <w:sz w:val="16"/>
              </w:rPr>
            </w:pPr>
            <w:r>
              <w:rPr>
                <w:rFonts w:ascii="Arial" w:hAnsi="Arial" w:cs="Arial"/>
                <w:sz w:val="16"/>
              </w:rPr>
              <w:t>None</w:t>
            </w:r>
          </w:p>
        </w:tc>
        <w:tc>
          <w:tcPr>
            <w:tcW w:w="1159" w:type="dxa"/>
          </w:tcPr>
          <w:p w:rsidR="00747314" w:rsidRDefault="00747314" w:rsidP="004A4E71">
            <w:pPr>
              <w:spacing w:before="60"/>
              <w:rPr>
                <w:rFonts w:ascii="Arial" w:hAnsi="Arial" w:cs="Arial"/>
                <w:sz w:val="16"/>
              </w:rPr>
            </w:pPr>
          </w:p>
        </w:tc>
        <w:tc>
          <w:tcPr>
            <w:tcW w:w="607" w:type="dxa"/>
          </w:tcPr>
          <w:p w:rsidR="00747314" w:rsidRDefault="00747314" w:rsidP="004A4E71">
            <w:pPr>
              <w:spacing w:before="60"/>
              <w:rPr>
                <w:rFonts w:ascii="Arial" w:hAnsi="Arial" w:cs="Arial"/>
                <w:sz w:val="16"/>
              </w:rPr>
            </w:pPr>
          </w:p>
        </w:tc>
        <w:tc>
          <w:tcPr>
            <w:tcW w:w="607" w:type="dxa"/>
          </w:tcPr>
          <w:p w:rsidR="00747314" w:rsidRDefault="00747314" w:rsidP="004A4E71">
            <w:pPr>
              <w:spacing w:before="60"/>
              <w:rPr>
                <w:rFonts w:ascii="Arial" w:hAnsi="Arial" w:cs="Arial"/>
                <w:sz w:val="16"/>
              </w:rPr>
            </w:pPr>
          </w:p>
        </w:tc>
        <w:tc>
          <w:tcPr>
            <w:tcW w:w="607" w:type="dxa"/>
            <w:shd w:val="pct15" w:color="auto" w:fill="auto"/>
          </w:tcPr>
          <w:p w:rsidR="00747314" w:rsidRDefault="00747314" w:rsidP="004A4E71">
            <w:pPr>
              <w:spacing w:before="60"/>
              <w:rPr>
                <w:rFonts w:ascii="Arial" w:hAnsi="Arial" w:cs="Arial"/>
                <w:sz w:val="16"/>
              </w:rPr>
            </w:pPr>
          </w:p>
        </w:tc>
      </w:tr>
      <w:tr w:rsidR="00747314" w:rsidTr="004A4E71">
        <w:tc>
          <w:tcPr>
            <w:tcW w:w="2083" w:type="dxa"/>
          </w:tcPr>
          <w:p w:rsidR="00747314" w:rsidRDefault="00747314" w:rsidP="004A4E71">
            <w:pPr>
              <w:spacing w:before="60"/>
              <w:rPr>
                <w:rFonts w:ascii="Arial" w:hAnsi="Arial" w:cs="Arial"/>
                <w:b/>
                <w:bCs/>
                <w:sz w:val="16"/>
              </w:rPr>
            </w:pPr>
          </w:p>
        </w:tc>
        <w:tc>
          <w:tcPr>
            <w:tcW w:w="3875" w:type="dxa"/>
          </w:tcPr>
          <w:p w:rsidR="00747314" w:rsidRDefault="00747314" w:rsidP="004A4E71">
            <w:pPr>
              <w:spacing w:before="60"/>
              <w:rPr>
                <w:rFonts w:ascii="Arial" w:hAnsi="Arial" w:cs="Arial"/>
                <w:sz w:val="16"/>
              </w:rPr>
            </w:pPr>
          </w:p>
        </w:tc>
        <w:tc>
          <w:tcPr>
            <w:tcW w:w="1159" w:type="dxa"/>
          </w:tcPr>
          <w:p w:rsidR="00747314" w:rsidRDefault="00747314" w:rsidP="004A4E71">
            <w:pPr>
              <w:spacing w:before="60"/>
              <w:rPr>
                <w:rFonts w:ascii="Arial" w:hAnsi="Arial" w:cs="Arial"/>
                <w:sz w:val="16"/>
              </w:rPr>
            </w:pPr>
          </w:p>
        </w:tc>
        <w:tc>
          <w:tcPr>
            <w:tcW w:w="607" w:type="dxa"/>
          </w:tcPr>
          <w:p w:rsidR="00747314" w:rsidRDefault="00747314" w:rsidP="004A4E71">
            <w:pPr>
              <w:spacing w:before="60"/>
              <w:rPr>
                <w:rFonts w:ascii="Arial" w:hAnsi="Arial" w:cs="Arial"/>
                <w:sz w:val="16"/>
              </w:rPr>
            </w:pPr>
          </w:p>
        </w:tc>
        <w:tc>
          <w:tcPr>
            <w:tcW w:w="607" w:type="dxa"/>
          </w:tcPr>
          <w:p w:rsidR="00747314" w:rsidRDefault="00747314" w:rsidP="004A4E71">
            <w:pPr>
              <w:spacing w:before="60"/>
              <w:rPr>
                <w:rFonts w:ascii="Arial" w:hAnsi="Arial" w:cs="Arial"/>
                <w:sz w:val="16"/>
              </w:rPr>
            </w:pPr>
          </w:p>
        </w:tc>
        <w:tc>
          <w:tcPr>
            <w:tcW w:w="607" w:type="dxa"/>
            <w:shd w:val="pct15" w:color="auto" w:fill="auto"/>
          </w:tcPr>
          <w:p w:rsidR="00747314" w:rsidRDefault="00747314" w:rsidP="004A4E71">
            <w:pPr>
              <w:spacing w:before="60"/>
              <w:rPr>
                <w:rFonts w:ascii="Arial" w:hAnsi="Arial" w:cs="Arial"/>
                <w:sz w:val="16"/>
              </w:rPr>
            </w:pPr>
          </w:p>
        </w:tc>
      </w:tr>
      <w:tr w:rsidR="00747314" w:rsidTr="004A4E71">
        <w:tc>
          <w:tcPr>
            <w:tcW w:w="2083" w:type="dxa"/>
          </w:tcPr>
          <w:p w:rsidR="00747314" w:rsidRDefault="00747314" w:rsidP="004A4E71">
            <w:pPr>
              <w:spacing w:before="60"/>
              <w:rPr>
                <w:rFonts w:ascii="Arial" w:hAnsi="Arial" w:cs="Arial"/>
                <w:b/>
                <w:bCs/>
                <w:sz w:val="16"/>
              </w:rPr>
            </w:pPr>
            <w:r>
              <w:rPr>
                <w:rFonts w:ascii="Arial" w:hAnsi="Arial" w:cs="Arial"/>
                <w:b/>
                <w:bCs/>
                <w:sz w:val="16"/>
              </w:rPr>
              <w:t>Return Value</w:t>
            </w:r>
          </w:p>
        </w:tc>
        <w:tc>
          <w:tcPr>
            <w:tcW w:w="3875" w:type="dxa"/>
          </w:tcPr>
          <w:p w:rsidR="00747314" w:rsidRDefault="00747314" w:rsidP="004A4E71">
            <w:pPr>
              <w:spacing w:before="60"/>
              <w:rPr>
                <w:rFonts w:ascii="Arial" w:hAnsi="Arial" w:cs="Arial"/>
                <w:sz w:val="16"/>
              </w:rPr>
            </w:pPr>
            <w:r>
              <w:rPr>
                <w:rFonts w:ascii="Arial" w:hAnsi="Arial" w:cs="Arial"/>
                <w:sz w:val="16"/>
              </w:rPr>
              <w:t>None</w:t>
            </w:r>
          </w:p>
        </w:tc>
        <w:tc>
          <w:tcPr>
            <w:tcW w:w="1159" w:type="dxa"/>
          </w:tcPr>
          <w:p w:rsidR="00747314" w:rsidRDefault="00747314" w:rsidP="004A4E71">
            <w:pPr>
              <w:spacing w:before="60"/>
              <w:rPr>
                <w:rFonts w:ascii="Arial" w:hAnsi="Arial" w:cs="Arial"/>
                <w:sz w:val="16"/>
              </w:rPr>
            </w:pPr>
          </w:p>
        </w:tc>
        <w:tc>
          <w:tcPr>
            <w:tcW w:w="607" w:type="dxa"/>
          </w:tcPr>
          <w:p w:rsidR="00747314" w:rsidRDefault="00747314" w:rsidP="004A4E71">
            <w:pPr>
              <w:spacing w:before="60"/>
              <w:rPr>
                <w:rFonts w:ascii="Arial" w:hAnsi="Arial" w:cs="Arial"/>
                <w:sz w:val="16"/>
              </w:rPr>
            </w:pPr>
          </w:p>
        </w:tc>
        <w:tc>
          <w:tcPr>
            <w:tcW w:w="607" w:type="dxa"/>
          </w:tcPr>
          <w:p w:rsidR="00747314" w:rsidRDefault="00747314" w:rsidP="004A4E71">
            <w:pPr>
              <w:spacing w:before="60"/>
              <w:rPr>
                <w:rFonts w:ascii="Arial" w:hAnsi="Arial" w:cs="Arial"/>
                <w:sz w:val="16"/>
              </w:rPr>
            </w:pPr>
          </w:p>
        </w:tc>
        <w:tc>
          <w:tcPr>
            <w:tcW w:w="607" w:type="dxa"/>
          </w:tcPr>
          <w:p w:rsidR="00747314" w:rsidRDefault="00747314" w:rsidP="004A4E71">
            <w:pPr>
              <w:spacing w:before="60"/>
              <w:rPr>
                <w:rFonts w:ascii="Arial" w:hAnsi="Arial" w:cs="Arial"/>
                <w:sz w:val="16"/>
              </w:rPr>
            </w:pPr>
          </w:p>
        </w:tc>
      </w:tr>
    </w:tbl>
    <w:p w:rsidR="00747314" w:rsidRDefault="00747314" w:rsidP="00747314">
      <w:pPr>
        <w:pStyle w:val="Heading4"/>
      </w:pPr>
      <w:r>
        <w:t>Description</w:t>
      </w:r>
    </w:p>
    <w:p w:rsidR="00747314" w:rsidRDefault="00747314" w:rsidP="00747314">
      <w:r>
        <w:t xml:space="preserve">Enables the </w:t>
      </w:r>
      <w:r w:rsidR="00B701BF">
        <w:t xml:space="preserve">motor control </w:t>
      </w:r>
      <w:r>
        <w:t xml:space="preserve">EPWM </w:t>
      </w:r>
      <w:r w:rsidR="00B701BF">
        <w:t xml:space="preserve">outputs;  allows A and B outputs to be driven high/low as configured in register initialization (core initialization </w:t>
      </w:r>
      <w:proofErr w:type="spellStart"/>
      <w:r w:rsidR="00B701BF">
        <w:t>subfunction</w:t>
      </w:r>
      <w:proofErr w:type="spellEnd"/>
      <w:r w:rsidR="00B701BF">
        <w:t xml:space="preserve">) and using the CMPA and CMPB values computed in the motor control configuration </w:t>
      </w:r>
      <w:proofErr w:type="spellStart"/>
      <w:r w:rsidR="00B701BF">
        <w:t>subfunction</w:t>
      </w:r>
      <w:proofErr w:type="spellEnd"/>
      <w:r w:rsidR="00B701BF">
        <w:t xml:space="preserve">.  </w:t>
      </w:r>
      <w:r>
        <w:t>(Refer the included register reference for more details of register)</w:t>
      </w:r>
    </w:p>
    <w:p w:rsidR="00747314" w:rsidRDefault="00747314" w:rsidP="00747314">
      <w:r>
        <w:t>ePWM1-&gt;AQCSFRC = 0U;</w:t>
      </w:r>
    </w:p>
    <w:p w:rsidR="00747314" w:rsidRDefault="00747314" w:rsidP="00747314">
      <w:r>
        <w:t xml:space="preserve">ePWM1-&gt;DBCTL |= 3U;  </w:t>
      </w:r>
    </w:p>
    <w:p w:rsidR="00747314" w:rsidRDefault="00747314" w:rsidP="00747314">
      <w:r>
        <w:t xml:space="preserve">ePWM2-&gt;AQCSFRC = 0U; </w:t>
      </w:r>
    </w:p>
    <w:p w:rsidR="00747314" w:rsidRDefault="00747314" w:rsidP="00747314">
      <w:r>
        <w:t xml:space="preserve">ePWM2-&gt;DBCTL |= 3U;  </w:t>
      </w:r>
    </w:p>
    <w:p w:rsidR="00747314" w:rsidRDefault="00747314" w:rsidP="00747314">
      <w:r>
        <w:t xml:space="preserve">ePWM3-&gt;AQCSFRC = 0U; </w:t>
      </w:r>
    </w:p>
    <w:p w:rsidR="00747314" w:rsidRDefault="00747314" w:rsidP="00747314">
      <w:r>
        <w:t>ePWM3-&gt;DBCTL |= 3U;</w:t>
      </w:r>
    </w:p>
    <w:p w:rsidR="008B3E94" w:rsidRDefault="008B3E94">
      <w:pPr>
        <w:spacing w:after="0"/>
        <w:rPr>
          <w:rFonts w:ascii="Arial" w:hAnsi="Arial"/>
          <w:b/>
          <w:kern w:val="28"/>
          <w:sz w:val="28"/>
        </w:rPr>
      </w:pPr>
      <w:r>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4B5BE2" w:rsidTr="00F957FA">
        <w:trPr>
          <w:trHeight w:val="341"/>
        </w:trPr>
        <w:tc>
          <w:tcPr>
            <w:tcW w:w="4455" w:type="dxa"/>
            <w:vAlign w:val="center"/>
          </w:tcPr>
          <w:p w:rsidR="002C03D8" w:rsidRPr="004B5BE2" w:rsidRDefault="00BE30B3" w:rsidP="00F141E2">
            <w:pPr>
              <w:spacing w:before="100" w:beforeAutospacing="1" w:after="100" w:afterAutospacing="1"/>
              <w:rPr>
                <w:rFonts w:ascii="Arial" w:hAnsi="Arial" w:cs="Arial"/>
                <w:sz w:val="16"/>
                <w:szCs w:val="16"/>
              </w:rPr>
            </w:pPr>
            <w:r>
              <w:rPr>
                <w:rFonts w:ascii="Arial" w:hAnsi="Arial" w:cs="Arial"/>
                <w:sz w:val="16"/>
                <w:szCs w:val="16"/>
              </w:rPr>
              <w:t>None</w:t>
            </w:r>
          </w:p>
        </w:tc>
        <w:tc>
          <w:tcPr>
            <w:tcW w:w="4455" w:type="dxa"/>
            <w:vAlign w:val="center"/>
          </w:tcPr>
          <w:p w:rsidR="002C03D8" w:rsidRPr="004B5BE2" w:rsidRDefault="002C03D8" w:rsidP="00F957FA">
            <w:pPr>
              <w:spacing w:before="100" w:beforeAutospacing="1" w:after="100" w:afterAutospacing="1"/>
              <w:rPr>
                <w:rFonts w:ascii="Arial" w:hAnsi="Arial" w:cs="Arial"/>
                <w:sz w:val="16"/>
                <w:szCs w:val="16"/>
              </w:rPr>
            </w:pPr>
          </w:p>
        </w:tc>
      </w:tr>
    </w:tbl>
    <w:p w:rsidR="002C03D8" w:rsidRPr="002C03D8" w:rsidRDefault="002C03D8" w:rsidP="002C03D8"/>
    <w:p w:rsidR="004A781C" w:rsidRDefault="004A781C">
      <w:pPr>
        <w:pStyle w:val="Heading2"/>
      </w:pPr>
      <w:r>
        <w:t>Initialization Functions</w:t>
      </w:r>
    </w:p>
    <w:p w:rsidR="00BE30B3" w:rsidRDefault="00BE30B3" w:rsidP="00BE30B3">
      <w:pPr>
        <w:pStyle w:val="Heading3"/>
      </w:pPr>
      <w:proofErr w:type="spellStart"/>
      <w:r>
        <w:t>Init</w:t>
      </w:r>
      <w:proofErr w:type="spellEnd"/>
      <w:r>
        <w:t xml:space="preserve">: </w:t>
      </w:r>
    </w:p>
    <w:p w:rsidR="00BE30B3" w:rsidRDefault="00BE30B3" w:rsidP="00BE30B3">
      <w:pPr>
        <w:pStyle w:val="Heading4"/>
      </w:pPr>
      <w:r>
        <w:t>Design Rationale</w:t>
      </w:r>
    </w:p>
    <w:p w:rsidR="00FF3E17" w:rsidRDefault="00FF3E17" w:rsidP="00FF3E17">
      <w:r>
        <w:t xml:space="preserve">This component does not have an RTE </w:t>
      </w:r>
      <w:proofErr w:type="spellStart"/>
      <w:r>
        <w:t>Init</w:t>
      </w:r>
      <w:proofErr w:type="spellEnd"/>
      <w:r>
        <w:t xml:space="preserve"> function, however </w:t>
      </w:r>
      <w:proofErr w:type="spellStart"/>
      <w:r>
        <w:t>ePWM</w:t>
      </w:r>
      <w:proofErr w:type="spellEnd"/>
      <w:r>
        <w:t xml:space="preserve"> pin </w:t>
      </w:r>
      <w:proofErr w:type="gramStart"/>
      <w:r>
        <w:t>mux  settings</w:t>
      </w:r>
      <w:proofErr w:type="gramEnd"/>
      <w:r>
        <w:t xml:space="preserve"> are configured in the integration project and initialized in (patched) generated  code.  See the integration manual.</w:t>
      </w:r>
    </w:p>
    <w:p w:rsidR="00BE30B3" w:rsidRDefault="00BE30B3" w:rsidP="00BE30B3">
      <w:pPr>
        <w:pStyle w:val="Heading4"/>
      </w:pPr>
      <w:r>
        <w:t>Module Outputs</w:t>
      </w:r>
    </w:p>
    <w:p w:rsidR="00BE30B3" w:rsidRDefault="00BE30B3" w:rsidP="00BE30B3">
      <w:r>
        <w:t>None</w:t>
      </w:r>
    </w:p>
    <w:p w:rsidR="00BE30B3" w:rsidRDefault="00BE30B3" w:rsidP="00BE30B3">
      <w:pPr>
        <w:pStyle w:val="Heading4"/>
      </w:pPr>
      <w:r>
        <w:t xml:space="preserve">Module Internal  </w:t>
      </w:r>
    </w:p>
    <w:p w:rsidR="004A781C" w:rsidRDefault="00BE30B3" w:rsidP="00BE30B3">
      <w:r>
        <w:t>None</w:t>
      </w:r>
    </w:p>
    <w:p w:rsidR="00BE30B3" w:rsidRDefault="00BE30B3" w:rsidP="00BE30B3">
      <w:pPr>
        <w:pStyle w:val="Heading4"/>
      </w:pPr>
      <w:r>
        <w:t xml:space="preserve">Initialize </w:t>
      </w:r>
      <w:r w:rsidR="003E319F">
        <w:t>EPWM</w:t>
      </w:r>
      <w:r>
        <w:t xml:space="preserve"> Direction Register</w:t>
      </w:r>
    </w:p>
    <w:p w:rsidR="00BE30B3" w:rsidRDefault="00BE30B3" w:rsidP="00BE30B3">
      <w:pPr>
        <w:jc w:val="center"/>
      </w:pPr>
    </w:p>
    <w:p w:rsidR="004A781C" w:rsidRDefault="004A781C" w:rsidP="008306DA">
      <w:pPr>
        <w:pStyle w:val="Heading2"/>
      </w:pPr>
      <w:r>
        <w:t>Periodic Functions</w:t>
      </w:r>
    </w:p>
    <w:p w:rsidR="00BE30B3" w:rsidRDefault="00BE30B3"/>
    <w:p w:rsidR="004A781C" w:rsidRDefault="00F141E2">
      <w:r>
        <w:t>None</w:t>
      </w:r>
    </w:p>
    <w:p w:rsidR="00BE30B3" w:rsidRDefault="00BE30B3"/>
    <w:p w:rsidR="004A781C" w:rsidRDefault="004A781C">
      <w:pPr>
        <w:pStyle w:val="Heading2"/>
      </w:pPr>
      <w:r>
        <w:t>Fault Recovery Functions</w:t>
      </w:r>
    </w:p>
    <w:p w:rsidR="00F141E2" w:rsidRDefault="00F141E2"/>
    <w:p w:rsidR="004A781C" w:rsidRDefault="00F141E2">
      <w:r>
        <w:t>None</w:t>
      </w:r>
    </w:p>
    <w:p w:rsidR="00F141E2" w:rsidRDefault="00F141E2"/>
    <w:p w:rsidR="004A781C" w:rsidRDefault="004A781C">
      <w:pPr>
        <w:pStyle w:val="Heading2"/>
      </w:pPr>
      <w:r>
        <w:t>Shutdown Functions</w:t>
      </w:r>
    </w:p>
    <w:p w:rsidR="00F141E2" w:rsidRDefault="00F141E2"/>
    <w:p w:rsidR="004A781C" w:rsidRDefault="00F141E2">
      <w:r>
        <w:t>None</w:t>
      </w:r>
    </w:p>
    <w:p w:rsidR="00F141E2" w:rsidRDefault="00F141E2"/>
    <w:p w:rsidR="004A781C" w:rsidRDefault="004A781C">
      <w:pPr>
        <w:pStyle w:val="Heading2"/>
      </w:pPr>
      <w:r>
        <w:t>Interrupt Functions</w:t>
      </w:r>
    </w:p>
    <w:p w:rsidR="00F141E2" w:rsidRDefault="00F141E2"/>
    <w:p w:rsidR="004A781C" w:rsidRDefault="00F141E2">
      <w:r>
        <w:t>None</w:t>
      </w:r>
    </w:p>
    <w:p w:rsidR="00F141E2" w:rsidRDefault="00F141E2">
      <w:pPr>
        <w:spacing w:after="0"/>
      </w:pPr>
    </w:p>
    <w:p w:rsidR="004A781C" w:rsidRDefault="004A781C">
      <w:pPr>
        <w:pStyle w:val="Heading2"/>
      </w:pPr>
      <w:r>
        <w:t>Serial Communication Functions</w:t>
      </w:r>
    </w:p>
    <w:p w:rsidR="00BE30B3" w:rsidRDefault="00BE30B3"/>
    <w:p w:rsidR="004A781C" w:rsidRDefault="00F141E2">
      <w:r>
        <w:t>None</w:t>
      </w:r>
    </w:p>
    <w:p w:rsidR="00BE30B3" w:rsidRDefault="00BE30B3">
      <w:pPr>
        <w:spacing w:after="0"/>
        <w:rPr>
          <w:rFonts w:ascii="Arial" w:hAnsi="Arial"/>
          <w:b/>
          <w:sz w:val="24"/>
        </w:rPr>
      </w:pPr>
      <w:r>
        <w:br w:type="page"/>
      </w:r>
    </w:p>
    <w:p w:rsidR="00BE30B3" w:rsidRDefault="00BE30B3" w:rsidP="00BE30B3">
      <w:pPr>
        <w:pStyle w:val="Heading2"/>
      </w:pPr>
      <w:r>
        <w:lastRenderedPageBreak/>
        <w:t>Transition Functions</w:t>
      </w:r>
    </w:p>
    <w:p w:rsidR="00BE30B3" w:rsidRPr="000A79A3" w:rsidRDefault="000A79A3" w:rsidP="000A79A3">
      <w:r w:rsidRPr="000A79A3">
        <w:t>None</w:t>
      </w:r>
    </w:p>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Rates for sub-modul</w:t>
      </w:r>
      <w:r w:rsidR="000A79A3">
        <w:t>es called by the Subroutine</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2B4FA9" w:rsidP="00F957FA">
            <w:pPr>
              <w:spacing w:before="60"/>
              <w:jc w:val="center"/>
              <w:rPr>
                <w:rFonts w:ascii="Arial" w:hAnsi="Arial" w:cs="Arial"/>
                <w:sz w:val="16"/>
              </w:rPr>
            </w:pPr>
            <w:r>
              <w:rPr>
                <w:rFonts w:ascii="Arial" w:hAnsi="Arial" w:cs="Arial"/>
                <w:sz w:val="16"/>
              </w:rPr>
              <w:t xml:space="preserve">Global </w:t>
            </w:r>
            <w:r w:rsidR="007A69AC">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0A79A3" w:rsidP="00F957FA">
            <w:pPr>
              <w:spacing w:before="60"/>
              <w:jc w:val="center"/>
              <w:rPr>
                <w:rFonts w:ascii="Arial" w:hAnsi="Arial" w:cs="Arial"/>
                <w:sz w:val="16"/>
              </w:rPr>
            </w:pPr>
            <w:r>
              <w:rPr>
                <w:rFonts w:ascii="Arial" w:hAnsi="Arial" w:cs="Arial"/>
                <w:sz w:val="16"/>
              </w:rPr>
              <w:t>Function</w:t>
            </w:r>
            <w:r w:rsidR="007A69AC">
              <w:rPr>
                <w:rFonts w:ascii="Arial" w:hAnsi="Arial" w:cs="Arial"/>
                <w:sz w:val="16"/>
              </w:rPr>
              <w:t xml:space="preserve"> in which the function is called</w:t>
            </w:r>
          </w:p>
        </w:tc>
      </w:tr>
      <w:tr w:rsidR="00BE30B3" w:rsidRPr="00381542" w:rsidTr="00B54697">
        <w:tc>
          <w:tcPr>
            <w:tcW w:w="3168" w:type="dxa"/>
            <w:tcBorders>
              <w:top w:val="single" w:sz="6" w:space="0" w:color="auto"/>
              <w:left w:val="single" w:sz="6" w:space="0" w:color="auto"/>
              <w:bottom w:val="single" w:sz="6" w:space="0" w:color="auto"/>
              <w:right w:val="single" w:sz="6" w:space="0" w:color="auto"/>
            </w:tcBorders>
          </w:tcPr>
          <w:p w:rsidR="00BE30B3" w:rsidRPr="00BE30B3" w:rsidRDefault="003E319F" w:rsidP="000A79A3">
            <w:pPr>
              <w:spacing w:before="60"/>
              <w:rPr>
                <w:rFonts w:ascii="Arial" w:hAnsi="Arial" w:cs="Arial"/>
                <w:sz w:val="16"/>
                <w:szCs w:val="16"/>
              </w:rPr>
            </w:pPr>
            <w:r>
              <w:rPr>
                <w:rFonts w:ascii="Arial" w:hAnsi="Arial" w:cs="Arial"/>
                <w:sz w:val="16"/>
                <w:szCs w:val="16"/>
              </w:rPr>
              <w:t>ePWM</w:t>
            </w:r>
            <w:r w:rsidR="00BE30B3" w:rsidRPr="00BE30B3">
              <w:rPr>
                <w:rFonts w:ascii="Arial" w:hAnsi="Arial" w:cs="Arial"/>
                <w:sz w:val="16"/>
                <w:szCs w:val="16"/>
              </w:rPr>
              <w:t>_</w:t>
            </w:r>
            <w:r w:rsidR="000A79A3">
              <w:rPr>
                <w:rFonts w:ascii="Arial" w:hAnsi="Arial" w:cs="Arial"/>
                <w:sz w:val="16"/>
                <w:szCs w:val="16"/>
              </w:rPr>
              <w:t>Init</w:t>
            </w:r>
            <w:r w:rsidR="00BE30B3" w:rsidRPr="00BE30B3">
              <w:rPr>
                <w:rFonts w:ascii="Arial" w:hAnsi="Arial" w:cs="Arial"/>
                <w:sz w:val="16"/>
                <w:szCs w:val="16"/>
              </w:rPr>
              <w:t>1</w:t>
            </w:r>
          </w:p>
        </w:tc>
        <w:tc>
          <w:tcPr>
            <w:tcW w:w="2070" w:type="dxa"/>
            <w:tcBorders>
              <w:top w:val="single" w:sz="6" w:space="0" w:color="auto"/>
              <w:left w:val="single" w:sz="6" w:space="0" w:color="auto"/>
              <w:bottom w:val="single" w:sz="6" w:space="0" w:color="auto"/>
              <w:right w:val="single" w:sz="6" w:space="0" w:color="auto"/>
            </w:tcBorders>
          </w:tcPr>
          <w:p w:rsidR="00BE30B3" w:rsidRPr="00381542" w:rsidRDefault="00BE30B3" w:rsidP="00F957FA">
            <w:pPr>
              <w:spacing w:before="60"/>
              <w:rPr>
                <w:rFonts w:ascii="Arial" w:hAnsi="Arial" w:cs="Arial"/>
                <w:sz w:val="16"/>
                <w:szCs w:val="16"/>
              </w:rPr>
            </w:pPr>
            <w:r>
              <w:rPr>
                <w:rFonts w:ascii="Arial" w:hAnsi="Arial" w:cs="Arial"/>
                <w:sz w:val="16"/>
                <w:szCs w:val="16"/>
              </w:rPr>
              <w:t>On Event</w:t>
            </w:r>
          </w:p>
        </w:tc>
        <w:tc>
          <w:tcPr>
            <w:tcW w:w="3690" w:type="dxa"/>
            <w:tcBorders>
              <w:top w:val="single" w:sz="6" w:space="0" w:color="auto"/>
              <w:left w:val="single" w:sz="6" w:space="0" w:color="auto"/>
              <w:bottom w:val="single" w:sz="6" w:space="0" w:color="auto"/>
              <w:right w:val="single" w:sz="6" w:space="0" w:color="auto"/>
            </w:tcBorders>
          </w:tcPr>
          <w:p w:rsidR="00BE30B3" w:rsidRPr="00381542" w:rsidRDefault="000A79A3" w:rsidP="00F957FA">
            <w:pPr>
              <w:spacing w:before="60"/>
              <w:rPr>
                <w:rFonts w:ascii="Arial" w:hAnsi="Arial" w:cs="Arial"/>
                <w:sz w:val="16"/>
                <w:szCs w:val="16"/>
              </w:rPr>
            </w:pPr>
            <w:r>
              <w:rPr>
                <w:rFonts w:ascii="Arial" w:hAnsi="Arial" w:cs="Arial"/>
                <w:sz w:val="16"/>
                <w:szCs w:val="16"/>
              </w:rPr>
              <w:t>ECU start up</w:t>
            </w:r>
          </w:p>
        </w:tc>
      </w:tr>
      <w:tr w:rsidR="00BE30B3" w:rsidRPr="00381542" w:rsidTr="00B54697">
        <w:tc>
          <w:tcPr>
            <w:tcW w:w="3168" w:type="dxa"/>
            <w:tcBorders>
              <w:top w:val="single" w:sz="6" w:space="0" w:color="auto"/>
              <w:left w:val="single" w:sz="6" w:space="0" w:color="auto"/>
              <w:bottom w:val="single" w:sz="6" w:space="0" w:color="auto"/>
              <w:right w:val="single" w:sz="6" w:space="0" w:color="auto"/>
            </w:tcBorders>
          </w:tcPr>
          <w:p w:rsidR="00BE30B3" w:rsidRPr="00BE30B3" w:rsidRDefault="000A79A3" w:rsidP="000A79A3">
            <w:pPr>
              <w:spacing w:before="60"/>
              <w:rPr>
                <w:rFonts w:ascii="Arial" w:hAnsi="Arial" w:cs="Arial"/>
                <w:sz w:val="16"/>
                <w:szCs w:val="16"/>
              </w:rPr>
            </w:pPr>
            <w:r w:rsidRPr="000A79A3">
              <w:rPr>
                <w:rFonts w:ascii="Arial" w:hAnsi="Arial" w:cs="Arial"/>
                <w:sz w:val="16"/>
                <w:szCs w:val="16"/>
              </w:rPr>
              <w:t>ePWM_Per1</w:t>
            </w:r>
          </w:p>
        </w:tc>
        <w:tc>
          <w:tcPr>
            <w:tcW w:w="2070" w:type="dxa"/>
            <w:tcBorders>
              <w:top w:val="single" w:sz="6" w:space="0" w:color="auto"/>
              <w:left w:val="single" w:sz="6" w:space="0" w:color="auto"/>
              <w:bottom w:val="single" w:sz="6" w:space="0" w:color="auto"/>
              <w:right w:val="single" w:sz="6" w:space="0" w:color="auto"/>
            </w:tcBorders>
          </w:tcPr>
          <w:p w:rsidR="00BE30B3" w:rsidRPr="00381542" w:rsidRDefault="00BE30B3" w:rsidP="00F957FA">
            <w:pPr>
              <w:spacing w:before="60"/>
              <w:rPr>
                <w:rFonts w:ascii="Arial" w:hAnsi="Arial" w:cs="Arial"/>
                <w:sz w:val="16"/>
                <w:szCs w:val="16"/>
              </w:rPr>
            </w:pPr>
            <w:r>
              <w:rPr>
                <w:rFonts w:ascii="Arial" w:hAnsi="Arial" w:cs="Arial"/>
                <w:sz w:val="16"/>
                <w:szCs w:val="16"/>
              </w:rPr>
              <w:t>On Event</w:t>
            </w:r>
          </w:p>
        </w:tc>
        <w:tc>
          <w:tcPr>
            <w:tcW w:w="3690" w:type="dxa"/>
            <w:tcBorders>
              <w:top w:val="single" w:sz="6" w:space="0" w:color="auto"/>
              <w:left w:val="single" w:sz="6" w:space="0" w:color="auto"/>
              <w:bottom w:val="single" w:sz="6" w:space="0" w:color="auto"/>
              <w:right w:val="single" w:sz="6" w:space="0" w:color="auto"/>
            </w:tcBorders>
          </w:tcPr>
          <w:p w:rsidR="00BE30B3" w:rsidRPr="00381542" w:rsidRDefault="000A79A3" w:rsidP="00F957FA">
            <w:pPr>
              <w:spacing w:before="60"/>
              <w:rPr>
                <w:rFonts w:ascii="Arial" w:hAnsi="Arial" w:cs="Arial"/>
                <w:sz w:val="16"/>
                <w:szCs w:val="16"/>
              </w:rPr>
            </w:pPr>
            <w:r>
              <w:rPr>
                <w:rFonts w:ascii="Arial" w:hAnsi="Arial" w:cs="Arial"/>
                <w:sz w:val="16"/>
                <w:szCs w:val="16"/>
              </w:rPr>
              <w:t>Motor Control ISR subroutine</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BE30B3" w:rsidP="00F141E2">
            <w:pPr>
              <w:spacing w:before="60"/>
              <w:rPr>
                <w:rFonts w:ascii="Arial" w:hAnsi="Arial" w:cs="Arial"/>
                <w:sz w:val="16"/>
              </w:rPr>
            </w:pPr>
            <w:r>
              <w:rPr>
                <w:rFonts w:ascii="Arial" w:hAnsi="Arial" w:cs="Arial"/>
                <w:sz w:val="16"/>
              </w:rPr>
              <w:t>None</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BE30B3" w:rsidRPr="0033479A" w:rsidTr="00BF364D">
        <w:tc>
          <w:tcPr>
            <w:tcW w:w="4464" w:type="dxa"/>
            <w:tcBorders>
              <w:top w:val="single" w:sz="6" w:space="0" w:color="auto"/>
              <w:left w:val="single" w:sz="6" w:space="0" w:color="auto"/>
              <w:bottom w:val="single" w:sz="6" w:space="0" w:color="auto"/>
              <w:right w:val="single" w:sz="6" w:space="0" w:color="auto"/>
            </w:tcBorders>
          </w:tcPr>
          <w:p w:rsidR="00BE30B3" w:rsidRPr="00BE30B3" w:rsidRDefault="000A79A3">
            <w:pPr>
              <w:spacing w:before="60"/>
              <w:rPr>
                <w:rFonts w:ascii="Arial" w:hAnsi="Arial" w:cs="Arial"/>
                <w:sz w:val="16"/>
              </w:rPr>
            </w:pPr>
            <w:r>
              <w:rPr>
                <w:rFonts w:ascii="Arial" w:hAnsi="Arial" w:cs="Arial"/>
                <w:sz w:val="16"/>
                <w:szCs w:val="16"/>
              </w:rPr>
              <w:t>ePWM</w:t>
            </w:r>
            <w:r w:rsidRPr="00BE30B3">
              <w:rPr>
                <w:rFonts w:ascii="Arial" w:hAnsi="Arial" w:cs="Arial"/>
                <w:sz w:val="16"/>
                <w:szCs w:val="16"/>
              </w:rPr>
              <w:t>_</w:t>
            </w:r>
            <w:r>
              <w:rPr>
                <w:rFonts w:ascii="Arial" w:hAnsi="Arial" w:cs="Arial"/>
                <w:sz w:val="16"/>
                <w:szCs w:val="16"/>
              </w:rPr>
              <w:t>Init</w:t>
            </w:r>
            <w:r w:rsidRPr="00BE30B3">
              <w:rPr>
                <w:rFonts w:ascii="Arial" w:hAnsi="Arial" w:cs="Arial"/>
                <w:sz w:val="16"/>
                <w:szCs w:val="16"/>
              </w:rPr>
              <w:t>1</w:t>
            </w:r>
          </w:p>
        </w:tc>
        <w:tc>
          <w:tcPr>
            <w:tcW w:w="4464" w:type="dxa"/>
            <w:tcBorders>
              <w:top w:val="single" w:sz="6" w:space="0" w:color="auto"/>
              <w:left w:val="single" w:sz="6" w:space="0" w:color="auto"/>
              <w:bottom w:val="single" w:sz="6" w:space="0" w:color="auto"/>
              <w:right w:val="single" w:sz="6" w:space="0" w:color="auto"/>
            </w:tcBorders>
          </w:tcPr>
          <w:p w:rsidR="00BE30B3" w:rsidRPr="005F1D69" w:rsidRDefault="000A79A3" w:rsidP="000A79A3">
            <w:pPr>
              <w:spacing w:before="60"/>
              <w:rPr>
                <w:rFonts w:ascii="Arial" w:hAnsi="Arial" w:cs="Arial"/>
                <w:sz w:val="16"/>
                <w:lang w:val="fr-FR"/>
              </w:rPr>
            </w:pPr>
            <w:r w:rsidRPr="000A79A3">
              <w:rPr>
                <w:rFonts w:ascii="Arial" w:hAnsi="Arial" w:cs="Arial"/>
                <w:sz w:val="16"/>
                <w:lang w:val="fr-FR"/>
              </w:rPr>
              <w:t>EPWM_ST</w:t>
            </w:r>
            <w:r>
              <w:rPr>
                <w:rFonts w:ascii="Arial" w:hAnsi="Arial" w:cs="Arial"/>
                <w:sz w:val="16"/>
                <w:lang w:val="fr-FR"/>
              </w:rPr>
              <w:t>ART</w:t>
            </w:r>
            <w:r w:rsidRPr="000A79A3">
              <w:rPr>
                <w:rFonts w:ascii="Arial" w:hAnsi="Arial" w:cs="Arial"/>
                <w:sz w:val="16"/>
                <w:lang w:val="fr-FR"/>
              </w:rPr>
              <w:t>_SEC_CODE</w:t>
            </w:r>
          </w:p>
        </w:tc>
      </w:tr>
      <w:tr w:rsidR="00BE30B3" w:rsidRPr="0033479A" w:rsidTr="00BF364D">
        <w:tc>
          <w:tcPr>
            <w:tcW w:w="4464" w:type="dxa"/>
            <w:tcBorders>
              <w:top w:val="single" w:sz="6" w:space="0" w:color="auto"/>
              <w:left w:val="single" w:sz="6" w:space="0" w:color="auto"/>
              <w:bottom w:val="single" w:sz="6" w:space="0" w:color="auto"/>
              <w:right w:val="single" w:sz="6" w:space="0" w:color="auto"/>
            </w:tcBorders>
          </w:tcPr>
          <w:p w:rsidR="00BE30B3" w:rsidRPr="00BE30B3" w:rsidRDefault="000A79A3">
            <w:pPr>
              <w:spacing w:before="60"/>
              <w:rPr>
                <w:rFonts w:ascii="Arial" w:hAnsi="Arial" w:cs="Arial"/>
                <w:sz w:val="16"/>
              </w:rPr>
            </w:pPr>
            <w:r w:rsidRPr="000A79A3">
              <w:rPr>
                <w:rFonts w:ascii="Arial" w:hAnsi="Arial" w:cs="Arial"/>
                <w:sz w:val="16"/>
                <w:szCs w:val="16"/>
              </w:rPr>
              <w:t>ePWM_Per1</w:t>
            </w:r>
          </w:p>
        </w:tc>
        <w:tc>
          <w:tcPr>
            <w:tcW w:w="4464" w:type="dxa"/>
            <w:tcBorders>
              <w:top w:val="single" w:sz="6" w:space="0" w:color="auto"/>
              <w:left w:val="single" w:sz="6" w:space="0" w:color="auto"/>
              <w:bottom w:val="single" w:sz="6" w:space="0" w:color="auto"/>
              <w:right w:val="single" w:sz="6" w:space="0" w:color="auto"/>
            </w:tcBorders>
          </w:tcPr>
          <w:p w:rsidR="00BE30B3" w:rsidRPr="005F1D69" w:rsidRDefault="000A79A3">
            <w:pPr>
              <w:spacing w:before="60"/>
              <w:rPr>
                <w:rFonts w:ascii="Arial" w:hAnsi="Arial" w:cs="Arial"/>
                <w:sz w:val="16"/>
                <w:lang w:val="fr-FR"/>
              </w:rPr>
            </w:pPr>
            <w:r w:rsidRPr="000A79A3">
              <w:rPr>
                <w:rFonts w:ascii="Arial" w:hAnsi="Arial" w:cs="Arial"/>
                <w:sz w:val="16"/>
                <w:lang w:val="fr-FR"/>
              </w:rPr>
              <w:t>EPWM_ST</w:t>
            </w:r>
            <w:r>
              <w:rPr>
                <w:rFonts w:ascii="Arial" w:hAnsi="Arial" w:cs="Arial"/>
                <w:sz w:val="16"/>
                <w:lang w:val="fr-FR"/>
              </w:rPr>
              <w:t>ART</w:t>
            </w:r>
            <w:r w:rsidRPr="000A79A3">
              <w:rPr>
                <w:rFonts w:ascii="Arial" w:hAnsi="Arial" w:cs="Arial"/>
                <w:sz w:val="16"/>
                <w:lang w:val="fr-FR"/>
              </w:rPr>
              <w:t>_SEC_CODE</w:t>
            </w:r>
          </w:p>
        </w:tc>
      </w:tr>
    </w:tbl>
    <w:p w:rsidR="00BF364D" w:rsidRPr="005F1D69" w:rsidRDefault="00BF364D" w:rsidP="00BF364D">
      <w:pPr>
        <w:pStyle w:val="Heading2"/>
        <w:numPr>
          <w:ilvl w:val="0"/>
          <w:numId w:val="0"/>
        </w:numPr>
        <w:ind w:left="576"/>
        <w:rPr>
          <w:lang w:val="fr-FR"/>
        </w:rPr>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BE30B3">
            <w:pPr>
              <w:spacing w:before="60"/>
              <w:rPr>
                <w:rFonts w:ascii="Arial" w:hAnsi="Arial" w:cs="Arial"/>
                <w:sz w:val="16"/>
              </w:rPr>
            </w:pPr>
            <w:r>
              <w:rPr>
                <w:rFonts w:ascii="Arial" w:hAnsi="Arial" w:cs="Arial"/>
                <w:sz w:val="16"/>
              </w:rPr>
              <w:t>None</w:t>
            </w: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 xml:space="preserve">Known Issues / Limitations </w:t>
      </w:r>
      <w:proofErr w:type="gramStart"/>
      <w:r>
        <w:t>With</w:t>
      </w:r>
      <w:proofErr w:type="gramEnd"/>
      <w:r>
        <w:t xml:space="preserve"> Design</w:t>
      </w:r>
    </w:p>
    <w:p w:rsidR="004A781C" w:rsidRDefault="00015119">
      <w:pPr>
        <w:numPr>
          <w:ilvl w:val="0"/>
          <w:numId w:val="6"/>
        </w:numPr>
      </w:pPr>
      <w:r>
        <w:t>QAC for the generated files not corrected.</w:t>
      </w:r>
    </w:p>
    <w:p w:rsidR="00773FAD" w:rsidDel="001F5D8A" w:rsidRDefault="00773FAD" w:rsidP="00773FAD">
      <w:pPr>
        <w:numPr>
          <w:ilvl w:val="0"/>
          <w:numId w:val="6"/>
        </w:numPr>
        <w:rPr>
          <w:del w:id="54" w:author="Windows User" w:date="2015-11-25T15:42:00Z"/>
        </w:rPr>
      </w:pPr>
      <w:del w:id="55" w:author="Windows User" w:date="2015-11-25T15:42:00Z">
        <w:r w:rsidDel="003725BD">
          <w:delText xml:space="preserve">Range of cal </w:delText>
        </w:r>
        <w:r w:rsidRPr="00773FAD" w:rsidDel="003725BD">
          <w:delText>k_ADCTrig1Offset</w:delText>
        </w:r>
        <w:r w:rsidDel="003725BD">
          <w:delText>_Cnt_u16 is listed in FDD (as of ES-34B v008) as 0 to 10000; per conversation with Jason Erlenbeck, cal max value should be one half the minimum PWM period counts; planned for correction in the next rev of the FDD.  Stated range of 0 to 10000 could cause overflow on the subtraction where it is used.  Realistically, the cal would not be set higher than half the period, and if it were, the problem would be noticed immediately</w:delText>
        </w:r>
        <w:r w:rsidR="00F97D69" w:rsidDel="003725BD">
          <w:delText xml:space="preserve"> – the overflow on the subtraction would result in a very high value ( &gt; 327678) for ePWM4 CMPA, which would cause the ADC to never be triggered; this would result in the loss of motor control fault because the ADC end of conversion triggers a DMA transfer and the end of the DMA transfer triggers the motor control interrupt; without the ADC trigger the motor control interrupt would not happen.</w:delText>
        </w:r>
      </w:del>
    </w:p>
    <w:p w:rsidR="001F5D8A" w:rsidRDefault="001F5D8A" w:rsidP="001F5D8A">
      <w:pPr>
        <w:numPr>
          <w:ilvl w:val="0"/>
          <w:numId w:val="6"/>
        </w:numPr>
        <w:rPr>
          <w:ins w:id="56" w:author="Windows User" w:date="2015-11-25T16:33:00Z"/>
        </w:rPr>
      </w:pPr>
      <w:ins w:id="57" w:author="Windows User" w:date="2015-11-25T16:02:00Z">
        <w:r>
          <w:t xml:space="preserve">In the </w:t>
        </w:r>
      </w:ins>
      <w:ins w:id="58" w:author="Windows User" w:date="2015-11-25T16:22:00Z">
        <w:r w:rsidR="005E1015">
          <w:t xml:space="preserve">FDD </w:t>
        </w:r>
      </w:ins>
      <w:proofErr w:type="spellStart"/>
      <w:ins w:id="59" w:author="Windows User" w:date="2015-11-25T16:02:00Z">
        <w:r>
          <w:t>DataDictionary</w:t>
        </w:r>
        <w:proofErr w:type="spellEnd"/>
        <w:r>
          <w:t xml:space="preserve"> full range is used for the signals </w:t>
        </w:r>
      </w:ins>
      <w:ins w:id="60" w:author="Windows User" w:date="2015-11-25T16:03:00Z">
        <w:r>
          <w:t>‘</w:t>
        </w:r>
        <w:proofErr w:type="spellStart"/>
        <w:r w:rsidRPr="001F5D8A">
          <w:t>PWMDutyCycleA_Cnts</w:t>
        </w:r>
        <w:proofErr w:type="spellEnd"/>
        <w:r>
          <w:t>’, ‘</w:t>
        </w:r>
        <w:proofErr w:type="spellStart"/>
        <w:r>
          <w:t>PWMDutyCycleB</w:t>
        </w:r>
        <w:r w:rsidRPr="001F5D8A">
          <w:t>_Cnts</w:t>
        </w:r>
        <w:proofErr w:type="spellEnd"/>
        <w:r>
          <w:t>’ and ‘</w:t>
        </w:r>
        <w:proofErr w:type="spellStart"/>
        <w:r>
          <w:t>PWMDutyCycleC</w:t>
        </w:r>
        <w:r w:rsidRPr="001F5D8A">
          <w:t>_Cnts</w:t>
        </w:r>
        <w:proofErr w:type="spellEnd"/>
        <w:r>
          <w:t>’</w:t>
        </w:r>
      </w:ins>
      <w:ins w:id="61" w:author="Windows User" w:date="2015-11-25T16:23:00Z">
        <w:r w:rsidR="005E1015">
          <w:t xml:space="preserve"> which is not correct</w:t>
        </w:r>
      </w:ins>
      <w:ins w:id="62" w:author="Windows User" w:date="2015-11-25T16:03:00Z">
        <w:r>
          <w:t>. Corrected range</w:t>
        </w:r>
      </w:ins>
      <w:ins w:id="63" w:author="Windows User" w:date="2015-11-25T16:04:00Z">
        <w:r>
          <w:t xml:space="preserve"> (i.e. 0 to </w:t>
        </w:r>
      </w:ins>
      <w:ins w:id="64" w:author="Windows User" w:date="2015-11-25T16:32:00Z">
        <w:r w:rsidR="00997408">
          <w:t>6000 given by the FDD author</w:t>
        </w:r>
      </w:ins>
      <w:ins w:id="65" w:author="Windows User" w:date="2015-11-25T16:04:00Z">
        <w:r>
          <w:t>)</w:t>
        </w:r>
      </w:ins>
      <w:ins w:id="66" w:author="Windows User" w:date="2015-11-25T16:33:00Z">
        <w:r w:rsidR="00997408">
          <w:t xml:space="preserve"> is</w:t>
        </w:r>
      </w:ins>
      <w:ins w:id="67" w:author="Windows User" w:date="2015-11-25T16:03:00Z">
        <w:r>
          <w:t xml:space="preserve"> used in the </w:t>
        </w:r>
      </w:ins>
      <w:ins w:id="68" w:author="Windows User" w:date="2015-11-25T16:35:00Z">
        <w:r w:rsidR="00997408">
          <w:t>software</w:t>
        </w:r>
      </w:ins>
      <w:ins w:id="69" w:author="Windows User" w:date="2015-11-25T16:23:00Z">
        <w:r w:rsidR="005E1015">
          <w:t xml:space="preserve"> </w:t>
        </w:r>
      </w:ins>
      <w:proofErr w:type="spellStart"/>
      <w:ins w:id="70" w:author="Windows User" w:date="2015-11-25T16:03:00Z">
        <w:r>
          <w:t>DataDictionary</w:t>
        </w:r>
        <w:proofErr w:type="spellEnd"/>
        <w:r>
          <w:t>.</w:t>
        </w:r>
      </w:ins>
    </w:p>
    <w:p w:rsidR="00997408" w:rsidRDefault="00997408" w:rsidP="001F5D8A">
      <w:pPr>
        <w:numPr>
          <w:ilvl w:val="0"/>
          <w:numId w:val="6"/>
        </w:numPr>
        <w:rPr>
          <w:ins w:id="71" w:author="Windows User" w:date="2015-11-25T16:19:00Z"/>
        </w:rPr>
      </w:pPr>
      <w:ins w:id="72" w:author="Windows User" w:date="2015-11-25T16:33:00Z">
        <w:r>
          <w:t xml:space="preserve">In the FDD </w:t>
        </w:r>
        <w:proofErr w:type="spellStart"/>
        <w:r>
          <w:t>DataDictionary</w:t>
        </w:r>
        <w:proofErr w:type="spellEnd"/>
        <w:r>
          <w:t xml:space="preserve"> the max valu</w:t>
        </w:r>
      </w:ins>
      <w:ins w:id="73" w:author="Windows User" w:date="2015-11-25T16:35:00Z">
        <w:r w:rsidR="00A8059F">
          <w:t>e</w:t>
        </w:r>
      </w:ins>
      <w:ins w:id="74" w:author="Windows User" w:date="2015-11-25T16:33:00Z">
        <w:r>
          <w:t xml:space="preserve"> used for signa</w:t>
        </w:r>
      </w:ins>
      <w:ins w:id="75" w:author="Windows User" w:date="2015-11-25T16:35:00Z">
        <w:r w:rsidR="00A8059F">
          <w:t xml:space="preserve">l </w:t>
        </w:r>
      </w:ins>
      <w:ins w:id="76" w:author="Windows User" w:date="2015-11-25T16:33:00Z">
        <w:r w:rsidR="00A8059F">
          <w:t>’</w:t>
        </w:r>
      </w:ins>
      <w:proofErr w:type="spellStart"/>
      <w:ins w:id="77" w:author="Windows User" w:date="2015-11-25T16:34:00Z">
        <w:r w:rsidRPr="00402B9D">
          <w:t>PWM_Period</w:t>
        </w:r>
        <w:proofErr w:type="spellEnd"/>
        <w:r>
          <w:t xml:space="preserve"> </w:t>
        </w:r>
      </w:ins>
      <w:proofErr w:type="gramStart"/>
      <w:ins w:id="78" w:author="Windows User" w:date="2015-11-25T16:33:00Z">
        <w:r>
          <w:t>‘</w:t>
        </w:r>
      </w:ins>
      <w:ins w:id="79" w:author="Windows User" w:date="2015-11-25T16:34:00Z">
        <w:r w:rsidR="00A8059F">
          <w:t xml:space="preserve"> is</w:t>
        </w:r>
        <w:proofErr w:type="gramEnd"/>
        <w:r w:rsidR="00A8059F">
          <w:t xml:space="preserve"> not correct</w:t>
        </w:r>
        <w:r>
          <w:t xml:space="preserve">. Corrected </w:t>
        </w:r>
      </w:ins>
      <w:ins w:id="80" w:author="Windows User" w:date="2015-11-25T16:35:00Z">
        <w:r>
          <w:t>max value</w:t>
        </w:r>
      </w:ins>
      <w:ins w:id="81" w:author="Windows User" w:date="2015-11-25T16:34:00Z">
        <w:r>
          <w:t xml:space="preserve"> (i.e. 6000 given by the FDD author) is </w:t>
        </w:r>
        <w:proofErr w:type="spellStart"/>
        <w:r>
          <w:t>uded</w:t>
        </w:r>
        <w:proofErr w:type="spellEnd"/>
        <w:r>
          <w:t xml:space="preserve"> in the software </w:t>
        </w:r>
        <w:proofErr w:type="spellStart"/>
        <w:r>
          <w:t>DataDictionary</w:t>
        </w:r>
        <w:proofErr w:type="spellEnd"/>
        <w:r>
          <w:t>.</w:t>
        </w:r>
      </w:ins>
    </w:p>
    <w:p w:rsidR="00402B9D" w:rsidRDefault="00402B9D" w:rsidP="00402B9D">
      <w:pPr>
        <w:numPr>
          <w:ilvl w:val="0"/>
          <w:numId w:val="6"/>
        </w:numPr>
        <w:rPr>
          <w:ins w:id="82" w:author="Windows User" w:date="2015-11-25T16:00:00Z"/>
        </w:rPr>
      </w:pPr>
      <w:ins w:id="83" w:author="Windows User" w:date="2015-11-25T16:19:00Z">
        <w:r>
          <w:t>Unit test consideration:  Don’t use any combination of the input</w:t>
        </w:r>
      </w:ins>
      <w:ins w:id="84" w:author="Windows User" w:date="2015-11-25T16:24:00Z">
        <w:r w:rsidR="005E1015">
          <w:t xml:space="preserve"> signals</w:t>
        </w:r>
      </w:ins>
      <w:ins w:id="85" w:author="Windows User" w:date="2015-11-25T16:19:00Z">
        <w:r>
          <w:t xml:space="preserve"> where the value of </w:t>
        </w:r>
      </w:ins>
      <w:ins w:id="86" w:author="Windows User" w:date="2015-11-25T16:20:00Z">
        <w:r>
          <w:t>‘</w:t>
        </w:r>
        <w:proofErr w:type="spellStart"/>
        <w:r w:rsidRPr="00402B9D">
          <w:t>PWMDutyCycleA_Cnts</w:t>
        </w:r>
        <w:proofErr w:type="spellEnd"/>
        <w:r>
          <w:t>’/’</w:t>
        </w:r>
        <w:proofErr w:type="spellStart"/>
        <w:r>
          <w:t>PWMDutyCycleB</w:t>
        </w:r>
        <w:r w:rsidRPr="00402B9D">
          <w:t>_Cnts</w:t>
        </w:r>
        <w:proofErr w:type="spellEnd"/>
        <w:r>
          <w:t>’/’</w:t>
        </w:r>
        <w:r w:rsidRPr="00402B9D">
          <w:t xml:space="preserve"> </w:t>
        </w:r>
        <w:proofErr w:type="spellStart"/>
        <w:r>
          <w:t>PWMDutyCycleC</w:t>
        </w:r>
        <w:r w:rsidRPr="00402B9D">
          <w:t>_Cnts</w:t>
        </w:r>
        <w:proofErr w:type="spellEnd"/>
        <w:r>
          <w:t>’ is greater than the signal ‘</w:t>
        </w:r>
        <w:proofErr w:type="spellStart"/>
        <w:r w:rsidRPr="00402B9D">
          <w:t>PWM_Period</w:t>
        </w:r>
        <w:proofErr w:type="spellEnd"/>
        <w:r>
          <w:t>’.</w:t>
        </w:r>
      </w:ins>
      <w:bookmarkStart w:id="87" w:name="_GoBack"/>
      <w:bookmarkEnd w:id="87"/>
    </w:p>
    <w:p w:rsidR="00521AD3" w:rsidRDefault="00521AD3" w:rsidP="00521AD3">
      <w:pPr>
        <w:pStyle w:val="Heading1"/>
        <w:numPr>
          <w:ilvl w:val="0"/>
          <w:numId w:val="0"/>
        </w:numPr>
        <w:ind w:left="432"/>
      </w:pPr>
    </w:p>
    <w:p w:rsidR="00521AD3" w:rsidRDefault="00521AD3" w:rsidP="00521AD3">
      <w:pPr>
        <w:pStyle w:val="Heading1"/>
      </w:pPr>
      <w:r>
        <w:t xml:space="preserve"> Reference </w:t>
      </w:r>
    </w:p>
    <w:p w:rsidR="00521AD3" w:rsidRDefault="00521AD3" w:rsidP="00521AD3">
      <w:r>
        <w:t>Register Reference</w:t>
      </w:r>
    </w:p>
    <w:p w:rsidR="00521AD3" w:rsidRDefault="00521AD3" w:rsidP="00521AD3">
      <w:r>
        <w:object w:dxaOrig="1536" w:dyaOrig="999">
          <v:shape id="_x0000_i1031" type="#_x0000_t75" style="width:76.5pt;height:50pt" o:ole="">
            <v:imagedata r:id="rId20" o:title=""/>
          </v:shape>
          <o:OLEObject Type="Embed" ProgID="FoxitReader.Document" ShapeID="_x0000_i1031" DrawAspect="Icon" ObjectID="_1509974560" r:id="rId21"/>
        </w:object>
      </w:r>
    </w:p>
    <w:p w:rsidR="004A781C" w:rsidRDefault="004A781C" w:rsidP="00747314">
      <w:pPr>
        <w:pStyle w:val="Heading1"/>
      </w:pPr>
      <w:r>
        <w:br w:type="page"/>
      </w:r>
      <w:r>
        <w:lastRenderedPageBreak/>
        <w:t>Revision Control Log</w:t>
      </w: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2"/>
        <w:gridCol w:w="6196"/>
        <w:gridCol w:w="1094"/>
        <w:gridCol w:w="1105"/>
      </w:tblGrid>
      <w:tr w:rsidR="00DA240F" w:rsidTr="00DA240F">
        <w:tc>
          <w:tcPr>
            <w:tcW w:w="662" w:type="dxa"/>
          </w:tcPr>
          <w:p w:rsidR="00DA240F" w:rsidRDefault="00DA240F">
            <w:pPr>
              <w:spacing w:before="60"/>
              <w:rPr>
                <w:rFonts w:ascii="Arial" w:hAnsi="Arial" w:cs="Arial"/>
                <w:b/>
                <w:bCs/>
                <w:sz w:val="16"/>
              </w:rPr>
            </w:pPr>
            <w:r>
              <w:rPr>
                <w:rFonts w:ascii="Arial" w:hAnsi="Arial" w:cs="Arial"/>
                <w:b/>
                <w:bCs/>
                <w:sz w:val="16"/>
              </w:rPr>
              <w:t>Rev #</w:t>
            </w:r>
          </w:p>
        </w:tc>
        <w:tc>
          <w:tcPr>
            <w:tcW w:w="6196" w:type="dxa"/>
          </w:tcPr>
          <w:p w:rsidR="00DA240F" w:rsidRDefault="00DA240F">
            <w:pPr>
              <w:spacing w:before="60"/>
              <w:rPr>
                <w:rFonts w:ascii="Arial" w:hAnsi="Arial" w:cs="Arial"/>
                <w:b/>
                <w:bCs/>
                <w:sz w:val="16"/>
              </w:rPr>
            </w:pPr>
            <w:r>
              <w:rPr>
                <w:rFonts w:ascii="Arial" w:hAnsi="Arial" w:cs="Arial"/>
                <w:b/>
                <w:bCs/>
                <w:sz w:val="16"/>
              </w:rPr>
              <w:t>Change Description</w:t>
            </w:r>
          </w:p>
        </w:tc>
        <w:tc>
          <w:tcPr>
            <w:tcW w:w="1094" w:type="dxa"/>
          </w:tcPr>
          <w:p w:rsidR="00DA240F" w:rsidRPr="00DA240F" w:rsidRDefault="00DA240F">
            <w:pPr>
              <w:spacing w:before="60"/>
              <w:rPr>
                <w:rFonts w:ascii="Arial" w:hAnsi="Arial" w:cs="Arial"/>
                <w:b/>
                <w:bCs/>
                <w:sz w:val="16"/>
                <w:szCs w:val="16"/>
              </w:rPr>
            </w:pPr>
            <w:r w:rsidRPr="00DA240F">
              <w:rPr>
                <w:rFonts w:ascii="Arial" w:hAnsi="Arial" w:cs="Arial"/>
                <w:b/>
                <w:bCs/>
                <w:sz w:val="16"/>
                <w:szCs w:val="16"/>
              </w:rPr>
              <w:t xml:space="preserve">Date </w:t>
            </w:r>
          </w:p>
        </w:tc>
        <w:tc>
          <w:tcPr>
            <w:tcW w:w="1105" w:type="dxa"/>
          </w:tcPr>
          <w:p w:rsidR="00DA240F" w:rsidRDefault="00DA240F">
            <w:pPr>
              <w:spacing w:before="60"/>
              <w:rPr>
                <w:rFonts w:ascii="Arial" w:hAnsi="Arial" w:cs="Arial"/>
                <w:b/>
                <w:bCs/>
                <w:sz w:val="16"/>
              </w:rPr>
            </w:pPr>
            <w:r>
              <w:rPr>
                <w:rFonts w:ascii="Arial" w:hAnsi="Arial" w:cs="Arial"/>
                <w:b/>
                <w:bCs/>
                <w:sz w:val="16"/>
              </w:rPr>
              <w:t>Author Initials</w:t>
            </w:r>
          </w:p>
        </w:tc>
      </w:tr>
      <w:tr w:rsidR="00DA240F" w:rsidTr="00DA240F">
        <w:tc>
          <w:tcPr>
            <w:tcW w:w="662" w:type="dxa"/>
          </w:tcPr>
          <w:p w:rsidR="00DA240F" w:rsidRDefault="00DA240F">
            <w:pPr>
              <w:spacing w:before="60"/>
              <w:rPr>
                <w:rFonts w:ascii="Arial" w:hAnsi="Arial" w:cs="Arial"/>
                <w:sz w:val="16"/>
              </w:rPr>
            </w:pPr>
            <w:r>
              <w:rPr>
                <w:rFonts w:ascii="Arial" w:hAnsi="Arial" w:cs="Arial"/>
                <w:sz w:val="16"/>
              </w:rPr>
              <w:t>1.0</w:t>
            </w:r>
          </w:p>
        </w:tc>
        <w:tc>
          <w:tcPr>
            <w:tcW w:w="6196" w:type="dxa"/>
          </w:tcPr>
          <w:p w:rsidR="00DA240F" w:rsidRDefault="00DA240F" w:rsidP="000A79A3">
            <w:pPr>
              <w:spacing w:before="60"/>
              <w:rPr>
                <w:rFonts w:ascii="Arial" w:hAnsi="Arial" w:cs="Arial"/>
                <w:sz w:val="16"/>
              </w:rPr>
            </w:pPr>
            <w:r>
              <w:rPr>
                <w:rFonts w:ascii="Arial" w:hAnsi="Arial" w:cs="Arial"/>
                <w:sz w:val="16"/>
              </w:rPr>
              <w:t xml:space="preserve">Initial Version ( FDD 34B) –Shutdown </w:t>
            </w:r>
            <w:proofErr w:type="spellStart"/>
            <w:r>
              <w:rPr>
                <w:rFonts w:ascii="Arial" w:hAnsi="Arial" w:cs="Arial"/>
                <w:sz w:val="16"/>
              </w:rPr>
              <w:t>Mech</w:t>
            </w:r>
            <w:proofErr w:type="spellEnd"/>
            <w:r>
              <w:rPr>
                <w:rFonts w:ascii="Arial" w:hAnsi="Arial" w:cs="Arial"/>
                <w:sz w:val="16"/>
              </w:rPr>
              <w:t xml:space="preserve"> not included</w:t>
            </w:r>
          </w:p>
        </w:tc>
        <w:tc>
          <w:tcPr>
            <w:tcW w:w="1094" w:type="dxa"/>
          </w:tcPr>
          <w:p w:rsidR="00DA240F" w:rsidRPr="00DA240F" w:rsidRDefault="00627C72" w:rsidP="00627C72">
            <w:pPr>
              <w:spacing w:before="60"/>
              <w:rPr>
                <w:rFonts w:ascii="Arial" w:hAnsi="Arial" w:cs="Arial"/>
                <w:sz w:val="16"/>
                <w:szCs w:val="16"/>
              </w:rPr>
            </w:pPr>
            <w:r>
              <w:rPr>
                <w:rFonts w:ascii="Arial" w:hAnsi="Arial" w:cs="Arial"/>
                <w:sz w:val="16"/>
                <w:szCs w:val="16"/>
              </w:rPr>
              <w:t>18-Feb-13</w:t>
            </w:r>
          </w:p>
        </w:tc>
        <w:tc>
          <w:tcPr>
            <w:tcW w:w="1105" w:type="dxa"/>
          </w:tcPr>
          <w:p w:rsidR="00DA240F" w:rsidRDefault="00DA240F">
            <w:pPr>
              <w:spacing w:before="60"/>
              <w:rPr>
                <w:rFonts w:ascii="Arial" w:hAnsi="Arial" w:cs="Arial"/>
                <w:sz w:val="16"/>
              </w:rPr>
            </w:pPr>
            <w:proofErr w:type="spellStart"/>
            <w:r>
              <w:rPr>
                <w:rFonts w:ascii="Arial" w:hAnsi="Arial" w:cs="Arial"/>
                <w:sz w:val="16"/>
              </w:rPr>
              <w:t>Selva</w:t>
            </w:r>
            <w:proofErr w:type="spellEnd"/>
          </w:p>
        </w:tc>
      </w:tr>
      <w:tr w:rsidR="00DA240F" w:rsidTr="00DA240F">
        <w:tc>
          <w:tcPr>
            <w:tcW w:w="662" w:type="dxa"/>
          </w:tcPr>
          <w:p w:rsidR="00DA240F" w:rsidRDefault="00DA240F">
            <w:pPr>
              <w:spacing w:before="60"/>
              <w:rPr>
                <w:rFonts w:ascii="Arial" w:hAnsi="Arial" w:cs="Arial"/>
                <w:sz w:val="16"/>
              </w:rPr>
            </w:pPr>
            <w:r>
              <w:rPr>
                <w:rFonts w:ascii="Arial" w:hAnsi="Arial" w:cs="Arial"/>
                <w:sz w:val="16"/>
              </w:rPr>
              <w:t>2</w:t>
            </w:r>
          </w:p>
        </w:tc>
        <w:tc>
          <w:tcPr>
            <w:tcW w:w="6196" w:type="dxa"/>
          </w:tcPr>
          <w:p w:rsidR="00DA240F" w:rsidRDefault="00DA240F" w:rsidP="000A79A3">
            <w:pPr>
              <w:spacing w:before="60"/>
              <w:rPr>
                <w:rFonts w:ascii="Arial" w:hAnsi="Arial" w:cs="Arial"/>
                <w:sz w:val="16"/>
              </w:rPr>
            </w:pPr>
            <w:r>
              <w:rPr>
                <w:rFonts w:ascii="Arial" w:hAnsi="Arial" w:cs="Arial"/>
                <w:sz w:val="16"/>
              </w:rPr>
              <w:t xml:space="preserve">Anomaly 4605 – changed active state of </w:t>
            </w:r>
            <w:proofErr w:type="spellStart"/>
            <w:r>
              <w:rPr>
                <w:rFonts w:ascii="Arial" w:hAnsi="Arial" w:cs="Arial"/>
                <w:sz w:val="16"/>
              </w:rPr>
              <w:t>ePWM</w:t>
            </w:r>
            <w:proofErr w:type="spellEnd"/>
            <w:r>
              <w:rPr>
                <w:rFonts w:ascii="Arial" w:hAnsi="Arial" w:cs="Arial"/>
                <w:sz w:val="16"/>
              </w:rPr>
              <w:t xml:space="preserve"> modules 1-3</w:t>
            </w:r>
          </w:p>
        </w:tc>
        <w:tc>
          <w:tcPr>
            <w:tcW w:w="1094" w:type="dxa"/>
          </w:tcPr>
          <w:p w:rsidR="00DA240F" w:rsidRPr="00DA240F" w:rsidRDefault="00DA240F">
            <w:pPr>
              <w:spacing w:before="60"/>
              <w:rPr>
                <w:rFonts w:ascii="Arial" w:hAnsi="Arial" w:cs="Arial"/>
                <w:sz w:val="16"/>
                <w:szCs w:val="16"/>
              </w:rPr>
            </w:pPr>
            <w:r w:rsidRPr="00DA240F">
              <w:rPr>
                <w:rFonts w:ascii="Arial" w:hAnsi="Arial" w:cs="Arial"/>
                <w:sz w:val="16"/>
                <w:szCs w:val="16"/>
              </w:rPr>
              <w:t>11-Mar-13</w:t>
            </w:r>
          </w:p>
        </w:tc>
        <w:tc>
          <w:tcPr>
            <w:tcW w:w="1105" w:type="dxa"/>
          </w:tcPr>
          <w:p w:rsidR="00DA240F" w:rsidRDefault="00DA240F">
            <w:pPr>
              <w:spacing w:before="60"/>
              <w:rPr>
                <w:rFonts w:ascii="Arial" w:hAnsi="Arial" w:cs="Arial"/>
                <w:sz w:val="16"/>
              </w:rPr>
            </w:pPr>
            <w:r>
              <w:rPr>
                <w:rFonts w:ascii="Arial" w:hAnsi="Arial" w:cs="Arial"/>
                <w:sz w:val="16"/>
              </w:rPr>
              <w:t>OT</w:t>
            </w:r>
          </w:p>
        </w:tc>
      </w:tr>
      <w:tr w:rsidR="00CD3AEF" w:rsidTr="00DA240F">
        <w:tc>
          <w:tcPr>
            <w:tcW w:w="662" w:type="dxa"/>
          </w:tcPr>
          <w:p w:rsidR="00CD3AEF" w:rsidRDefault="00CD3AEF">
            <w:pPr>
              <w:spacing w:before="60"/>
              <w:rPr>
                <w:rFonts w:ascii="Arial" w:hAnsi="Arial" w:cs="Arial"/>
                <w:sz w:val="16"/>
              </w:rPr>
            </w:pPr>
            <w:r>
              <w:rPr>
                <w:rFonts w:ascii="Arial" w:hAnsi="Arial" w:cs="Arial"/>
                <w:sz w:val="16"/>
              </w:rPr>
              <w:t>3</w:t>
            </w:r>
          </w:p>
        </w:tc>
        <w:tc>
          <w:tcPr>
            <w:tcW w:w="6196" w:type="dxa"/>
          </w:tcPr>
          <w:p w:rsidR="00CD3AEF" w:rsidRDefault="00CD3AEF" w:rsidP="000A79A3">
            <w:pPr>
              <w:spacing w:before="60"/>
              <w:rPr>
                <w:rFonts w:ascii="Arial" w:hAnsi="Arial" w:cs="Arial"/>
                <w:sz w:val="16"/>
              </w:rPr>
            </w:pPr>
            <w:r>
              <w:rPr>
                <w:rFonts w:ascii="Arial" w:hAnsi="Arial" w:cs="Arial"/>
                <w:sz w:val="16"/>
              </w:rPr>
              <w:t>Updated to FDD 34B v003</w:t>
            </w:r>
          </w:p>
        </w:tc>
        <w:tc>
          <w:tcPr>
            <w:tcW w:w="1094" w:type="dxa"/>
          </w:tcPr>
          <w:p w:rsidR="00CD3AEF" w:rsidRPr="00DA240F" w:rsidRDefault="00CD3AEF">
            <w:pPr>
              <w:spacing w:before="60"/>
              <w:rPr>
                <w:rFonts w:ascii="Arial" w:hAnsi="Arial" w:cs="Arial"/>
                <w:sz w:val="16"/>
                <w:szCs w:val="16"/>
              </w:rPr>
            </w:pPr>
            <w:r>
              <w:rPr>
                <w:rFonts w:ascii="Arial" w:hAnsi="Arial" w:cs="Arial"/>
                <w:sz w:val="16"/>
                <w:szCs w:val="16"/>
              </w:rPr>
              <w:t>18-Jun-13</w:t>
            </w:r>
          </w:p>
        </w:tc>
        <w:tc>
          <w:tcPr>
            <w:tcW w:w="1105" w:type="dxa"/>
          </w:tcPr>
          <w:p w:rsidR="00CD3AEF" w:rsidRDefault="00CD3AEF">
            <w:pPr>
              <w:spacing w:before="60"/>
              <w:rPr>
                <w:rFonts w:ascii="Arial" w:hAnsi="Arial" w:cs="Arial"/>
                <w:sz w:val="16"/>
              </w:rPr>
            </w:pPr>
            <w:r>
              <w:rPr>
                <w:rFonts w:ascii="Arial" w:hAnsi="Arial" w:cs="Arial"/>
                <w:sz w:val="16"/>
              </w:rPr>
              <w:t>OT</w:t>
            </w:r>
            <w:r w:rsidR="000A5703">
              <w:rPr>
                <w:rFonts w:ascii="Arial" w:hAnsi="Arial" w:cs="Arial"/>
                <w:sz w:val="16"/>
              </w:rPr>
              <w:t>/</w:t>
            </w:r>
            <w:proofErr w:type="spellStart"/>
            <w:r w:rsidR="000A5703">
              <w:rPr>
                <w:rFonts w:ascii="Arial" w:hAnsi="Arial" w:cs="Arial"/>
                <w:sz w:val="16"/>
              </w:rPr>
              <w:t>Selva</w:t>
            </w:r>
            <w:proofErr w:type="spellEnd"/>
          </w:p>
        </w:tc>
      </w:tr>
      <w:tr w:rsidR="00C1058C" w:rsidTr="00DA240F">
        <w:tc>
          <w:tcPr>
            <w:tcW w:w="662" w:type="dxa"/>
          </w:tcPr>
          <w:p w:rsidR="00C1058C" w:rsidRDefault="00C1058C">
            <w:pPr>
              <w:spacing w:before="60"/>
              <w:rPr>
                <w:rFonts w:ascii="Arial" w:hAnsi="Arial" w:cs="Arial"/>
                <w:sz w:val="16"/>
              </w:rPr>
            </w:pPr>
            <w:r>
              <w:rPr>
                <w:rFonts w:ascii="Arial" w:hAnsi="Arial" w:cs="Arial"/>
                <w:sz w:val="16"/>
              </w:rPr>
              <w:t>4</w:t>
            </w:r>
          </w:p>
        </w:tc>
        <w:tc>
          <w:tcPr>
            <w:tcW w:w="6196" w:type="dxa"/>
          </w:tcPr>
          <w:p w:rsidR="00C1058C" w:rsidRDefault="00C1058C" w:rsidP="000A79A3">
            <w:pPr>
              <w:spacing w:before="60"/>
              <w:rPr>
                <w:rFonts w:ascii="Arial" w:hAnsi="Arial" w:cs="Arial"/>
                <w:sz w:val="16"/>
              </w:rPr>
            </w:pPr>
            <w:r>
              <w:rPr>
                <w:rFonts w:ascii="Arial" w:hAnsi="Arial" w:cs="Arial"/>
                <w:sz w:val="16"/>
              </w:rPr>
              <w:t>Updated to FDD 34B v00</w:t>
            </w:r>
            <w:r w:rsidR="003236C1">
              <w:rPr>
                <w:rFonts w:ascii="Arial" w:hAnsi="Arial" w:cs="Arial"/>
                <w:sz w:val="16"/>
              </w:rPr>
              <w:t>5</w:t>
            </w:r>
          </w:p>
        </w:tc>
        <w:tc>
          <w:tcPr>
            <w:tcW w:w="1094" w:type="dxa"/>
          </w:tcPr>
          <w:p w:rsidR="00C1058C" w:rsidRDefault="00C1058C">
            <w:pPr>
              <w:spacing w:before="60"/>
              <w:rPr>
                <w:rFonts w:ascii="Arial" w:hAnsi="Arial" w:cs="Arial"/>
                <w:sz w:val="16"/>
                <w:szCs w:val="16"/>
              </w:rPr>
            </w:pPr>
            <w:r>
              <w:rPr>
                <w:rFonts w:ascii="Arial" w:hAnsi="Arial" w:cs="Arial"/>
                <w:sz w:val="16"/>
                <w:szCs w:val="16"/>
              </w:rPr>
              <w:t>07-Apr-14</w:t>
            </w:r>
          </w:p>
        </w:tc>
        <w:tc>
          <w:tcPr>
            <w:tcW w:w="1105" w:type="dxa"/>
          </w:tcPr>
          <w:p w:rsidR="00C1058C" w:rsidRDefault="00C1058C">
            <w:pPr>
              <w:spacing w:before="60"/>
              <w:rPr>
                <w:rFonts w:ascii="Arial" w:hAnsi="Arial" w:cs="Arial"/>
                <w:sz w:val="16"/>
              </w:rPr>
            </w:pPr>
            <w:proofErr w:type="spellStart"/>
            <w:r>
              <w:rPr>
                <w:rFonts w:ascii="Arial" w:hAnsi="Arial" w:cs="Arial"/>
                <w:sz w:val="16"/>
              </w:rPr>
              <w:t>Selva</w:t>
            </w:r>
            <w:proofErr w:type="spellEnd"/>
          </w:p>
        </w:tc>
      </w:tr>
      <w:tr w:rsidR="00B701BF" w:rsidTr="00DA240F">
        <w:tc>
          <w:tcPr>
            <w:tcW w:w="662" w:type="dxa"/>
          </w:tcPr>
          <w:p w:rsidR="00B701BF" w:rsidRDefault="00B701BF">
            <w:pPr>
              <w:spacing w:before="60"/>
              <w:rPr>
                <w:rFonts w:ascii="Arial" w:hAnsi="Arial" w:cs="Arial"/>
                <w:sz w:val="16"/>
              </w:rPr>
            </w:pPr>
            <w:r>
              <w:rPr>
                <w:rFonts w:ascii="Arial" w:hAnsi="Arial" w:cs="Arial"/>
                <w:sz w:val="16"/>
              </w:rPr>
              <w:t>5</w:t>
            </w:r>
          </w:p>
        </w:tc>
        <w:tc>
          <w:tcPr>
            <w:tcW w:w="6196" w:type="dxa"/>
          </w:tcPr>
          <w:p w:rsidR="00B701BF" w:rsidRDefault="00B701BF" w:rsidP="000A79A3">
            <w:pPr>
              <w:spacing w:before="60"/>
              <w:rPr>
                <w:rFonts w:ascii="Arial" w:hAnsi="Arial" w:cs="Arial"/>
                <w:sz w:val="16"/>
              </w:rPr>
            </w:pPr>
            <w:r>
              <w:rPr>
                <w:rFonts w:ascii="Arial" w:hAnsi="Arial" w:cs="Arial"/>
                <w:sz w:val="16"/>
              </w:rPr>
              <w:t>Updated to ES-34B v008</w:t>
            </w:r>
          </w:p>
        </w:tc>
        <w:tc>
          <w:tcPr>
            <w:tcW w:w="1094" w:type="dxa"/>
          </w:tcPr>
          <w:p w:rsidR="00B701BF" w:rsidRDefault="00B701BF">
            <w:pPr>
              <w:spacing w:before="60"/>
              <w:rPr>
                <w:rFonts w:ascii="Arial" w:hAnsi="Arial" w:cs="Arial"/>
                <w:sz w:val="16"/>
                <w:szCs w:val="16"/>
              </w:rPr>
            </w:pPr>
            <w:r>
              <w:rPr>
                <w:rFonts w:ascii="Arial" w:hAnsi="Arial" w:cs="Arial"/>
                <w:sz w:val="16"/>
                <w:szCs w:val="16"/>
              </w:rPr>
              <w:t>25-Jan-15</w:t>
            </w:r>
          </w:p>
        </w:tc>
        <w:tc>
          <w:tcPr>
            <w:tcW w:w="1105" w:type="dxa"/>
          </w:tcPr>
          <w:p w:rsidR="00B701BF" w:rsidRDefault="00B701BF">
            <w:pPr>
              <w:spacing w:before="60"/>
              <w:rPr>
                <w:rFonts w:ascii="Arial" w:hAnsi="Arial" w:cs="Arial"/>
                <w:sz w:val="16"/>
              </w:rPr>
            </w:pPr>
            <w:r>
              <w:rPr>
                <w:rFonts w:ascii="Arial" w:hAnsi="Arial" w:cs="Arial"/>
                <w:sz w:val="16"/>
              </w:rPr>
              <w:t>KMC</w:t>
            </w:r>
          </w:p>
        </w:tc>
      </w:tr>
      <w:tr w:rsidR="0078663C" w:rsidTr="00DA240F">
        <w:trPr>
          <w:ins w:id="88" w:author="Windows User" w:date="2015-11-25T09:50:00Z"/>
        </w:trPr>
        <w:tc>
          <w:tcPr>
            <w:tcW w:w="662" w:type="dxa"/>
          </w:tcPr>
          <w:p w:rsidR="0078663C" w:rsidRDefault="0078663C">
            <w:pPr>
              <w:spacing w:before="60"/>
              <w:rPr>
                <w:ins w:id="89" w:author="Windows User" w:date="2015-11-25T09:50:00Z"/>
                <w:rFonts w:ascii="Arial" w:hAnsi="Arial" w:cs="Arial"/>
                <w:sz w:val="16"/>
              </w:rPr>
            </w:pPr>
            <w:ins w:id="90" w:author="Windows User" w:date="2015-11-25T09:50:00Z">
              <w:r>
                <w:rPr>
                  <w:rFonts w:ascii="Arial" w:hAnsi="Arial" w:cs="Arial"/>
                  <w:sz w:val="16"/>
                </w:rPr>
                <w:t>6</w:t>
              </w:r>
            </w:ins>
          </w:p>
        </w:tc>
        <w:tc>
          <w:tcPr>
            <w:tcW w:w="6196" w:type="dxa"/>
          </w:tcPr>
          <w:p w:rsidR="0078663C" w:rsidRDefault="0078663C" w:rsidP="000A79A3">
            <w:pPr>
              <w:spacing w:before="60"/>
              <w:rPr>
                <w:ins w:id="91" w:author="Windows User" w:date="2015-11-25T09:50:00Z"/>
                <w:rFonts w:ascii="Arial" w:hAnsi="Arial" w:cs="Arial"/>
                <w:sz w:val="16"/>
              </w:rPr>
            </w:pPr>
            <w:ins w:id="92" w:author="Windows User" w:date="2015-11-25T09:50:00Z">
              <w:r>
                <w:rPr>
                  <w:rFonts w:ascii="Arial" w:hAnsi="Arial" w:cs="Arial"/>
                  <w:sz w:val="16"/>
                </w:rPr>
                <w:t>Updated to ES-34B v009</w:t>
              </w:r>
            </w:ins>
          </w:p>
        </w:tc>
        <w:tc>
          <w:tcPr>
            <w:tcW w:w="1094" w:type="dxa"/>
          </w:tcPr>
          <w:p w:rsidR="0078663C" w:rsidRDefault="0078663C">
            <w:pPr>
              <w:spacing w:before="60"/>
              <w:rPr>
                <w:ins w:id="93" w:author="Windows User" w:date="2015-11-25T09:50:00Z"/>
                <w:rFonts w:ascii="Arial" w:hAnsi="Arial" w:cs="Arial"/>
                <w:sz w:val="16"/>
                <w:szCs w:val="16"/>
              </w:rPr>
            </w:pPr>
            <w:ins w:id="94" w:author="Windows User" w:date="2015-11-25T09:50:00Z">
              <w:r>
                <w:rPr>
                  <w:rFonts w:ascii="Arial" w:hAnsi="Arial" w:cs="Arial"/>
                  <w:sz w:val="16"/>
                  <w:szCs w:val="16"/>
                </w:rPr>
                <w:t>25-Nov-15</w:t>
              </w:r>
            </w:ins>
          </w:p>
        </w:tc>
        <w:tc>
          <w:tcPr>
            <w:tcW w:w="1105" w:type="dxa"/>
          </w:tcPr>
          <w:p w:rsidR="0078663C" w:rsidRDefault="0078663C">
            <w:pPr>
              <w:spacing w:before="60"/>
              <w:rPr>
                <w:ins w:id="95" w:author="Windows User" w:date="2015-11-25T09:50:00Z"/>
                <w:rFonts w:ascii="Arial" w:hAnsi="Arial" w:cs="Arial"/>
                <w:sz w:val="16"/>
              </w:rPr>
            </w:pPr>
            <w:proofErr w:type="spellStart"/>
            <w:ins w:id="96" w:author="Windows User" w:date="2015-11-25T09:50:00Z">
              <w:r>
                <w:rPr>
                  <w:rFonts w:ascii="Arial" w:hAnsi="Arial" w:cs="Arial"/>
                  <w:sz w:val="16"/>
                </w:rPr>
                <w:t>Rijvi</w:t>
              </w:r>
              <w:proofErr w:type="spellEnd"/>
            </w:ins>
          </w:p>
        </w:tc>
      </w:tr>
    </w:tbl>
    <w:p w:rsidR="00107819" w:rsidRDefault="00107819"/>
    <w:sectPr w:rsidR="00107819" w:rsidSect="00937013">
      <w:headerReference w:type="default" r:id="rId22"/>
      <w:footerReference w:type="default" r:id="rId2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6951" w:rsidRDefault="00336951">
      <w:r>
        <w:separator/>
      </w:r>
    </w:p>
  </w:endnote>
  <w:endnote w:type="continuationSeparator" w:id="0">
    <w:p w:rsidR="00336951" w:rsidRDefault="00336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3FAD" w:rsidRDefault="00773FAD">
    <w:pPr>
      <w:pStyle w:val="Footer"/>
    </w:pPr>
    <w:r>
      <w:rPr>
        <w:snapToGrid w:val="0"/>
      </w:rPr>
      <w:tab/>
    </w:r>
    <w:fldSimple w:instr=" DOCPROPERTY &quot;Company&quot;  \* MERGEFORMAT ">
      <w:r w:rsidRPr="004115AE">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6951" w:rsidRDefault="00336951">
      <w:r>
        <w:separator/>
      </w:r>
    </w:p>
  </w:footnote>
  <w:footnote w:type="continuationSeparator" w:id="0">
    <w:p w:rsidR="00336951" w:rsidRDefault="003369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3FAD" w:rsidRDefault="00773FAD">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773FAD" w:rsidTr="003C2F62">
      <w:trPr>
        <w:cantSplit/>
        <w:trHeight w:val="252"/>
      </w:trPr>
      <w:tc>
        <w:tcPr>
          <w:tcW w:w="990" w:type="dxa"/>
        </w:tcPr>
        <w:p w:rsidR="00773FAD" w:rsidRDefault="00773FAD">
          <w:pPr>
            <w:pStyle w:val="Header"/>
          </w:pPr>
          <w:r>
            <w:t>Title:</w:t>
          </w:r>
        </w:p>
      </w:tc>
      <w:tc>
        <w:tcPr>
          <w:tcW w:w="5400" w:type="dxa"/>
          <w:gridSpan w:val="3"/>
          <w:vMerge w:val="restart"/>
        </w:tcPr>
        <w:p w:rsidR="00773FAD" w:rsidRDefault="00315B55">
          <w:pPr>
            <w:pStyle w:val="Header"/>
          </w:pPr>
          <w:fldSimple w:instr=" DOCPROPERTY &quot;Document Title&quot;  \* MERGEFORMAT ">
            <w:r w:rsidR="00773FAD">
              <w:t>EPWM 1</w:t>
            </w:r>
          </w:fldSimple>
        </w:p>
        <w:p w:rsidR="00773FAD" w:rsidRDefault="00315B55" w:rsidP="001A574F">
          <w:pPr>
            <w:pStyle w:val="Header"/>
            <w:tabs>
              <w:tab w:val="clear" w:pos="4320"/>
              <w:tab w:val="clear" w:pos="8640"/>
              <w:tab w:val="center" w:pos="2592"/>
            </w:tabs>
          </w:pPr>
          <w:fldSimple w:instr=" DOCPROPERTY &quot;Product Line&quot;  \* MERGEFORMAT ">
            <w:r w:rsidR="00773FAD">
              <w:t>Gen II+ EPS EA3</w:t>
            </w:r>
          </w:fldSimple>
          <w:r w:rsidR="00773FAD">
            <w:tab/>
          </w:r>
        </w:p>
      </w:tc>
      <w:tc>
        <w:tcPr>
          <w:tcW w:w="1170" w:type="dxa"/>
        </w:tcPr>
        <w:p w:rsidR="00773FAD" w:rsidRDefault="00773FAD">
          <w:pPr>
            <w:pStyle w:val="Header"/>
          </w:pPr>
          <w:r>
            <w:t>Revision:</w:t>
          </w:r>
        </w:p>
      </w:tc>
      <w:tc>
        <w:tcPr>
          <w:tcW w:w="1350" w:type="dxa"/>
        </w:tcPr>
        <w:p w:rsidR="00773FAD" w:rsidRDefault="00773FAD">
          <w:pPr>
            <w:pStyle w:val="Header"/>
          </w:pPr>
          <w:del w:id="97" w:author="Windows User" w:date="2015-11-25T09:18:00Z">
            <w:r w:rsidDel="003C2F62">
              <w:delText>5</w:delText>
            </w:r>
          </w:del>
          <w:ins w:id="98" w:author="Windows User" w:date="2015-11-25T09:18:00Z">
            <w:r w:rsidR="003C2F62">
              <w:t>6</w:t>
            </w:r>
          </w:ins>
        </w:p>
      </w:tc>
    </w:tr>
    <w:tr w:rsidR="00773FAD">
      <w:trPr>
        <w:cantSplit/>
      </w:trPr>
      <w:tc>
        <w:tcPr>
          <w:tcW w:w="990" w:type="dxa"/>
        </w:tcPr>
        <w:p w:rsidR="00773FAD" w:rsidRDefault="00773FAD">
          <w:pPr>
            <w:pStyle w:val="Header"/>
          </w:pPr>
          <w:r>
            <w:t xml:space="preserve">Product:     </w:t>
          </w:r>
        </w:p>
      </w:tc>
      <w:tc>
        <w:tcPr>
          <w:tcW w:w="5400" w:type="dxa"/>
          <w:gridSpan w:val="3"/>
          <w:vMerge/>
        </w:tcPr>
        <w:p w:rsidR="00773FAD" w:rsidRDefault="00773FAD">
          <w:pPr>
            <w:pStyle w:val="Header"/>
            <w:jc w:val="center"/>
          </w:pPr>
        </w:p>
      </w:tc>
      <w:tc>
        <w:tcPr>
          <w:tcW w:w="1170" w:type="dxa"/>
        </w:tcPr>
        <w:p w:rsidR="00773FAD" w:rsidRDefault="00773FAD">
          <w:pPr>
            <w:pStyle w:val="Header"/>
          </w:pPr>
          <w:r>
            <w:t>Rev. Date:</w:t>
          </w:r>
        </w:p>
      </w:tc>
      <w:tc>
        <w:tcPr>
          <w:tcW w:w="1350" w:type="dxa"/>
        </w:tcPr>
        <w:p w:rsidR="00773FAD" w:rsidRDefault="00773FAD" w:rsidP="00C1058C">
          <w:pPr>
            <w:pStyle w:val="Header"/>
          </w:pPr>
          <w:del w:id="99" w:author="Windows User" w:date="2015-11-25T09:18:00Z">
            <w:r w:rsidDel="003C2F62">
              <w:delText>25-Jan-15</w:delText>
            </w:r>
          </w:del>
          <w:ins w:id="100" w:author="Windows User" w:date="2015-11-25T09:18:00Z">
            <w:r w:rsidR="003C2F62">
              <w:t>25_Nov-15</w:t>
            </w:r>
          </w:ins>
        </w:p>
      </w:tc>
    </w:tr>
    <w:tr w:rsidR="00773FAD">
      <w:trPr>
        <w:cantSplit/>
      </w:trPr>
      <w:tc>
        <w:tcPr>
          <w:tcW w:w="990" w:type="dxa"/>
        </w:tcPr>
        <w:p w:rsidR="00773FAD" w:rsidRDefault="00773FAD">
          <w:pPr>
            <w:pStyle w:val="Header"/>
          </w:pPr>
          <w:r>
            <w:t>Group:</w:t>
          </w:r>
        </w:p>
      </w:tc>
      <w:tc>
        <w:tcPr>
          <w:tcW w:w="1530" w:type="dxa"/>
        </w:tcPr>
        <w:p w:rsidR="00773FAD" w:rsidRDefault="00773FAD">
          <w:pPr>
            <w:pStyle w:val="Header"/>
          </w:pPr>
          <w:r>
            <w:t>ESG</w:t>
          </w:r>
        </w:p>
      </w:tc>
      <w:tc>
        <w:tcPr>
          <w:tcW w:w="1260" w:type="dxa"/>
        </w:tcPr>
        <w:p w:rsidR="00773FAD" w:rsidRDefault="00773FAD">
          <w:pPr>
            <w:pStyle w:val="Header"/>
          </w:pPr>
          <w:r>
            <w:t>Originator:</w:t>
          </w:r>
        </w:p>
      </w:tc>
      <w:tc>
        <w:tcPr>
          <w:tcW w:w="2610" w:type="dxa"/>
        </w:tcPr>
        <w:p w:rsidR="00773FAD" w:rsidRDefault="00773FAD" w:rsidP="00627C72">
          <w:pPr>
            <w:pStyle w:val="Header"/>
          </w:pPr>
          <w:r>
            <w:t xml:space="preserve">Kathleen </w:t>
          </w:r>
          <w:proofErr w:type="spellStart"/>
          <w:r>
            <w:t>Creager</w:t>
          </w:r>
          <w:proofErr w:type="spellEnd"/>
          <w:r>
            <w:fldChar w:fldCharType="begin"/>
          </w:r>
          <w:r>
            <w:instrText xml:space="preserve"> USERNAME  \* MERGEFORMAT </w:instrText>
          </w:r>
          <w:r>
            <w:fldChar w:fldCharType="end"/>
          </w:r>
        </w:p>
      </w:tc>
      <w:tc>
        <w:tcPr>
          <w:tcW w:w="1170" w:type="dxa"/>
        </w:tcPr>
        <w:p w:rsidR="00773FAD" w:rsidRDefault="00773FAD">
          <w:pPr>
            <w:pStyle w:val="Header"/>
          </w:pPr>
          <w:r>
            <w:t>Page:</w:t>
          </w:r>
        </w:p>
      </w:tc>
      <w:tc>
        <w:tcPr>
          <w:tcW w:w="1350" w:type="dxa"/>
        </w:tcPr>
        <w:p w:rsidR="00773FAD" w:rsidRDefault="00773FAD">
          <w:pPr>
            <w:pStyle w:val="Header"/>
          </w:pPr>
          <w:r>
            <w:rPr>
              <w:rStyle w:val="PageNumber"/>
            </w:rPr>
            <w:fldChar w:fldCharType="begin"/>
          </w:r>
          <w:r>
            <w:rPr>
              <w:rStyle w:val="PageNumber"/>
            </w:rPr>
            <w:instrText xml:space="preserve"> PAGE </w:instrText>
          </w:r>
          <w:r>
            <w:rPr>
              <w:rStyle w:val="PageNumber"/>
            </w:rPr>
            <w:fldChar w:fldCharType="separate"/>
          </w:r>
          <w:r w:rsidR="00A8059F">
            <w:rPr>
              <w:rStyle w:val="PageNumber"/>
              <w:noProof/>
            </w:rPr>
            <w:t>18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8059F">
            <w:rPr>
              <w:rStyle w:val="PageNumber"/>
              <w:noProof/>
            </w:rPr>
            <w:t>19</w:t>
          </w:r>
          <w:r>
            <w:rPr>
              <w:rStyle w:val="PageNumber"/>
            </w:rPr>
            <w:fldChar w:fldCharType="end"/>
          </w:r>
        </w:p>
      </w:tc>
    </w:tr>
  </w:tbl>
  <w:p w:rsidR="00773FAD" w:rsidRDefault="00773FAD">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 w:numId="11">
    <w:abstractNumId w:val="9"/>
  </w:num>
  <w:num w:numId="12">
    <w:abstractNumId w:val="9"/>
  </w:num>
  <w:num w:numId="13">
    <w:abstractNumId w:val="9"/>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trackRevisions/>
  <w:doNotTrackFormatting/>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595E21"/>
    <w:rsid w:val="00015119"/>
    <w:rsid w:val="00065943"/>
    <w:rsid w:val="000663B1"/>
    <w:rsid w:val="0007165E"/>
    <w:rsid w:val="000A1691"/>
    <w:rsid w:val="000A5703"/>
    <w:rsid w:val="000A79A3"/>
    <w:rsid w:val="000C2F23"/>
    <w:rsid w:val="00107819"/>
    <w:rsid w:val="00117543"/>
    <w:rsid w:val="0013504B"/>
    <w:rsid w:val="001A574F"/>
    <w:rsid w:val="001B2E17"/>
    <w:rsid w:val="001B60DF"/>
    <w:rsid w:val="001F09B2"/>
    <w:rsid w:val="001F5D8A"/>
    <w:rsid w:val="0020447F"/>
    <w:rsid w:val="0020722A"/>
    <w:rsid w:val="002177FA"/>
    <w:rsid w:val="00224045"/>
    <w:rsid w:val="00251AC0"/>
    <w:rsid w:val="002701FE"/>
    <w:rsid w:val="002769AC"/>
    <w:rsid w:val="002B4FA9"/>
    <w:rsid w:val="002C03D8"/>
    <w:rsid w:val="003026EE"/>
    <w:rsid w:val="00303543"/>
    <w:rsid w:val="00315335"/>
    <w:rsid w:val="00315B55"/>
    <w:rsid w:val="003209F3"/>
    <w:rsid w:val="003236C1"/>
    <w:rsid w:val="0033479A"/>
    <w:rsid w:val="00336951"/>
    <w:rsid w:val="003725BD"/>
    <w:rsid w:val="003B7645"/>
    <w:rsid w:val="003C2F62"/>
    <w:rsid w:val="003C4D3F"/>
    <w:rsid w:val="003E319F"/>
    <w:rsid w:val="003E6406"/>
    <w:rsid w:val="003E7377"/>
    <w:rsid w:val="004012C1"/>
    <w:rsid w:val="00402B9D"/>
    <w:rsid w:val="004115AE"/>
    <w:rsid w:val="00425DDA"/>
    <w:rsid w:val="004A3678"/>
    <w:rsid w:val="004A3850"/>
    <w:rsid w:val="004A4E71"/>
    <w:rsid w:val="004A781C"/>
    <w:rsid w:val="004C44ED"/>
    <w:rsid w:val="004F0723"/>
    <w:rsid w:val="00521AD3"/>
    <w:rsid w:val="005330AA"/>
    <w:rsid w:val="005606DA"/>
    <w:rsid w:val="00560DE9"/>
    <w:rsid w:val="00577E62"/>
    <w:rsid w:val="00595E21"/>
    <w:rsid w:val="005D5B85"/>
    <w:rsid w:val="005D5FE4"/>
    <w:rsid w:val="005D783D"/>
    <w:rsid w:val="005E1015"/>
    <w:rsid w:val="005F1D69"/>
    <w:rsid w:val="006022D0"/>
    <w:rsid w:val="00612C41"/>
    <w:rsid w:val="00616853"/>
    <w:rsid w:val="00627C72"/>
    <w:rsid w:val="00674ADF"/>
    <w:rsid w:val="00693805"/>
    <w:rsid w:val="006D0BDA"/>
    <w:rsid w:val="006D33CC"/>
    <w:rsid w:val="006F01A3"/>
    <w:rsid w:val="00704318"/>
    <w:rsid w:val="00706174"/>
    <w:rsid w:val="00747314"/>
    <w:rsid w:val="00773FAD"/>
    <w:rsid w:val="0078663C"/>
    <w:rsid w:val="007A2283"/>
    <w:rsid w:val="007A23C4"/>
    <w:rsid w:val="007A69AC"/>
    <w:rsid w:val="007B2752"/>
    <w:rsid w:val="007C33E8"/>
    <w:rsid w:val="007C4B45"/>
    <w:rsid w:val="007E20A1"/>
    <w:rsid w:val="008242F0"/>
    <w:rsid w:val="008306DA"/>
    <w:rsid w:val="008535B2"/>
    <w:rsid w:val="008A719F"/>
    <w:rsid w:val="008B3E94"/>
    <w:rsid w:val="008B795E"/>
    <w:rsid w:val="008C23A2"/>
    <w:rsid w:val="008D27D0"/>
    <w:rsid w:val="008F6DBB"/>
    <w:rsid w:val="009265C7"/>
    <w:rsid w:val="00937013"/>
    <w:rsid w:val="00955F6A"/>
    <w:rsid w:val="00957470"/>
    <w:rsid w:val="009837FD"/>
    <w:rsid w:val="00986945"/>
    <w:rsid w:val="00987E64"/>
    <w:rsid w:val="00997408"/>
    <w:rsid w:val="009B20B2"/>
    <w:rsid w:val="009D5D0D"/>
    <w:rsid w:val="00A33017"/>
    <w:rsid w:val="00A426DA"/>
    <w:rsid w:val="00A8059F"/>
    <w:rsid w:val="00A8420F"/>
    <w:rsid w:val="00A860B8"/>
    <w:rsid w:val="00AD731B"/>
    <w:rsid w:val="00B068B8"/>
    <w:rsid w:val="00B20673"/>
    <w:rsid w:val="00B54697"/>
    <w:rsid w:val="00B701BF"/>
    <w:rsid w:val="00B753D3"/>
    <w:rsid w:val="00BB4FCE"/>
    <w:rsid w:val="00BD008B"/>
    <w:rsid w:val="00BD15D2"/>
    <w:rsid w:val="00BD3DFF"/>
    <w:rsid w:val="00BD7B08"/>
    <w:rsid w:val="00BE305D"/>
    <w:rsid w:val="00BE30B3"/>
    <w:rsid w:val="00BF364D"/>
    <w:rsid w:val="00C00D97"/>
    <w:rsid w:val="00C1058C"/>
    <w:rsid w:val="00C35BD3"/>
    <w:rsid w:val="00C72FFA"/>
    <w:rsid w:val="00CB6F5E"/>
    <w:rsid w:val="00CD3AEF"/>
    <w:rsid w:val="00D02210"/>
    <w:rsid w:val="00D16DA7"/>
    <w:rsid w:val="00D7582E"/>
    <w:rsid w:val="00D919FC"/>
    <w:rsid w:val="00D94BDD"/>
    <w:rsid w:val="00DA240F"/>
    <w:rsid w:val="00DC7E08"/>
    <w:rsid w:val="00DE4889"/>
    <w:rsid w:val="00DE6658"/>
    <w:rsid w:val="00E23FE3"/>
    <w:rsid w:val="00E463E0"/>
    <w:rsid w:val="00E53E01"/>
    <w:rsid w:val="00E5472B"/>
    <w:rsid w:val="00E54F18"/>
    <w:rsid w:val="00E57C42"/>
    <w:rsid w:val="00E73A46"/>
    <w:rsid w:val="00E75CD9"/>
    <w:rsid w:val="00EA0EFF"/>
    <w:rsid w:val="00EF4E9E"/>
    <w:rsid w:val="00F141E2"/>
    <w:rsid w:val="00F25118"/>
    <w:rsid w:val="00F319F7"/>
    <w:rsid w:val="00F421C2"/>
    <w:rsid w:val="00F648ED"/>
    <w:rsid w:val="00F82E8E"/>
    <w:rsid w:val="00F84408"/>
    <w:rsid w:val="00F957FA"/>
    <w:rsid w:val="00F97D69"/>
    <w:rsid w:val="00FB2942"/>
    <w:rsid w:val="00FB432D"/>
    <w:rsid w:val="00FF2339"/>
    <w:rsid w:val="00FF3E17"/>
    <w:rsid w:val="00FF6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4115A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15AE"/>
    <w:rPr>
      <w:rFonts w:ascii="Tahoma" w:hAnsi="Tahoma" w:cs="Tahoma"/>
      <w:sz w:val="16"/>
      <w:szCs w:val="16"/>
    </w:rPr>
  </w:style>
  <w:style w:type="character" w:customStyle="1" w:styleId="Heading3Char">
    <w:name w:val="Heading 3 Char"/>
    <w:basedOn w:val="DefaultParagraphFont"/>
    <w:link w:val="Heading3"/>
    <w:rsid w:val="003E7377"/>
    <w:rPr>
      <w:rFonts w:ascii="Arial" w:hAnsi="Arial"/>
      <w:b/>
      <w:sz w:val="24"/>
    </w:rPr>
  </w:style>
  <w:style w:type="character" w:customStyle="1" w:styleId="Heading4Char">
    <w:name w:val="Heading 4 Char"/>
    <w:basedOn w:val="DefaultParagraphFont"/>
    <w:link w:val="Heading4"/>
    <w:rsid w:val="00747314"/>
    <w:rPr>
      <w:rFonts w:ascii="Arial" w:hAnsi="Arial"/>
      <w:b/>
      <w:sz w:val="24"/>
    </w:rPr>
  </w:style>
  <w:style w:type="character" w:styleId="CommentReference">
    <w:name w:val="annotation reference"/>
    <w:basedOn w:val="DefaultParagraphFont"/>
    <w:uiPriority w:val="99"/>
    <w:semiHidden/>
    <w:unhideWhenUsed/>
    <w:rsid w:val="004A4E71"/>
    <w:rPr>
      <w:sz w:val="16"/>
      <w:szCs w:val="16"/>
    </w:rPr>
  </w:style>
  <w:style w:type="paragraph" w:styleId="CommentText">
    <w:name w:val="annotation text"/>
    <w:basedOn w:val="Normal"/>
    <w:link w:val="CommentTextChar"/>
    <w:uiPriority w:val="99"/>
    <w:semiHidden/>
    <w:unhideWhenUsed/>
    <w:rsid w:val="004A4E71"/>
  </w:style>
  <w:style w:type="character" w:customStyle="1" w:styleId="CommentTextChar">
    <w:name w:val="Comment Text Char"/>
    <w:basedOn w:val="DefaultParagraphFont"/>
    <w:link w:val="CommentText"/>
    <w:uiPriority w:val="99"/>
    <w:semiHidden/>
    <w:rsid w:val="004A4E71"/>
  </w:style>
  <w:style w:type="paragraph" w:styleId="CommentSubject">
    <w:name w:val="annotation subject"/>
    <w:basedOn w:val="CommentText"/>
    <w:next w:val="CommentText"/>
    <w:link w:val="CommentSubjectChar"/>
    <w:uiPriority w:val="99"/>
    <w:semiHidden/>
    <w:unhideWhenUsed/>
    <w:rsid w:val="004A4E71"/>
    <w:rPr>
      <w:b/>
      <w:bCs/>
    </w:rPr>
  </w:style>
  <w:style w:type="character" w:customStyle="1" w:styleId="CommentSubjectChar">
    <w:name w:val="Comment Subject Char"/>
    <w:basedOn w:val="CommentTextChar"/>
    <w:link w:val="CommentSubject"/>
    <w:uiPriority w:val="99"/>
    <w:semiHidden/>
    <w:rsid w:val="004A4E7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3" Type="http://schemas.microsoft.com/office/2007/relationships/stylesWithEffects" Target="stylesWithEffect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zx5jd\My%20Documents\Templates\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MDD Template EA3.dotx</Template>
  <TotalTime>342</TotalTime>
  <Pages>19</Pages>
  <Words>1537</Words>
  <Characters>8761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10278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Owen Tosh (nzx5jd)</dc:creator>
  <cp:keywords/>
  <dc:description/>
  <cp:lastModifiedBy>Windows User</cp:lastModifiedBy>
  <cp:revision>44</cp:revision>
  <cp:lastPrinted>2011-03-21T13:34:00Z</cp:lastPrinted>
  <dcterms:created xsi:type="dcterms:W3CDTF">2013-02-17T20:49:00Z</dcterms:created>
  <dcterms:modified xsi:type="dcterms:W3CDTF">2015-11-25T21:36:00Z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EPWM 1</vt:lpwstr>
  </property>
  <property fmtid="{D5CDD505-2E9C-101B-9397-08002B2CF9AE}" pid="3" name="MDDRevNum">
    <vt:lpwstr>3</vt:lpwstr>
  </property>
  <property fmtid="{D5CDD505-2E9C-101B-9397-08002B2CF9AE}" pid="4" name="Module Layer">
    <vt:lpwstr>0</vt:lpwstr>
  </property>
  <property fmtid="{D5CDD505-2E9C-101B-9397-08002B2CF9AE}" pid="5" name="Module Name">
    <vt:lpwstr>ePWM</vt:lpwstr>
  </property>
  <property fmtid="{D5CDD505-2E9C-101B-9397-08002B2CF9AE}" pid="6" name="Product Line">
    <vt:lpwstr>Gen II+ EPS EA3</vt:lpwstr>
  </property>
</Properties>
</file>