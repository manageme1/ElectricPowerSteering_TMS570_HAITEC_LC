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r w:rsidR="00AF22A8">
        <w:t>NHET</w:t>
      </w:r>
    </w:p>
    <w:p w:rsidR="004A781C" w:rsidRDefault="004A781C">
      <w:pPr>
        <w:pStyle w:val="Heading1"/>
      </w:pPr>
      <w:r>
        <w:t>High-Level Description</w:t>
      </w:r>
    </w:p>
    <w:p w:rsidR="004A781C" w:rsidRDefault="00595E21">
      <w:r>
        <w:t xml:space="preserve">This module implements </w:t>
      </w:r>
      <w:r w:rsidR="00AF22A8">
        <w:t>NHET</w:t>
      </w:r>
      <w:ins w:id="0" w:author="Creager, Kathleen" w:date="2015-01-27T14:54:00Z">
        <w:r w:rsidR="008C3AA3">
          <w:t>1</w:t>
        </w:r>
      </w:ins>
      <w:r w:rsidR="00AF22A8">
        <w:t xml:space="preserve"> </w:t>
      </w:r>
      <w:del w:id="1" w:author="Creager, Kathleen" w:date="2015-01-27T14:53:00Z">
        <w:r w:rsidDel="008C3AA3">
          <w:delText xml:space="preserve">functionality with respect to the </w:delText>
        </w:r>
        <w:r w:rsidR="00AF22A8" w:rsidDel="008C3AA3">
          <w:delText>NHET</w:delText>
        </w:r>
        <w:r w:rsidDel="008C3AA3">
          <w:delText xml:space="preserve"> module</w:delText>
        </w:r>
      </w:del>
      <w:ins w:id="2" w:author="Creager, Kathleen" w:date="2015-01-27T14:53:00Z">
        <w:r w:rsidR="008C3AA3">
          <w:t>and HTU</w:t>
        </w:r>
      </w:ins>
      <w:ins w:id="3" w:author="Creager, Kathleen" w:date="2015-01-27T14:54:00Z">
        <w:r w:rsidR="008C3AA3">
          <w:t>1</w:t>
        </w:r>
      </w:ins>
      <w:ins w:id="4" w:author="Creager, Kathleen" w:date="2015-01-27T14:53:00Z">
        <w:r w:rsidR="008C3AA3">
          <w:t xml:space="preserve"> initialization per ES-34B NHET</w:t>
        </w:r>
      </w:ins>
      <w:ins w:id="5" w:author="Creager, Kathleen" w:date="2015-01-27T14:54:00Z">
        <w:r w:rsidR="008C3AA3">
          <w:t>1</w:t>
        </w:r>
      </w:ins>
      <w:ins w:id="6" w:author="Creager, Kathleen" w:date="2015-01-27T14:53:00Z">
        <w:r w:rsidR="008C3AA3">
          <w:t xml:space="preserve"> </w:t>
        </w:r>
        <w:proofErr w:type="spellStart"/>
        <w:r w:rsidR="008C3AA3">
          <w:t>subfunctions</w:t>
        </w:r>
      </w:ins>
      <w:proofErr w:type="spellEnd"/>
      <w:ins w:id="7" w:author="Creager, Kathleen" w:date="2015-01-27T14:54:00Z">
        <w:r w:rsidR="008C3AA3">
          <w:t>, and NHET2 initialization, currently not documented in an FDD</w:t>
        </w:r>
      </w:ins>
      <w:r>
        <w:t xml:space="preserve">.  </w:t>
      </w:r>
      <w:bookmarkStart w:id="8" w:name="_GoBack"/>
      <w:bookmarkEnd w:id="8"/>
    </w:p>
    <w:p w:rsidR="00F141E2" w:rsidRPr="00F141E2" w:rsidRDefault="004A781C" w:rsidP="00F141E2">
      <w:pPr>
        <w:pStyle w:val="Heading1"/>
      </w:pPr>
      <w:r>
        <w:t>Figures</w:t>
      </w:r>
    </w:p>
    <w:p w:rsidR="00095CE5" w:rsidRPr="00095CE5" w:rsidRDefault="00095CE5" w:rsidP="00095CE5">
      <w:r>
        <w:t>None</w:t>
      </w:r>
    </w:p>
    <w:p w:rsidR="00F141E2" w:rsidRDefault="00F141E2" w:rsidP="00F141E2">
      <w:pPr>
        <w:jc w:val="center"/>
      </w:pP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AF22A8" w:rsidP="00F141E2">
            <w:pPr>
              <w:spacing w:before="100" w:beforeAutospacing="1" w:after="100" w:afterAutospacing="1"/>
              <w:rPr>
                <w:rFonts w:ascii="Arial" w:hAnsi="Arial" w:cs="Arial"/>
                <w:sz w:val="16"/>
                <w:szCs w:val="16"/>
              </w:rPr>
            </w:pPr>
            <w:r w:rsidRPr="00AF22A8">
              <w:rPr>
                <w:rFonts w:ascii="Arial" w:hAnsi="Arial" w:cs="Arial"/>
                <w:sz w:val="16"/>
                <w:szCs w:val="16"/>
              </w:rPr>
              <w:t>HET_INIT1_PST</w:t>
            </w:r>
          </w:p>
        </w:tc>
        <w:tc>
          <w:tcPr>
            <w:tcW w:w="4455" w:type="dxa"/>
            <w:vAlign w:val="center"/>
          </w:tcPr>
          <w:p w:rsidR="006D33CC" w:rsidRPr="004B5BE2" w:rsidRDefault="008C3AA3" w:rsidP="00F957FA">
            <w:pPr>
              <w:spacing w:before="100" w:beforeAutospacing="1" w:after="100" w:afterAutospacing="1"/>
              <w:rPr>
                <w:rFonts w:ascii="Arial" w:hAnsi="Arial" w:cs="Arial"/>
                <w:sz w:val="16"/>
                <w:szCs w:val="16"/>
              </w:rPr>
            </w:pPr>
            <w:ins w:id="9" w:author="Creager, Kathleen" w:date="2015-01-27T14:55:00Z">
              <w:r w:rsidRPr="008C3AA3">
                <w:rPr>
                  <w:rFonts w:ascii="Arial" w:hAnsi="Arial" w:cs="Arial"/>
                  <w:sz w:val="16"/>
                  <w:szCs w:val="16"/>
                </w:rPr>
                <w:t>Nhet_Htu1RstFail_Cnt_G_lgc</w:t>
              </w:r>
            </w:ins>
            <w:del w:id="10" w:author="Creager, Kathleen" w:date="2015-01-27T14:55:00Z">
              <w:r w:rsidR="00BE30B3" w:rsidDel="008C3AA3">
                <w:rPr>
                  <w:rFonts w:ascii="Arial" w:hAnsi="Arial" w:cs="Arial"/>
                  <w:sz w:val="16"/>
                  <w:szCs w:val="16"/>
                </w:rPr>
                <w:delText>None</w:delText>
              </w:r>
            </w:del>
          </w:p>
        </w:tc>
      </w:tr>
      <w:tr w:rsidR="004D0A4B"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D0A4B" w:rsidRPr="00AF22A8" w:rsidRDefault="004D0A4B" w:rsidP="00F141E2">
            <w:pPr>
              <w:spacing w:before="100" w:beforeAutospacing="1" w:after="100" w:afterAutospacing="1"/>
              <w:rPr>
                <w:rFonts w:ascii="Arial" w:hAnsi="Arial" w:cs="Arial"/>
                <w:sz w:val="16"/>
                <w:szCs w:val="16"/>
              </w:rPr>
            </w:pPr>
            <w:r w:rsidRPr="004D0A4B">
              <w:rPr>
                <w:rFonts w:ascii="Arial" w:hAnsi="Arial" w:cs="Arial"/>
                <w:sz w:val="16"/>
                <w:szCs w:val="16"/>
              </w:rPr>
              <w:t>HET_INIT0_PST</w:t>
            </w:r>
          </w:p>
        </w:tc>
        <w:tc>
          <w:tcPr>
            <w:tcW w:w="4455" w:type="dxa"/>
            <w:vAlign w:val="center"/>
          </w:tcPr>
          <w:p w:rsidR="004D0A4B" w:rsidRDefault="004D0A4B" w:rsidP="00F957FA">
            <w:pPr>
              <w:spacing w:before="100" w:beforeAutospacing="1" w:after="100" w:afterAutospacing="1"/>
              <w:rPr>
                <w:rFonts w:ascii="Arial" w:hAnsi="Arial" w:cs="Arial"/>
                <w:sz w:val="16"/>
                <w:szCs w:val="16"/>
              </w:rPr>
            </w:pPr>
          </w:p>
        </w:tc>
      </w:tr>
      <w:tr w:rsidR="00902172"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02172" w:rsidRPr="004D0A4B" w:rsidRDefault="00902172" w:rsidP="00F141E2">
            <w:pPr>
              <w:spacing w:before="100" w:beforeAutospacing="1" w:after="100" w:afterAutospacing="1"/>
              <w:rPr>
                <w:rFonts w:ascii="Arial" w:hAnsi="Arial" w:cs="Arial"/>
                <w:sz w:val="16"/>
                <w:szCs w:val="16"/>
              </w:rPr>
            </w:pPr>
            <w:proofErr w:type="spellStart"/>
            <w:r w:rsidRPr="00450034">
              <w:rPr>
                <w:rFonts w:ascii="Arial" w:hAnsi="Arial" w:cs="Arial"/>
                <w:sz w:val="16"/>
                <w:szCs w:val="16"/>
              </w:rPr>
              <w:t>Nhet_HtuDataTrq_Cnt_G_str</w:t>
            </w:r>
            <w:proofErr w:type="spellEnd"/>
          </w:p>
        </w:tc>
        <w:tc>
          <w:tcPr>
            <w:tcW w:w="4455" w:type="dxa"/>
            <w:vAlign w:val="center"/>
          </w:tcPr>
          <w:p w:rsidR="00902172" w:rsidRDefault="00902172"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178"/>
        <w:gridCol w:w="1890"/>
        <w:gridCol w:w="1170"/>
        <w:gridCol w:w="1170"/>
        <w:gridCol w:w="2520"/>
      </w:tblGrid>
      <w:tr w:rsidR="00BD008B" w:rsidTr="00902172">
        <w:trPr>
          <w:trHeight w:val="831"/>
        </w:trPr>
        <w:tc>
          <w:tcPr>
            <w:tcW w:w="217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902172" w:rsidTr="002177FA">
        <w:tc>
          <w:tcPr>
            <w:tcW w:w="2178" w:type="dxa"/>
            <w:tcBorders>
              <w:top w:val="single" w:sz="6" w:space="0" w:color="auto"/>
              <w:left w:val="single" w:sz="6" w:space="0" w:color="auto"/>
              <w:bottom w:val="single" w:sz="6" w:space="0" w:color="auto"/>
              <w:right w:val="single" w:sz="6" w:space="0" w:color="auto"/>
            </w:tcBorders>
          </w:tcPr>
          <w:p w:rsidR="00902172" w:rsidRDefault="00902172" w:rsidP="00F957FA">
            <w:pPr>
              <w:spacing w:before="60"/>
              <w:rPr>
                <w:rFonts w:ascii="Arial" w:hAnsi="Arial" w:cs="Arial"/>
                <w:sz w:val="16"/>
              </w:rPr>
            </w:pPr>
            <w:proofErr w:type="spellStart"/>
            <w:r w:rsidRPr="00450034">
              <w:rPr>
                <w:rFonts w:ascii="Arial" w:hAnsi="Arial" w:cs="Arial"/>
                <w:sz w:val="16"/>
                <w:szCs w:val="16"/>
              </w:rPr>
              <w:t>Nhet_HtuDataTrq_Cnt_G_str</w:t>
            </w:r>
            <w:proofErr w:type="spellEnd"/>
          </w:p>
        </w:tc>
        <w:tc>
          <w:tcPr>
            <w:tcW w:w="1890" w:type="dxa"/>
            <w:tcBorders>
              <w:top w:val="single" w:sz="6" w:space="0" w:color="auto"/>
              <w:left w:val="single" w:sz="6" w:space="0" w:color="auto"/>
              <w:bottom w:val="single" w:sz="6" w:space="0" w:color="auto"/>
              <w:right w:val="single" w:sz="6" w:space="0" w:color="auto"/>
            </w:tcBorders>
          </w:tcPr>
          <w:p w:rsidR="00902172" w:rsidRDefault="00902172" w:rsidP="00F957FA">
            <w:pPr>
              <w:spacing w:before="60"/>
              <w:rPr>
                <w:rFonts w:ascii="Arial" w:hAnsi="Arial" w:cs="Arial"/>
                <w:sz w:val="16"/>
              </w:rPr>
            </w:pPr>
            <w:r>
              <w:rPr>
                <w:rFonts w:ascii="Arial" w:hAnsi="Arial" w:cs="Arial"/>
                <w:sz w:val="16"/>
              </w:rPr>
              <w:t>N/A</w:t>
            </w:r>
          </w:p>
        </w:tc>
        <w:tc>
          <w:tcPr>
            <w:tcW w:w="1170" w:type="dxa"/>
            <w:tcBorders>
              <w:top w:val="single" w:sz="6" w:space="0" w:color="auto"/>
              <w:left w:val="single" w:sz="6" w:space="0" w:color="auto"/>
              <w:bottom w:val="single" w:sz="6" w:space="0" w:color="auto"/>
              <w:right w:val="single" w:sz="6" w:space="0" w:color="auto"/>
            </w:tcBorders>
          </w:tcPr>
          <w:p w:rsidR="00902172" w:rsidRDefault="00902172" w:rsidP="00F957FA">
            <w:pPr>
              <w:spacing w:before="60"/>
              <w:rPr>
                <w:rFonts w:ascii="Arial" w:hAnsi="Arial" w:cs="Arial"/>
                <w:sz w:val="16"/>
              </w:rPr>
            </w:pPr>
            <w:r w:rsidRPr="001C16B5">
              <w:rPr>
                <w:rFonts w:ascii="Arial" w:hAnsi="Arial" w:cs="Arial"/>
                <w:sz w:val="16"/>
              </w:rPr>
              <w:t>N/A</w:t>
            </w:r>
          </w:p>
        </w:tc>
        <w:tc>
          <w:tcPr>
            <w:tcW w:w="1170" w:type="dxa"/>
            <w:tcBorders>
              <w:top w:val="single" w:sz="6" w:space="0" w:color="auto"/>
              <w:left w:val="single" w:sz="6" w:space="0" w:color="auto"/>
              <w:bottom w:val="single" w:sz="6" w:space="0" w:color="auto"/>
              <w:right w:val="single" w:sz="6" w:space="0" w:color="auto"/>
            </w:tcBorders>
          </w:tcPr>
          <w:p w:rsidR="00902172" w:rsidRDefault="00902172" w:rsidP="00F957FA">
            <w:pPr>
              <w:spacing w:before="60"/>
              <w:rPr>
                <w:rFonts w:ascii="Arial" w:hAnsi="Arial" w:cs="Arial"/>
                <w:sz w:val="16"/>
              </w:rPr>
            </w:pPr>
            <w:r w:rsidRPr="001C16B5">
              <w:rPr>
                <w:rFonts w:ascii="Arial" w:hAnsi="Arial" w:cs="Arial"/>
                <w:sz w:val="16"/>
              </w:rPr>
              <w:t>N/A</w:t>
            </w:r>
          </w:p>
        </w:tc>
        <w:tc>
          <w:tcPr>
            <w:tcW w:w="2520" w:type="dxa"/>
            <w:tcBorders>
              <w:top w:val="single" w:sz="6" w:space="0" w:color="auto"/>
              <w:left w:val="single" w:sz="6" w:space="0" w:color="auto"/>
              <w:bottom w:val="single" w:sz="6" w:space="0" w:color="auto"/>
              <w:right w:val="single" w:sz="6" w:space="0" w:color="auto"/>
            </w:tcBorders>
          </w:tcPr>
          <w:p w:rsidR="00902172" w:rsidRDefault="00902172" w:rsidP="00F957FA">
            <w:pPr>
              <w:spacing w:before="60"/>
              <w:rPr>
                <w:rFonts w:ascii="Arial" w:hAnsi="Arial" w:cs="Arial"/>
                <w:sz w:val="16"/>
              </w:rPr>
            </w:pPr>
            <w:r w:rsidRPr="00AB05D7">
              <w:t>NHET_START_SEC_VAR_CLEARED_</w:t>
            </w:r>
            <w:r>
              <w:t>UNSPECIFIED</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p w:rsidR="004F0723" w:rsidRDefault="004F0723">
      <w:r>
        <w:t>(Refer the included ref for more details of register)</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902172" w:rsidTr="00F957FA">
        <w:tc>
          <w:tcPr>
            <w:tcW w:w="3348" w:type="dxa"/>
          </w:tcPr>
          <w:p w:rsidR="00902172" w:rsidRDefault="00902172" w:rsidP="00F957FA">
            <w:pPr>
              <w:spacing w:before="60"/>
              <w:rPr>
                <w:rFonts w:ascii="Arial" w:hAnsi="Arial" w:cs="Arial"/>
                <w:sz w:val="16"/>
              </w:rPr>
            </w:pPr>
            <w:proofErr w:type="spellStart"/>
            <w:r>
              <w:rPr>
                <w:rFonts w:ascii="Arial" w:hAnsi="Arial" w:cs="Arial"/>
                <w:sz w:val="16"/>
              </w:rPr>
              <w:t>HtuDataTrq_Str</w:t>
            </w:r>
            <w:proofErr w:type="spellEnd"/>
          </w:p>
        </w:tc>
        <w:tc>
          <w:tcPr>
            <w:tcW w:w="2160" w:type="dxa"/>
          </w:tcPr>
          <w:p w:rsidR="00902172" w:rsidRDefault="00902172" w:rsidP="00986945">
            <w:pPr>
              <w:spacing w:before="60"/>
              <w:rPr>
                <w:rFonts w:ascii="Arial" w:hAnsi="Arial" w:cs="Arial"/>
                <w:sz w:val="16"/>
              </w:rPr>
            </w:pPr>
            <w:r w:rsidRPr="005E2DA5">
              <w:rPr>
                <w:rFonts w:ascii="Arial" w:hAnsi="Arial" w:cs="Arial"/>
                <w:sz w:val="16"/>
              </w:rPr>
              <w:t>HtuDataTrq1</w:t>
            </w:r>
            <w:r>
              <w:t>_Cnt_u32</w:t>
            </w:r>
            <w:r>
              <w:rPr>
                <w:rFonts w:ascii="Arial" w:hAnsi="Arial" w:cs="Arial"/>
                <w:sz w:val="16"/>
              </w:rPr>
              <w:t xml:space="preserve"> [8]</w:t>
            </w:r>
          </w:p>
        </w:tc>
        <w:tc>
          <w:tcPr>
            <w:tcW w:w="1440" w:type="dxa"/>
          </w:tcPr>
          <w:p w:rsidR="00902172" w:rsidRDefault="00902172" w:rsidP="00986945">
            <w:pPr>
              <w:spacing w:before="60"/>
              <w:jc w:val="center"/>
              <w:rPr>
                <w:rFonts w:ascii="Arial" w:hAnsi="Arial" w:cs="Arial"/>
                <w:sz w:val="16"/>
              </w:rPr>
            </w:pPr>
            <w:r>
              <w:rPr>
                <w:rFonts w:ascii="Arial" w:hAnsi="Arial" w:cs="Arial"/>
                <w:sz w:val="16"/>
              </w:rPr>
              <w:t>Uint32</w:t>
            </w:r>
          </w:p>
        </w:tc>
        <w:tc>
          <w:tcPr>
            <w:tcW w:w="992" w:type="dxa"/>
          </w:tcPr>
          <w:p w:rsidR="00902172" w:rsidRDefault="00902172" w:rsidP="00986945">
            <w:pPr>
              <w:spacing w:before="60"/>
              <w:rPr>
                <w:rFonts w:ascii="Arial" w:hAnsi="Arial" w:cs="Arial"/>
                <w:sz w:val="16"/>
              </w:rPr>
            </w:pPr>
            <w:r>
              <w:rPr>
                <w:rFonts w:ascii="Arial" w:hAnsi="Arial" w:cs="Arial"/>
                <w:sz w:val="16"/>
              </w:rPr>
              <w:t>0</w:t>
            </w:r>
          </w:p>
        </w:tc>
        <w:tc>
          <w:tcPr>
            <w:tcW w:w="993" w:type="dxa"/>
          </w:tcPr>
          <w:p w:rsidR="00902172" w:rsidRDefault="00902172" w:rsidP="00986945">
            <w:pPr>
              <w:spacing w:before="60"/>
              <w:rPr>
                <w:rFonts w:ascii="Arial" w:hAnsi="Arial" w:cs="Arial"/>
                <w:sz w:val="16"/>
              </w:rPr>
            </w:pPr>
            <w:r>
              <w:rPr>
                <w:rFonts w:ascii="Arial" w:hAnsi="Arial" w:cs="Arial"/>
                <w:sz w:val="16"/>
              </w:rPr>
              <w:t>FULL</w:t>
            </w:r>
          </w:p>
        </w:tc>
      </w:tr>
      <w:tr w:rsidR="00902172" w:rsidTr="00F957FA">
        <w:tc>
          <w:tcPr>
            <w:tcW w:w="3348" w:type="dxa"/>
          </w:tcPr>
          <w:p w:rsidR="00902172" w:rsidRDefault="00902172" w:rsidP="00F957FA">
            <w:pPr>
              <w:spacing w:before="60"/>
              <w:rPr>
                <w:rFonts w:ascii="Arial" w:hAnsi="Arial" w:cs="Arial"/>
                <w:sz w:val="16"/>
              </w:rPr>
            </w:pPr>
          </w:p>
        </w:tc>
        <w:tc>
          <w:tcPr>
            <w:tcW w:w="2160" w:type="dxa"/>
          </w:tcPr>
          <w:p w:rsidR="00902172" w:rsidRDefault="00902172" w:rsidP="00986945">
            <w:pPr>
              <w:spacing w:before="60"/>
              <w:rPr>
                <w:rFonts w:ascii="Arial" w:hAnsi="Arial" w:cs="Arial"/>
                <w:sz w:val="16"/>
              </w:rPr>
            </w:pPr>
            <w:r w:rsidRPr="005E2DA5">
              <w:rPr>
                <w:rFonts w:ascii="Arial" w:hAnsi="Arial" w:cs="Arial"/>
                <w:sz w:val="16"/>
              </w:rPr>
              <w:t>HtuDataTrq</w:t>
            </w:r>
            <w:r>
              <w:rPr>
                <w:rFonts w:ascii="Arial" w:hAnsi="Arial" w:cs="Arial"/>
                <w:sz w:val="16"/>
              </w:rPr>
              <w:t>2</w:t>
            </w:r>
            <w:r>
              <w:t>_Cnt_u32</w:t>
            </w:r>
            <w:r>
              <w:rPr>
                <w:rFonts w:ascii="Arial" w:hAnsi="Arial" w:cs="Arial"/>
                <w:sz w:val="16"/>
              </w:rPr>
              <w:t xml:space="preserve"> [8]</w:t>
            </w:r>
          </w:p>
        </w:tc>
        <w:tc>
          <w:tcPr>
            <w:tcW w:w="1440" w:type="dxa"/>
          </w:tcPr>
          <w:p w:rsidR="00902172" w:rsidRDefault="00902172" w:rsidP="00986945">
            <w:pPr>
              <w:spacing w:before="60"/>
              <w:jc w:val="center"/>
              <w:rPr>
                <w:rFonts w:ascii="Arial" w:hAnsi="Arial" w:cs="Arial"/>
                <w:sz w:val="16"/>
              </w:rPr>
            </w:pPr>
            <w:r>
              <w:rPr>
                <w:rFonts w:ascii="Arial" w:hAnsi="Arial" w:cs="Arial"/>
                <w:sz w:val="16"/>
              </w:rPr>
              <w:t>Uint32</w:t>
            </w:r>
          </w:p>
        </w:tc>
        <w:tc>
          <w:tcPr>
            <w:tcW w:w="992" w:type="dxa"/>
          </w:tcPr>
          <w:p w:rsidR="00902172" w:rsidRDefault="00902172" w:rsidP="00986945">
            <w:pPr>
              <w:spacing w:before="60"/>
              <w:rPr>
                <w:rFonts w:ascii="Arial" w:hAnsi="Arial" w:cs="Arial"/>
                <w:sz w:val="16"/>
              </w:rPr>
            </w:pPr>
            <w:r>
              <w:rPr>
                <w:rFonts w:ascii="Arial" w:hAnsi="Arial" w:cs="Arial"/>
                <w:sz w:val="16"/>
              </w:rPr>
              <w:t>0</w:t>
            </w:r>
          </w:p>
        </w:tc>
        <w:tc>
          <w:tcPr>
            <w:tcW w:w="993" w:type="dxa"/>
          </w:tcPr>
          <w:p w:rsidR="00902172" w:rsidRDefault="00902172" w:rsidP="00986945">
            <w:pPr>
              <w:spacing w:before="60"/>
              <w:rPr>
                <w:rFonts w:ascii="Arial" w:hAnsi="Arial" w:cs="Arial"/>
                <w:sz w:val="16"/>
              </w:rPr>
            </w:pPr>
            <w:r>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095CE5">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902172">
        <w:trPr>
          <w:jc w:val="center"/>
        </w:trPr>
        <w:tc>
          <w:tcPr>
            <w:tcW w:w="4608" w:type="dxa"/>
            <w:tcBorders>
              <w:top w:val="single" w:sz="6" w:space="0" w:color="auto"/>
              <w:left w:val="single" w:sz="6" w:space="0" w:color="auto"/>
              <w:bottom w:val="single" w:sz="6" w:space="0" w:color="auto"/>
              <w:right w:val="single" w:sz="6" w:space="0" w:color="auto"/>
            </w:tcBorders>
          </w:tcPr>
          <w:p w:rsidR="00902172" w:rsidRDefault="00902172" w:rsidP="00902172">
            <w:pPr>
              <w:rPr>
                <w:rFonts w:ascii="Arial" w:hAnsi="Arial" w:cs="Arial"/>
                <w:sz w:val="16"/>
                <w:szCs w:val="16"/>
              </w:rPr>
            </w:pPr>
            <w:r>
              <w:rPr>
                <w:rFonts w:ascii="Arial" w:hAnsi="Arial" w:cs="Arial"/>
                <w:sz w:val="16"/>
                <w:szCs w:val="16"/>
              </w:rPr>
              <w:t>k_SENTSyncDelay_Cnt_u32</w:t>
            </w:r>
          </w:p>
          <w:p w:rsidR="004A781C" w:rsidRDefault="004A781C" w:rsidP="00F141E2">
            <w:pPr>
              <w:spacing w:before="60"/>
              <w:rPr>
                <w:rFonts w:ascii="Arial" w:hAnsi="Arial" w:cs="Arial"/>
                <w:sz w:val="16"/>
              </w:rPr>
            </w:pPr>
          </w:p>
        </w:tc>
      </w:tr>
      <w:tr w:rsidR="00902172" w:rsidTr="00902172">
        <w:trPr>
          <w:jc w:val="center"/>
        </w:trPr>
        <w:tc>
          <w:tcPr>
            <w:tcW w:w="4608" w:type="dxa"/>
            <w:tcBorders>
              <w:top w:val="single" w:sz="6" w:space="0" w:color="auto"/>
              <w:left w:val="single" w:sz="6" w:space="0" w:color="auto"/>
              <w:bottom w:val="single" w:sz="6" w:space="0" w:color="auto"/>
              <w:right w:val="single" w:sz="6" w:space="0" w:color="auto"/>
            </w:tcBorders>
          </w:tcPr>
          <w:p w:rsidR="00902172" w:rsidRDefault="00902172" w:rsidP="00902172">
            <w:pPr>
              <w:rPr>
                <w:rFonts w:ascii="Arial" w:hAnsi="Arial" w:cs="Arial"/>
                <w:sz w:val="16"/>
                <w:szCs w:val="16"/>
              </w:rPr>
            </w:pPr>
            <w:r>
              <w:rPr>
                <w:rFonts w:ascii="Arial" w:hAnsi="Arial" w:cs="Arial"/>
                <w:sz w:val="16"/>
                <w:szCs w:val="16"/>
              </w:rPr>
              <w:t>k_SENTSyncTrgMin_Cnt_u32</w:t>
            </w:r>
          </w:p>
          <w:p w:rsidR="00902172" w:rsidRDefault="00902172" w:rsidP="00F141E2">
            <w:pPr>
              <w:spacing w:before="60"/>
              <w:rPr>
                <w:rFonts w:ascii="Arial" w:hAnsi="Arial" w:cs="Arial"/>
                <w:sz w:val="16"/>
              </w:rPr>
            </w:pPr>
          </w:p>
        </w:tc>
      </w:tr>
      <w:tr w:rsidR="00902172" w:rsidTr="00D83551">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902172" w:rsidRDefault="00902172" w:rsidP="00F141E2">
            <w:pPr>
              <w:spacing w:before="60"/>
              <w:rPr>
                <w:rFonts w:ascii="Arial" w:hAnsi="Arial" w:cs="Arial"/>
                <w:sz w:val="16"/>
              </w:rPr>
            </w:pPr>
            <w:r>
              <w:rPr>
                <w:rFonts w:ascii="Arial" w:hAnsi="Arial" w:cs="Arial"/>
                <w:sz w:val="16"/>
                <w:szCs w:val="16"/>
              </w:rPr>
              <w:t>k_SPI50UOff_Cnt_u16</w:t>
            </w:r>
          </w:p>
        </w:tc>
      </w:tr>
      <w:tr w:rsidR="00902172" w:rsidTr="00D83551">
        <w:trPr>
          <w:jc w:val="center"/>
        </w:trPr>
        <w:tc>
          <w:tcPr>
            <w:tcW w:w="4608" w:type="dxa"/>
            <w:tcBorders>
              <w:top w:val="single" w:sz="6" w:space="0" w:color="auto"/>
              <w:left w:val="single" w:sz="6" w:space="0" w:color="auto"/>
              <w:bottom w:val="single" w:sz="4" w:space="0" w:color="auto"/>
              <w:right w:val="single" w:sz="6" w:space="0" w:color="auto"/>
            </w:tcBorders>
            <w:vAlign w:val="center"/>
          </w:tcPr>
          <w:p w:rsidR="00902172" w:rsidRDefault="00902172" w:rsidP="00F141E2">
            <w:pPr>
              <w:spacing w:before="60"/>
              <w:rPr>
                <w:rFonts w:ascii="Arial" w:hAnsi="Arial" w:cs="Arial"/>
                <w:sz w:val="16"/>
              </w:rPr>
            </w:pPr>
            <w:r>
              <w:rPr>
                <w:rFonts w:ascii="Arial" w:hAnsi="Arial" w:cs="Arial"/>
                <w:sz w:val="16"/>
                <w:szCs w:val="16"/>
              </w:rPr>
              <w:t>k_SPI1mOff_Cnt_u16</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775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178"/>
        <w:gridCol w:w="1890"/>
        <w:gridCol w:w="1170"/>
        <w:gridCol w:w="2520"/>
      </w:tblGrid>
      <w:tr w:rsidR="00F25F3D" w:rsidTr="00F25F3D">
        <w:tc>
          <w:tcPr>
            <w:tcW w:w="2178" w:type="dxa"/>
            <w:tcBorders>
              <w:top w:val="single" w:sz="6" w:space="0" w:color="auto"/>
              <w:left w:val="single" w:sz="6" w:space="0" w:color="auto"/>
              <w:bottom w:val="single" w:sz="6" w:space="0" w:color="auto"/>
              <w:right w:val="single" w:sz="6" w:space="0" w:color="auto"/>
            </w:tcBorders>
            <w:shd w:val="pct30" w:color="FFFF00" w:fill="FFFFFF"/>
          </w:tcPr>
          <w:p w:rsidR="00F25F3D" w:rsidRDefault="00F25F3D" w:rsidP="003E7377">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F25F3D" w:rsidRDefault="00F25F3D" w:rsidP="003E7377">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F25F3D" w:rsidRDefault="00F25F3D" w:rsidP="003E7377">
            <w:pPr>
              <w:spacing w:before="60"/>
              <w:jc w:val="center"/>
              <w:rPr>
                <w:rFonts w:ascii="Arial" w:hAnsi="Arial" w:cs="Arial"/>
                <w:sz w:val="16"/>
              </w:rPr>
            </w:pPr>
            <w:r>
              <w:rPr>
                <w:rFonts w:ascii="Arial" w:hAnsi="Arial" w:cs="Arial"/>
                <w:sz w:val="16"/>
              </w:rPr>
              <w:t>Legal Range</w:t>
            </w:r>
          </w:p>
          <w:p w:rsidR="00F25F3D" w:rsidRDefault="00F25F3D" w:rsidP="003E7377">
            <w:pPr>
              <w:spacing w:before="60"/>
              <w:jc w:val="center"/>
              <w:rPr>
                <w:rFonts w:ascii="Arial" w:hAnsi="Arial" w:cs="Arial"/>
                <w:sz w:val="16"/>
              </w:rPr>
            </w:pPr>
            <w:r>
              <w:rPr>
                <w:rFonts w:ascii="Arial" w:hAnsi="Arial" w:cs="Arial"/>
                <w:sz w:val="16"/>
              </w:rPr>
              <w:t>(min)</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F25F3D" w:rsidRDefault="00F25F3D" w:rsidP="003E7377">
            <w:pPr>
              <w:spacing w:before="60"/>
              <w:jc w:val="center"/>
              <w:rPr>
                <w:rFonts w:ascii="Arial" w:hAnsi="Arial" w:cs="Arial"/>
                <w:sz w:val="16"/>
              </w:rPr>
            </w:pPr>
            <w:r>
              <w:rPr>
                <w:rFonts w:ascii="Arial" w:hAnsi="Arial" w:cs="Arial"/>
                <w:sz w:val="16"/>
              </w:rPr>
              <w:t>Legal Range</w:t>
            </w:r>
          </w:p>
          <w:p w:rsidR="00F25F3D" w:rsidRDefault="00F25F3D" w:rsidP="003E7377">
            <w:pPr>
              <w:spacing w:before="60"/>
              <w:jc w:val="center"/>
              <w:rPr>
                <w:rFonts w:ascii="Arial" w:hAnsi="Arial" w:cs="Arial"/>
                <w:sz w:val="16"/>
              </w:rPr>
            </w:pPr>
            <w:r>
              <w:rPr>
                <w:rFonts w:ascii="Arial" w:hAnsi="Arial" w:cs="Arial"/>
                <w:sz w:val="16"/>
              </w:rPr>
              <w:t>(max)</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450034">
              <w:rPr>
                <w:rFonts w:ascii="Arial" w:hAnsi="Arial" w:cs="Arial"/>
                <w:sz w:val="16"/>
              </w:rPr>
              <w:t>D_INSTTODATARATIO_CNT_U16</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7E3A8E">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4</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450034">
              <w:rPr>
                <w:rFonts w:ascii="Arial" w:hAnsi="Arial" w:cs="Arial"/>
                <w:sz w:val="16"/>
              </w:rPr>
              <w:t>D_DATAFLDOFFSET_CNT_U16</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7E3A8E">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8</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E20D23">
              <w:rPr>
                <w:rFonts w:ascii="Arial" w:hAnsi="Arial" w:cs="Arial"/>
                <w:sz w:val="16"/>
              </w:rPr>
              <w:t>D_BASEADDNHETRAM_CNT_U32</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0xFF460000UL</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D_WCAPHTUADDR1_CNT_U32</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9A2026">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D_BASEADD</w:t>
            </w:r>
            <w:r>
              <w:rPr>
                <w:rFonts w:ascii="Arial" w:hAnsi="Arial" w:cs="Arial"/>
                <w:sz w:val="16"/>
              </w:rPr>
              <w:t>NHET</w:t>
            </w:r>
            <w:r w:rsidRPr="00F363B8">
              <w:rPr>
                <w:rFonts w:ascii="Arial" w:hAnsi="Arial" w:cs="Arial"/>
                <w:sz w:val="16"/>
              </w:rPr>
              <w:t>RAM_CNT_U32 + (16U*pHET_T1MSGCNTST_0) + 8UL</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D_WCAPHTUADDR2_CNT_U32</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9A2026">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D_BASE</w:t>
            </w:r>
            <w:r>
              <w:rPr>
                <w:rFonts w:ascii="Arial" w:hAnsi="Arial" w:cs="Arial"/>
                <w:sz w:val="16"/>
              </w:rPr>
              <w:t>ADDNHETRAM_CNT_U32 + (16U*pHET_T2</w:t>
            </w:r>
            <w:r w:rsidRPr="00F363B8">
              <w:rPr>
                <w:rFonts w:ascii="Arial" w:hAnsi="Arial" w:cs="Arial"/>
                <w:sz w:val="16"/>
              </w:rPr>
              <w:t>MSGCNTST_0) + 8UL</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D_CELEMENT_CNT_U16</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9A2026">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8</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D_CBUFLEN_CNT_U16</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9A2026">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8</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Pr="00D83551" w:rsidRDefault="00F25F3D" w:rsidP="003E7377">
            <w:pPr>
              <w:spacing w:before="60"/>
              <w:rPr>
                <w:rFonts w:ascii="Arial" w:hAnsi="Arial" w:cs="Arial"/>
                <w:sz w:val="16"/>
              </w:rPr>
            </w:pPr>
            <w:r w:rsidRPr="00D83551">
              <w:rPr>
                <w:rFonts w:ascii="Arial" w:hAnsi="Arial" w:cs="Arial"/>
                <w:sz w:val="16"/>
                <w:szCs w:val="16"/>
              </w:rPr>
              <w:t>D_CONFIGHETREGDMA_CNT_U32</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Pr="009A2026" w:rsidRDefault="00F25F3D" w:rsidP="003E7377">
            <w:pPr>
              <w:spacing w:before="60"/>
              <w:rPr>
                <w:rFonts w:ascii="Arial" w:hAnsi="Arial" w:cs="Arial"/>
                <w:sz w:val="16"/>
              </w:rPr>
            </w:pPr>
            <w:r>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Configurable.</w:t>
            </w:r>
            <w:r>
              <w:t xml:space="preserve"> </w:t>
            </w:r>
            <w:r w:rsidRPr="00F25F3D">
              <w:rPr>
                <w:rFonts w:ascii="Arial" w:hAnsi="Arial" w:cs="Arial"/>
                <w:sz w:val="16"/>
              </w:rPr>
              <w:t xml:space="preserve">0UL if no DMA needs to be enabled  and 1UL if </w:t>
            </w:r>
            <w:r w:rsidRPr="00F25F3D">
              <w:rPr>
                <w:rFonts w:ascii="Arial" w:hAnsi="Arial" w:cs="Arial"/>
                <w:sz w:val="16"/>
              </w:rPr>
              <w:lastRenderedPageBreak/>
              <w:t>using DMA</w:t>
            </w:r>
            <w:r>
              <w:rPr>
                <w:rFonts w:ascii="Arial" w:hAnsi="Arial" w:cs="Arial"/>
                <w:sz w:val="16"/>
              </w:rPr>
              <w:t xml:space="preserve"> </w:t>
            </w:r>
          </w:p>
        </w:tc>
      </w:tr>
      <w:tr w:rsidR="00F25F3D" w:rsidTr="00F25F3D">
        <w:tc>
          <w:tcPr>
            <w:tcW w:w="2178"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lastRenderedPageBreak/>
              <w:t>D_CFRAME_CNT_U16</w:t>
            </w:r>
          </w:p>
        </w:tc>
        <w:tc>
          <w:tcPr>
            <w:tcW w:w="189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9A2026">
              <w:rPr>
                <w:rFonts w:ascii="Arial" w:hAnsi="Arial" w:cs="Arial"/>
                <w:sz w:val="16"/>
              </w:rPr>
              <w:t>Counts</w:t>
            </w:r>
          </w:p>
        </w:tc>
        <w:tc>
          <w:tcPr>
            <w:tcW w:w="2520" w:type="dxa"/>
            <w:tcBorders>
              <w:top w:val="single" w:sz="6" w:space="0" w:color="auto"/>
              <w:left w:val="single" w:sz="6" w:space="0" w:color="auto"/>
              <w:bottom w:val="single" w:sz="6" w:space="0" w:color="auto"/>
              <w:right w:val="single" w:sz="6" w:space="0" w:color="auto"/>
            </w:tcBorders>
          </w:tcPr>
          <w:p w:rsidR="00F25F3D" w:rsidRDefault="00F25F3D" w:rsidP="003E7377">
            <w:pPr>
              <w:spacing w:before="60"/>
              <w:rPr>
                <w:rFonts w:ascii="Arial" w:hAnsi="Arial" w:cs="Arial"/>
                <w:sz w:val="16"/>
              </w:rPr>
            </w:pPr>
            <w:r w:rsidRPr="00F363B8">
              <w:rPr>
                <w:rFonts w:ascii="Arial" w:hAnsi="Arial" w:cs="Arial"/>
                <w:sz w:val="16"/>
              </w:rPr>
              <w:t>(D_CBUFLEN_CNT_U16/D_CELEMENT_CNT_U16)</w:t>
            </w:r>
          </w:p>
        </w:tc>
      </w:tr>
    </w:tbl>
    <w:p w:rsidR="00986945" w:rsidRPr="00986945" w:rsidRDefault="00986945" w:rsidP="00986945"/>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BE30B3"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902172" w:rsidRDefault="00902172" w:rsidP="00902172">
      <w:pPr>
        <w:numPr>
          <w:ilvl w:val="0"/>
          <w:numId w:val="5"/>
        </w:numPr>
        <w:spacing w:after="0"/>
      </w:pPr>
      <w:r>
        <w:t>HET Macros</w:t>
      </w:r>
    </w:p>
    <w:p w:rsidR="00902172" w:rsidRDefault="00902172" w:rsidP="00902172">
      <w:pPr>
        <w:numPr>
          <w:ilvl w:val="0"/>
          <w:numId w:val="5"/>
        </w:numPr>
        <w:spacing w:after="0"/>
      </w:pPr>
      <w:r>
        <w:t>HTU MACROS</w:t>
      </w:r>
    </w:p>
    <w:p w:rsidR="008B3E94" w:rsidRDefault="00DC3A7C" w:rsidP="00DC3A7C">
      <w:pPr>
        <w:numPr>
          <w:ilvl w:val="0"/>
          <w:numId w:val="5"/>
        </w:numPr>
        <w:spacing w:after="0"/>
      </w:pPr>
      <w:proofErr w:type="spellStart"/>
      <w:r>
        <w:t>Memcpy</w:t>
      </w:r>
      <w:proofErr w:type="spellEnd"/>
    </w:p>
    <w:p w:rsidR="00DC3A7C" w:rsidRDefault="00DC3A7C" w:rsidP="00DC3A7C">
      <w:pPr>
        <w:spacing w:after="0"/>
        <w:ind w:left="720"/>
      </w:pPr>
    </w:p>
    <w:p w:rsidR="008B3E94" w:rsidRDefault="008B3E94" w:rsidP="008B3E94">
      <w:pPr>
        <w:pStyle w:val="Heading2"/>
      </w:pPr>
      <w:r>
        <w:t>Data Hiding Functions</w:t>
      </w:r>
    </w:p>
    <w:p w:rsidR="00DC7E08" w:rsidRDefault="00F141E2" w:rsidP="00DC7E08">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BE30B3">
      <w:pPr>
        <w:spacing w:after="0"/>
      </w:pPr>
    </w:p>
    <w:p w:rsidR="008306DA" w:rsidRDefault="008306DA" w:rsidP="008306DA"/>
    <w:p w:rsidR="008306DA" w:rsidRDefault="000A79A3" w:rsidP="008306DA">
      <w:pPr>
        <w:pStyle w:val="Heading3"/>
      </w:pPr>
      <w:r>
        <w:t>Global</w:t>
      </w:r>
      <w:r w:rsidR="008306DA">
        <w:t xml:space="preserve"> </w:t>
      </w:r>
      <w:r>
        <w:t>Functions #1</w:t>
      </w:r>
      <w:r w:rsidR="00A8420F">
        <w:t xml:space="preserve"> (For detailed info regarding values assigned to registers refer Reference Pdf attached below)</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Function Name</w:t>
            </w:r>
          </w:p>
        </w:tc>
        <w:tc>
          <w:tcPr>
            <w:tcW w:w="3875" w:type="dxa"/>
          </w:tcPr>
          <w:p w:rsidR="008306DA" w:rsidRDefault="00AF22A8" w:rsidP="00C00D97">
            <w:pPr>
              <w:spacing w:before="60"/>
              <w:rPr>
                <w:rFonts w:ascii="Arial" w:hAnsi="Arial" w:cs="Arial"/>
                <w:sz w:val="16"/>
              </w:rPr>
            </w:pPr>
            <w:r>
              <w:rPr>
                <w:rFonts w:ascii="Arial" w:hAnsi="Arial" w:cs="Arial"/>
                <w:sz w:val="16"/>
              </w:rPr>
              <w:t>NHET</w:t>
            </w:r>
            <w:r w:rsidR="002B4FA9" w:rsidRPr="002B4FA9">
              <w:rPr>
                <w:rFonts w:ascii="Arial" w:hAnsi="Arial" w:cs="Arial"/>
                <w:sz w:val="16"/>
              </w:rPr>
              <w:t>_</w:t>
            </w:r>
            <w:r w:rsidR="00C00D97">
              <w:rPr>
                <w:rFonts w:ascii="Arial" w:hAnsi="Arial" w:cs="Arial"/>
                <w:sz w:val="16"/>
              </w:rPr>
              <w:t>Init1</w:t>
            </w:r>
          </w:p>
        </w:tc>
        <w:tc>
          <w:tcPr>
            <w:tcW w:w="1159"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Type</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Min</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8306DA" w:rsidRDefault="008306DA" w:rsidP="008306D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 xml:space="preserve">Arguments Passed </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p>
        </w:tc>
        <w:tc>
          <w:tcPr>
            <w:tcW w:w="3875" w:type="dxa"/>
          </w:tcPr>
          <w:p w:rsidR="008306DA" w:rsidRDefault="008306DA" w:rsidP="008306DA">
            <w:pPr>
              <w:spacing w:before="60"/>
              <w:rPr>
                <w:rFonts w:ascii="Arial" w:hAnsi="Arial" w:cs="Arial"/>
                <w:sz w:val="16"/>
              </w:rPr>
            </w:pP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Return Value</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r>
    </w:tbl>
    <w:p w:rsidR="00F232AA" w:rsidRDefault="00F232AA" w:rsidP="008306DA">
      <w:pPr>
        <w:pStyle w:val="Heading4"/>
        <w:rPr>
          <w:ins w:id="11" w:author="Creager, Kathleen" w:date="2015-01-27T19:51:00Z"/>
        </w:rPr>
      </w:pPr>
      <w:ins w:id="12" w:author="Creager, Kathleen" w:date="2015-01-27T19:51:00Z">
        <w:r>
          <w:t>Design Rationale</w:t>
        </w:r>
      </w:ins>
    </w:p>
    <w:p w:rsidR="00F232AA" w:rsidRPr="00F232AA" w:rsidRDefault="00F232AA" w:rsidP="00F232AA">
      <w:pPr>
        <w:rPr>
          <w:ins w:id="13" w:author="Creager, Kathleen" w:date="2015-01-27T19:51:00Z"/>
        </w:rPr>
      </w:pPr>
      <w:ins w:id="14" w:author="Creager, Kathleen" w:date="2015-01-27T19:51:00Z">
        <w:r>
          <w:t>All NHET1 initialization, including HTU1 initialization, is done before enabling NHET1.  All NHET2 initialization is done before enabling NHET2. (NOTE that flowcharts are not accurate</w:t>
        </w:r>
      </w:ins>
      <w:ins w:id="15" w:author="Creager, Kathleen" w:date="2015-01-27T19:52:00Z">
        <w:r>
          <w:t xml:space="preserve"> as of Rev 7 of this document; to be updated as part of CR 12</w:t>
        </w:r>
      </w:ins>
      <w:ins w:id="16" w:author="Creager, Kathleen" w:date="2015-01-27T19:53:00Z">
        <w:r>
          <w:t>94</w:t>
        </w:r>
      </w:ins>
      <w:ins w:id="17" w:author="Creager, Kathleen" w:date="2015-01-27T19:52:00Z">
        <w:r>
          <w:t>3.)</w:t>
        </w:r>
      </w:ins>
    </w:p>
    <w:p w:rsidR="008306DA" w:rsidRDefault="008306DA" w:rsidP="008306DA">
      <w:pPr>
        <w:pStyle w:val="Heading4"/>
      </w:pPr>
      <w:r>
        <w:t>Description</w:t>
      </w:r>
    </w:p>
    <w:p w:rsidR="008306DA" w:rsidRDefault="008306DA" w:rsidP="003E7377"/>
    <w:p w:rsidR="00A8420F" w:rsidRDefault="00A8420F" w:rsidP="003E7377">
      <w:pPr>
        <w:rPr>
          <w:b/>
          <w:sz w:val="24"/>
          <w:szCs w:val="24"/>
          <w:u w:val="single"/>
        </w:rPr>
      </w:pPr>
    </w:p>
    <w:p w:rsidR="00A8420F" w:rsidRDefault="00A8420F" w:rsidP="003E7377">
      <w:pPr>
        <w:rPr>
          <w:b/>
          <w:sz w:val="24"/>
          <w:szCs w:val="24"/>
          <w:u w:val="single"/>
        </w:rPr>
      </w:pPr>
    </w:p>
    <w:p w:rsidR="00792D81" w:rsidRPr="00A8420F" w:rsidRDefault="00792D81" w:rsidP="00792D81">
      <w:pPr>
        <w:rPr>
          <w:b/>
          <w:sz w:val="24"/>
          <w:szCs w:val="24"/>
          <w:u w:val="single"/>
        </w:rPr>
      </w:pPr>
      <w:r>
        <w:rPr>
          <w:b/>
          <w:sz w:val="24"/>
          <w:szCs w:val="24"/>
          <w:u w:val="single"/>
        </w:rPr>
        <w:t>NHET</w:t>
      </w:r>
      <w:del w:id="18" w:author="Creager, Kathleen" w:date="2015-01-27T14:57:00Z">
        <w:r w:rsidDel="008C3AA3">
          <w:rPr>
            <w:b/>
            <w:sz w:val="24"/>
            <w:szCs w:val="24"/>
            <w:u w:val="single"/>
          </w:rPr>
          <w:delText>0</w:delText>
        </w:r>
      </w:del>
      <w:ins w:id="19" w:author="Creager, Kathleen" w:date="2015-01-27T14:57:00Z">
        <w:r w:rsidR="008C3AA3">
          <w:rPr>
            <w:b/>
            <w:sz w:val="24"/>
            <w:szCs w:val="24"/>
            <w:u w:val="single"/>
          </w:rPr>
          <w:t>1 (called NHET1 in TI documentation and in FDDs; uses registers named NHET0)</w:t>
        </w:r>
      </w:ins>
      <w:r>
        <w:rPr>
          <w:b/>
          <w:sz w:val="24"/>
          <w:szCs w:val="24"/>
          <w:u w:val="single"/>
        </w:rPr>
        <w:t>:</w:t>
      </w:r>
    </w:p>
    <w:p w:rsidR="00A8420F" w:rsidRDefault="00A8420F" w:rsidP="003E7377">
      <w:pPr>
        <w:rPr>
          <w:b/>
          <w:sz w:val="24"/>
          <w:szCs w:val="24"/>
          <w:u w:val="single"/>
        </w:rPr>
      </w:pPr>
    </w:p>
    <w:p w:rsidR="00A8420F" w:rsidDel="00F232AA" w:rsidRDefault="00A8420F" w:rsidP="003E7377">
      <w:pPr>
        <w:rPr>
          <w:del w:id="20" w:author="Creager, Kathleen" w:date="2015-01-27T19:48:00Z"/>
          <w:b/>
          <w:sz w:val="24"/>
          <w:szCs w:val="24"/>
          <w:u w:val="single"/>
        </w:rPr>
      </w:pPr>
    </w:p>
    <w:p w:rsidR="00A8420F" w:rsidRDefault="00110A72" w:rsidP="003E7377">
      <w:pPr>
        <w:rPr>
          <w:b/>
          <w:sz w:val="24"/>
          <w:szCs w:val="24"/>
          <w:u w:val="single"/>
        </w:rPr>
      </w:pPr>
      <w:r>
        <w:object w:dxaOrig="10350" w:dyaOrig="1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508.85pt" o:ole="">
            <v:imagedata r:id="rId9" o:title=""/>
          </v:shape>
          <o:OLEObject Type="Embed" ProgID="Visio.Drawing.11" ShapeID="_x0000_i1025" DrawAspect="Content" ObjectID="_1483958012" r:id="rId10"/>
        </w:object>
      </w: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F232AA" w:rsidRPr="00A8420F" w:rsidRDefault="00F232AA" w:rsidP="00F232AA">
      <w:pPr>
        <w:rPr>
          <w:ins w:id="21" w:author="Creager, Kathleen" w:date="2015-01-27T19:53:00Z"/>
          <w:b/>
          <w:sz w:val="24"/>
          <w:szCs w:val="24"/>
          <w:u w:val="single"/>
        </w:rPr>
      </w:pPr>
      <w:bookmarkStart w:id="22" w:name="OLE_LINK1"/>
      <w:bookmarkStart w:id="23" w:name="OLE_LINK2"/>
      <w:ins w:id="24" w:author="Creager, Kathleen" w:date="2015-01-27T19:53:00Z">
        <w:r>
          <w:rPr>
            <w:b/>
            <w:sz w:val="24"/>
            <w:szCs w:val="24"/>
            <w:u w:val="single"/>
          </w:rPr>
          <w:t>NHET2 (called NHET2 in TI documentation and in FDDs; uses registers named NHET1):</w:t>
        </w:r>
      </w:ins>
    </w:p>
    <w:p w:rsidR="00A8420F" w:rsidRPr="00A8420F" w:rsidDel="00F232AA" w:rsidRDefault="00AF22A8" w:rsidP="003E7377">
      <w:pPr>
        <w:rPr>
          <w:del w:id="25" w:author="Creager, Kathleen" w:date="2015-01-27T19:53:00Z"/>
          <w:b/>
          <w:sz w:val="24"/>
          <w:szCs w:val="24"/>
          <w:u w:val="single"/>
        </w:rPr>
      </w:pPr>
      <w:del w:id="26" w:author="Creager, Kathleen" w:date="2015-01-27T19:53:00Z">
        <w:r w:rsidDel="00F232AA">
          <w:rPr>
            <w:b/>
            <w:sz w:val="24"/>
            <w:szCs w:val="24"/>
            <w:u w:val="single"/>
          </w:rPr>
          <w:delText>NHET</w:delText>
        </w:r>
        <w:r w:rsidR="00792D81" w:rsidDel="00F232AA">
          <w:rPr>
            <w:b/>
            <w:sz w:val="24"/>
            <w:szCs w:val="24"/>
            <w:u w:val="single"/>
          </w:rPr>
          <w:delText>1:</w:delText>
        </w:r>
      </w:del>
    </w:p>
    <w:bookmarkEnd w:id="22"/>
    <w:bookmarkEnd w:id="23"/>
    <w:p w:rsidR="00A8420F" w:rsidRDefault="00A8420F" w:rsidP="003E7377"/>
    <w:bookmarkStart w:id="27" w:name="OLE_LINK3"/>
    <w:bookmarkStart w:id="28" w:name="OLE_LINK4"/>
    <w:p w:rsidR="00A8420F" w:rsidRDefault="008C3AA3" w:rsidP="00BE30B3">
      <w:pPr>
        <w:spacing w:after="0"/>
      </w:pPr>
      <w:r>
        <w:object w:dxaOrig="10350" w:dyaOrig="15445">
          <v:shape id="_x0000_i1026" type="#_x0000_t75" style="width:430.8pt;height:508.85pt" o:ole="">
            <v:imagedata r:id="rId11" o:title=""/>
          </v:shape>
          <o:OLEObject Type="Embed" ProgID="Visio.Drawing.11" ShapeID="_x0000_i1026" DrawAspect="Content" ObjectID="_1483958013" r:id="rId12"/>
        </w:object>
      </w:r>
      <w:bookmarkEnd w:id="27"/>
      <w:bookmarkEnd w:id="28"/>
    </w:p>
    <w:p w:rsidR="00A8420F" w:rsidRDefault="00A8420F" w:rsidP="00BE30B3">
      <w:pPr>
        <w:spacing w:after="0"/>
        <w:rPr>
          <w:b/>
          <w:sz w:val="24"/>
          <w:szCs w:val="24"/>
          <w:u w:val="single"/>
        </w:rPr>
      </w:pPr>
    </w:p>
    <w:p w:rsidR="00A8420F" w:rsidRDefault="00A8420F" w:rsidP="00BE30B3">
      <w:pPr>
        <w:spacing w:after="0"/>
        <w:rPr>
          <w:b/>
          <w:sz w:val="24"/>
          <w:szCs w:val="24"/>
          <w:u w:val="single"/>
        </w:rPr>
      </w:pPr>
    </w:p>
    <w:p w:rsidR="00A8420F" w:rsidRPr="00A8420F" w:rsidRDefault="00A8420F" w:rsidP="00BE30B3">
      <w:pPr>
        <w:spacing w:after="0"/>
        <w:rPr>
          <w:b/>
          <w:sz w:val="24"/>
          <w:szCs w:val="24"/>
          <w:u w:val="single"/>
        </w:rPr>
      </w:pPr>
    </w:p>
    <w:p w:rsidR="008B3E94" w:rsidRDefault="008B3E94" w:rsidP="008B3E94">
      <w:pPr>
        <w:pStyle w:val="Heading2"/>
      </w:pPr>
      <w:r>
        <w:lastRenderedPageBreak/>
        <w:t>Local Functions/Macros Used by this MDD only</w:t>
      </w:r>
    </w:p>
    <w:p w:rsidR="00BE30B3" w:rsidRDefault="00BE30B3" w:rsidP="00BE30B3">
      <w:pPr>
        <w:spacing w:after="0"/>
      </w:pPr>
    </w:p>
    <w:p w:rsidR="00CC43AF" w:rsidRDefault="00CC43AF" w:rsidP="00CC43AF">
      <w:pPr>
        <w:pStyle w:val="Heading3"/>
      </w:pPr>
      <w:r>
        <w:t xml:space="preserve">Local Functions #1 </w:t>
      </w:r>
    </w:p>
    <w:p w:rsidR="00CC43AF" w:rsidRPr="008672FD" w:rsidRDefault="00CC43AF" w:rsidP="00CC43AF">
      <w:pPr>
        <w:pStyle w:val="Heading3"/>
        <w:numPr>
          <w:ilvl w:val="0"/>
          <w:numId w:val="0"/>
        </w:numPr>
        <w:ind w:left="720"/>
        <w:rPr>
          <w:rFonts w:ascii="Times New Roman" w:hAnsi="Times New Roman"/>
          <w:b w:val="0"/>
          <w:sz w:val="20"/>
        </w:r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CC43AF" w:rsidTr="00590C28">
        <w:tc>
          <w:tcPr>
            <w:tcW w:w="2083" w:type="dxa"/>
          </w:tcPr>
          <w:p w:rsidR="00CC43AF" w:rsidRDefault="00CC43AF" w:rsidP="00590C28">
            <w:pPr>
              <w:spacing w:before="60"/>
              <w:rPr>
                <w:rFonts w:ascii="Arial" w:hAnsi="Arial" w:cs="Arial"/>
                <w:b/>
                <w:bCs/>
                <w:sz w:val="16"/>
              </w:rPr>
            </w:pPr>
            <w:r>
              <w:rPr>
                <w:rFonts w:ascii="Arial" w:hAnsi="Arial" w:cs="Arial"/>
                <w:b/>
                <w:bCs/>
                <w:sz w:val="16"/>
              </w:rPr>
              <w:t>Function Name</w:t>
            </w:r>
          </w:p>
        </w:tc>
        <w:tc>
          <w:tcPr>
            <w:tcW w:w="3875" w:type="dxa"/>
          </w:tcPr>
          <w:p w:rsidR="00CC43AF" w:rsidRDefault="00CC43AF" w:rsidP="00590C28">
            <w:pPr>
              <w:spacing w:before="60"/>
              <w:rPr>
                <w:rFonts w:ascii="Arial" w:hAnsi="Arial" w:cs="Arial"/>
                <w:sz w:val="16"/>
              </w:rPr>
            </w:pPr>
            <w:r>
              <w:rPr>
                <w:rFonts w:ascii="Arial" w:hAnsi="Arial" w:cs="Arial"/>
                <w:sz w:val="16"/>
              </w:rPr>
              <w:t>HTU</w:t>
            </w:r>
            <w:ins w:id="29" w:author="Creager, Kathleen" w:date="2015-01-27T19:57:00Z">
              <w:r w:rsidR="00B767C7">
                <w:rPr>
                  <w:rFonts w:ascii="Arial" w:hAnsi="Arial" w:cs="Arial"/>
                  <w:sz w:val="16"/>
                </w:rPr>
                <w:t>1</w:t>
              </w:r>
            </w:ins>
            <w:r w:rsidRPr="002B4FA9">
              <w:rPr>
                <w:rFonts w:ascii="Arial" w:hAnsi="Arial" w:cs="Arial"/>
                <w:sz w:val="16"/>
              </w:rPr>
              <w:t>_</w:t>
            </w:r>
            <w:r>
              <w:rPr>
                <w:rFonts w:ascii="Arial" w:hAnsi="Arial" w:cs="Arial"/>
                <w:sz w:val="16"/>
              </w:rPr>
              <w:t>Init</w:t>
            </w:r>
          </w:p>
        </w:tc>
        <w:tc>
          <w:tcPr>
            <w:tcW w:w="1159" w:type="dxa"/>
            <w:shd w:val="pct30" w:color="FFFF00" w:fill="auto"/>
          </w:tcPr>
          <w:p w:rsidR="00CC43AF" w:rsidRDefault="00CC43AF" w:rsidP="00590C28">
            <w:pPr>
              <w:spacing w:before="60"/>
              <w:jc w:val="center"/>
              <w:rPr>
                <w:rFonts w:ascii="Arial" w:hAnsi="Arial" w:cs="Arial"/>
                <w:sz w:val="16"/>
              </w:rPr>
            </w:pPr>
            <w:r>
              <w:rPr>
                <w:rFonts w:ascii="Arial" w:hAnsi="Arial" w:cs="Arial"/>
                <w:sz w:val="16"/>
              </w:rPr>
              <w:t>Type</w:t>
            </w:r>
          </w:p>
        </w:tc>
        <w:tc>
          <w:tcPr>
            <w:tcW w:w="607" w:type="dxa"/>
            <w:shd w:val="pct30" w:color="FFFF00" w:fill="auto"/>
          </w:tcPr>
          <w:p w:rsidR="00CC43AF" w:rsidRDefault="00CC43AF" w:rsidP="00590C28">
            <w:pPr>
              <w:spacing w:before="60"/>
              <w:jc w:val="center"/>
              <w:rPr>
                <w:rFonts w:ascii="Arial" w:hAnsi="Arial" w:cs="Arial"/>
                <w:sz w:val="16"/>
              </w:rPr>
            </w:pPr>
            <w:r>
              <w:rPr>
                <w:rFonts w:ascii="Arial" w:hAnsi="Arial" w:cs="Arial"/>
                <w:sz w:val="16"/>
              </w:rPr>
              <w:t>Min</w:t>
            </w:r>
          </w:p>
        </w:tc>
        <w:tc>
          <w:tcPr>
            <w:tcW w:w="607" w:type="dxa"/>
            <w:shd w:val="pct30" w:color="FFFF00" w:fill="auto"/>
          </w:tcPr>
          <w:p w:rsidR="00CC43AF" w:rsidRDefault="00CC43AF" w:rsidP="00590C28">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C43AF" w:rsidRDefault="00CC43AF" w:rsidP="00590C28">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C43AF" w:rsidTr="00590C28">
        <w:tc>
          <w:tcPr>
            <w:tcW w:w="2083" w:type="dxa"/>
          </w:tcPr>
          <w:p w:rsidR="00CC43AF" w:rsidRDefault="00CC43AF" w:rsidP="00590C28">
            <w:pPr>
              <w:spacing w:before="60"/>
              <w:rPr>
                <w:rFonts w:ascii="Arial" w:hAnsi="Arial" w:cs="Arial"/>
                <w:b/>
                <w:bCs/>
                <w:sz w:val="16"/>
              </w:rPr>
            </w:pPr>
            <w:r>
              <w:rPr>
                <w:rFonts w:ascii="Arial" w:hAnsi="Arial" w:cs="Arial"/>
                <w:b/>
                <w:bCs/>
                <w:sz w:val="16"/>
              </w:rPr>
              <w:t xml:space="preserve">Arguments Passed </w:t>
            </w:r>
          </w:p>
        </w:tc>
        <w:tc>
          <w:tcPr>
            <w:tcW w:w="3875" w:type="dxa"/>
          </w:tcPr>
          <w:p w:rsidR="00CC43AF" w:rsidRDefault="00CC43AF" w:rsidP="00590C28">
            <w:pPr>
              <w:spacing w:before="60"/>
              <w:rPr>
                <w:rFonts w:ascii="Arial" w:hAnsi="Arial" w:cs="Arial"/>
                <w:sz w:val="16"/>
              </w:rPr>
            </w:pPr>
            <w:r>
              <w:rPr>
                <w:rFonts w:ascii="Arial" w:hAnsi="Arial" w:cs="Arial"/>
                <w:sz w:val="16"/>
              </w:rPr>
              <w:t>None</w:t>
            </w:r>
          </w:p>
        </w:tc>
        <w:tc>
          <w:tcPr>
            <w:tcW w:w="1159"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shd w:val="pct15" w:color="auto" w:fill="auto"/>
          </w:tcPr>
          <w:p w:rsidR="00CC43AF" w:rsidRDefault="00CC43AF" w:rsidP="00590C28">
            <w:pPr>
              <w:spacing w:before="60"/>
              <w:rPr>
                <w:rFonts w:ascii="Arial" w:hAnsi="Arial" w:cs="Arial"/>
                <w:sz w:val="16"/>
              </w:rPr>
            </w:pPr>
          </w:p>
        </w:tc>
      </w:tr>
      <w:tr w:rsidR="00CC43AF" w:rsidTr="00590C28">
        <w:tc>
          <w:tcPr>
            <w:tcW w:w="2083" w:type="dxa"/>
          </w:tcPr>
          <w:p w:rsidR="00CC43AF" w:rsidRDefault="00CC43AF" w:rsidP="00590C28">
            <w:pPr>
              <w:spacing w:before="60"/>
              <w:rPr>
                <w:rFonts w:ascii="Arial" w:hAnsi="Arial" w:cs="Arial"/>
                <w:b/>
                <w:bCs/>
                <w:sz w:val="16"/>
              </w:rPr>
            </w:pPr>
          </w:p>
        </w:tc>
        <w:tc>
          <w:tcPr>
            <w:tcW w:w="3875" w:type="dxa"/>
          </w:tcPr>
          <w:p w:rsidR="00CC43AF" w:rsidRDefault="00CC43AF" w:rsidP="00590C28">
            <w:pPr>
              <w:spacing w:before="60"/>
              <w:rPr>
                <w:rFonts w:ascii="Arial" w:hAnsi="Arial" w:cs="Arial"/>
                <w:sz w:val="16"/>
              </w:rPr>
            </w:pPr>
          </w:p>
        </w:tc>
        <w:tc>
          <w:tcPr>
            <w:tcW w:w="1159"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shd w:val="pct15" w:color="auto" w:fill="auto"/>
          </w:tcPr>
          <w:p w:rsidR="00CC43AF" w:rsidRDefault="00CC43AF" w:rsidP="00590C28">
            <w:pPr>
              <w:spacing w:before="60"/>
              <w:rPr>
                <w:rFonts w:ascii="Arial" w:hAnsi="Arial" w:cs="Arial"/>
                <w:sz w:val="16"/>
              </w:rPr>
            </w:pPr>
          </w:p>
        </w:tc>
      </w:tr>
      <w:tr w:rsidR="00CC43AF" w:rsidTr="00590C28">
        <w:tc>
          <w:tcPr>
            <w:tcW w:w="2083" w:type="dxa"/>
          </w:tcPr>
          <w:p w:rsidR="00CC43AF" w:rsidRDefault="00CC43AF" w:rsidP="00590C28">
            <w:pPr>
              <w:spacing w:before="60"/>
              <w:rPr>
                <w:rFonts w:ascii="Arial" w:hAnsi="Arial" w:cs="Arial"/>
                <w:b/>
                <w:bCs/>
                <w:sz w:val="16"/>
              </w:rPr>
            </w:pPr>
            <w:r>
              <w:rPr>
                <w:rFonts w:ascii="Arial" w:hAnsi="Arial" w:cs="Arial"/>
                <w:b/>
                <w:bCs/>
                <w:sz w:val="16"/>
              </w:rPr>
              <w:t>Return Value</w:t>
            </w:r>
          </w:p>
        </w:tc>
        <w:tc>
          <w:tcPr>
            <w:tcW w:w="3875" w:type="dxa"/>
          </w:tcPr>
          <w:p w:rsidR="00CC43AF" w:rsidRDefault="00CC43AF" w:rsidP="00590C28">
            <w:pPr>
              <w:spacing w:before="60"/>
              <w:rPr>
                <w:rFonts w:ascii="Arial" w:hAnsi="Arial" w:cs="Arial"/>
                <w:sz w:val="16"/>
              </w:rPr>
            </w:pPr>
            <w:r>
              <w:rPr>
                <w:rFonts w:ascii="Arial" w:hAnsi="Arial" w:cs="Arial"/>
                <w:sz w:val="16"/>
              </w:rPr>
              <w:t>None</w:t>
            </w:r>
          </w:p>
        </w:tc>
        <w:tc>
          <w:tcPr>
            <w:tcW w:w="1159"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c>
          <w:tcPr>
            <w:tcW w:w="607" w:type="dxa"/>
          </w:tcPr>
          <w:p w:rsidR="00CC43AF" w:rsidRDefault="00CC43AF" w:rsidP="00590C28">
            <w:pPr>
              <w:spacing w:before="60"/>
              <w:rPr>
                <w:rFonts w:ascii="Arial" w:hAnsi="Arial" w:cs="Arial"/>
                <w:sz w:val="16"/>
              </w:rPr>
            </w:pPr>
          </w:p>
        </w:tc>
      </w:tr>
    </w:tbl>
    <w:p w:rsidR="00F232AA" w:rsidRDefault="00F232AA" w:rsidP="00CC43AF">
      <w:pPr>
        <w:pStyle w:val="Heading4"/>
        <w:rPr>
          <w:ins w:id="30" w:author="Creager, Kathleen" w:date="2015-01-27T19:54:00Z"/>
        </w:rPr>
      </w:pPr>
      <w:ins w:id="31" w:author="Creager, Kathleen" w:date="2015-01-27T19:54:00Z">
        <w:r>
          <w:t>Design Rationale</w:t>
        </w:r>
      </w:ins>
    </w:p>
    <w:p w:rsidR="00F232AA" w:rsidRDefault="00F232AA" w:rsidP="00F232AA">
      <w:pPr>
        <w:rPr>
          <w:ins w:id="32" w:author="Creager, Kathleen" w:date="2015-01-27T19:54:00Z"/>
        </w:rPr>
      </w:pPr>
      <w:ins w:id="33" w:author="Creager, Kathleen" w:date="2015-01-27T19:54:00Z">
        <w:r>
          <w:t>Only one memory protection region is enabled; per TI documentation updates, HTU access to NHET memory is independent of the HTU memory protection and therefore the HTU memory protection only needs to be configured to allow access to the R4 main memory region used by the HTU.</w:t>
        </w:r>
      </w:ins>
    </w:p>
    <w:p w:rsidR="00F232AA" w:rsidRDefault="00F232AA" w:rsidP="00F232AA">
      <w:pPr>
        <w:rPr>
          <w:ins w:id="34" w:author="Creager, Kathleen" w:date="2015-01-27T19:56:00Z"/>
        </w:rPr>
      </w:pPr>
    </w:p>
    <w:p w:rsidR="00F232AA" w:rsidRPr="00F232AA" w:rsidRDefault="00F232AA" w:rsidP="00F232AA">
      <w:pPr>
        <w:rPr>
          <w:ins w:id="35" w:author="Creager, Kathleen" w:date="2015-01-27T19:54:00Z"/>
        </w:rPr>
      </w:pPr>
      <w:ins w:id="36" w:author="Creager, Kathleen" w:date="2015-01-27T19:56:00Z">
        <w:r>
          <w:t xml:space="preserve">A global variable, </w:t>
        </w:r>
        <w:r w:rsidRPr="00F232AA">
          <w:t>Nhet_Htu1RstFail_Cnt_G_lgc</w:t>
        </w:r>
        <w:proofErr w:type="gramStart"/>
        <w:r w:rsidRPr="00F232AA">
          <w:t xml:space="preserve">, </w:t>
        </w:r>
        <w:r>
          <w:t xml:space="preserve"> is</w:t>
        </w:r>
        <w:proofErr w:type="gramEnd"/>
        <w:r>
          <w:t xml:space="preserve"> used for the HTU1 Reset Test </w:t>
        </w:r>
      </w:ins>
      <w:ins w:id="37" w:author="Creager, Kathleen" w:date="2015-01-27T19:57:00Z">
        <w:r w:rsidR="00B767C7">
          <w:t>Fail flag, because the HTU1_Init function is called from ECU Startup before the RTE is running.</w:t>
        </w:r>
      </w:ins>
    </w:p>
    <w:p w:rsidR="00CC43AF" w:rsidRDefault="00CC43AF" w:rsidP="00CC43AF">
      <w:pPr>
        <w:pStyle w:val="Heading4"/>
      </w:pPr>
      <w:r>
        <w:t>Description</w:t>
      </w:r>
    </w:p>
    <w:p w:rsidR="00CC43AF" w:rsidRDefault="00CC43AF" w:rsidP="00CC43AF"/>
    <w:p w:rsidR="00CC43AF" w:rsidDel="00F232AA" w:rsidRDefault="00CC43AF" w:rsidP="00CC43AF">
      <w:pPr>
        <w:rPr>
          <w:del w:id="38" w:author="Creager, Kathleen" w:date="2015-01-27T19:54:00Z"/>
        </w:rPr>
      </w:pPr>
      <w:del w:id="39" w:author="Creager, Kathleen" w:date="2015-01-27T19:54:00Z">
        <w:r w:rsidDel="00F232AA">
          <w:delText>The following are the rules for enabling 2 region protection:</w:delText>
        </w:r>
      </w:del>
    </w:p>
    <w:p w:rsidR="00CC43AF" w:rsidDel="00F232AA" w:rsidRDefault="00CC43AF" w:rsidP="00CC43AF">
      <w:pPr>
        <w:rPr>
          <w:del w:id="40" w:author="Creager, Kathleen" w:date="2015-01-27T19:54:00Z"/>
        </w:rPr>
      </w:pPr>
      <w:del w:id="41" w:author="Creager, Kathleen" w:date="2015-01-27T19:54:00Z">
        <w:r w:rsidDel="00F232AA">
          <w:tab/>
          <w:delText xml:space="preserve"> * 1) Memory mapped region 0 covers a lower memory area as Memory mapped region 1</w:delText>
        </w:r>
      </w:del>
    </w:p>
    <w:p w:rsidR="00CC43AF" w:rsidDel="00F232AA" w:rsidRDefault="00CC43AF" w:rsidP="00CC43AF">
      <w:pPr>
        <w:rPr>
          <w:del w:id="42" w:author="Creager, Kathleen" w:date="2015-01-27T19:54:00Z"/>
        </w:rPr>
      </w:pPr>
      <w:del w:id="43" w:author="Creager, Kathleen" w:date="2015-01-27T19:54:00Z">
        <w:r w:rsidDel="00F232AA">
          <w:tab/>
          <w:delText xml:space="preserve"> * 2) REG01ENA is a one and REG0ENA is a zero</w:delText>
        </w:r>
      </w:del>
    </w:p>
    <w:p w:rsidR="00CC43AF" w:rsidDel="00F232AA" w:rsidRDefault="00CC43AF" w:rsidP="00CC43AF">
      <w:pPr>
        <w:rPr>
          <w:del w:id="44" w:author="Creager, Kathleen" w:date="2015-01-27T19:54:00Z"/>
        </w:rPr>
      </w:pPr>
      <w:del w:id="45" w:author="Creager, Kathleen" w:date="2015-01-27T19:54:00Z">
        <w:r w:rsidDel="00F232AA">
          <w:tab/>
          <w:delText xml:space="preserve"> * 3) ACCR01 is set for the desired access type, ACCR0 is ignored.</w:delText>
        </w:r>
      </w:del>
    </w:p>
    <w:p w:rsidR="00CC43AF" w:rsidDel="00F232AA" w:rsidRDefault="00CC43AF" w:rsidP="00CC43AF">
      <w:pPr>
        <w:rPr>
          <w:del w:id="46" w:author="Creager, Kathleen" w:date="2015-01-27T19:54:00Z"/>
        </w:rPr>
      </w:pPr>
      <w:del w:id="47" w:author="Creager, Kathleen" w:date="2015-01-27T19:54:00Z">
        <w:r w:rsidDel="00F232AA">
          <w:tab/>
          <w:delText xml:space="preserve"> * 4) INTENA01 is set for the desired action, INTENA0 is ignored</w:delText>
        </w:r>
      </w:del>
    </w:p>
    <w:p w:rsidR="00CC43AF" w:rsidRDefault="00FC6BF1" w:rsidP="00CC43AF">
      <w:r>
        <w:object w:dxaOrig="13044" w:dyaOrig="13629">
          <v:shape id="_x0000_i1027" type="#_x0000_t75" style="width:6in;height:451.95pt" o:ole="">
            <v:imagedata r:id="rId13" o:title=""/>
          </v:shape>
          <o:OLEObject Type="Embed" ProgID="Visio.Drawing.11" ShapeID="_x0000_i1027" DrawAspect="Content" ObjectID="_1483958014" r:id="rId14"/>
        </w:object>
      </w:r>
    </w:p>
    <w:p w:rsidR="00CC43AF" w:rsidRDefault="00CC43AF" w:rsidP="00CC43AF">
      <w:pPr>
        <w:rPr>
          <w:b/>
          <w:sz w:val="24"/>
          <w:szCs w:val="24"/>
          <w:u w:val="single"/>
        </w:rPr>
      </w:pPr>
    </w:p>
    <w:p w:rsidR="008B3E94" w:rsidRDefault="008B3E94">
      <w:pPr>
        <w:spacing w:after="0"/>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BE30B3" w:rsidP="00F141E2">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BE30B3" w:rsidRDefault="00BE30B3" w:rsidP="00BE30B3">
      <w:pPr>
        <w:pStyle w:val="Heading3"/>
      </w:pPr>
      <w:proofErr w:type="spellStart"/>
      <w:r>
        <w:t>Init</w:t>
      </w:r>
      <w:proofErr w:type="spellEnd"/>
      <w:r>
        <w:t xml:space="preserve">: </w:t>
      </w:r>
    </w:p>
    <w:p w:rsidR="00BE30B3" w:rsidRDefault="00BE30B3" w:rsidP="00BE30B3">
      <w:pPr>
        <w:pStyle w:val="Heading4"/>
      </w:pPr>
      <w:r>
        <w:t>Design Rationale</w:t>
      </w:r>
    </w:p>
    <w:p w:rsidR="00BE30B3" w:rsidRDefault="00BE30B3" w:rsidP="00BE30B3">
      <w:del w:id="48" w:author="Creager, Kathleen" w:date="2015-01-27T19:59:00Z">
        <w:r w:rsidDel="00B767C7">
          <w:delText>None</w:delText>
        </w:r>
      </w:del>
      <w:ins w:id="49" w:author="Creager, Kathleen" w:date="2015-01-27T19:59:00Z">
        <w:r w:rsidR="00B767C7">
          <w:t xml:space="preserve">This component does not have an RTE </w:t>
        </w:r>
        <w:proofErr w:type="spellStart"/>
        <w:r w:rsidR="00B767C7">
          <w:t>Init</w:t>
        </w:r>
        <w:proofErr w:type="spellEnd"/>
        <w:r w:rsidR="00B767C7">
          <w:t xml:space="preserve"> function, however NHET direction register settings are configured in the integration project and </w:t>
        </w:r>
      </w:ins>
      <w:ins w:id="50" w:author="Creager, Kathleen" w:date="2015-01-27T20:00:00Z">
        <w:r w:rsidR="00B767C7">
          <w:t>initialized</w:t>
        </w:r>
      </w:ins>
      <w:ins w:id="51" w:author="Creager, Kathleen" w:date="2015-01-27T19:59:00Z">
        <w:r w:rsidR="00B767C7">
          <w:t xml:space="preserve"> </w:t>
        </w:r>
      </w:ins>
      <w:ins w:id="52" w:author="Creager, Kathleen" w:date="2015-01-27T20:00:00Z">
        <w:r w:rsidR="00B767C7">
          <w:t xml:space="preserve">in </w:t>
        </w:r>
        <w:proofErr w:type="gramStart"/>
        <w:r w:rsidR="00B767C7">
          <w:t>generated  code</w:t>
        </w:r>
        <w:proofErr w:type="gramEnd"/>
        <w:r w:rsidR="00B767C7">
          <w:t>.  See the integration manual.</w:t>
        </w:r>
      </w:ins>
    </w:p>
    <w:p w:rsidR="00BE30B3" w:rsidRDefault="00BE30B3" w:rsidP="00BE30B3">
      <w:pPr>
        <w:pStyle w:val="Heading4"/>
      </w:pPr>
      <w:r>
        <w:t>Module Outputs</w:t>
      </w:r>
    </w:p>
    <w:p w:rsidR="00BE30B3" w:rsidRDefault="00BE30B3" w:rsidP="00BE30B3">
      <w:r>
        <w:t>None</w:t>
      </w:r>
    </w:p>
    <w:p w:rsidR="00BE30B3" w:rsidRDefault="00BE30B3" w:rsidP="00BE30B3">
      <w:pPr>
        <w:pStyle w:val="Heading4"/>
      </w:pPr>
      <w:r>
        <w:t xml:space="preserve">Module Internal  </w:t>
      </w:r>
    </w:p>
    <w:p w:rsidR="004A781C" w:rsidRDefault="00BE30B3" w:rsidP="00BE30B3">
      <w:r>
        <w:t>None</w:t>
      </w:r>
    </w:p>
    <w:p w:rsidR="00BE30B3" w:rsidRDefault="00BE30B3" w:rsidP="00BE30B3">
      <w:pPr>
        <w:pStyle w:val="Heading4"/>
      </w:pPr>
      <w:r>
        <w:t xml:space="preserve">Initialize </w:t>
      </w:r>
      <w:r w:rsidR="00AF22A8">
        <w:t>NHET</w:t>
      </w:r>
      <w:r>
        <w:t xml:space="preserve"> Direction Register</w:t>
      </w:r>
    </w:p>
    <w:p w:rsidR="00BE30B3" w:rsidRDefault="00BE30B3" w:rsidP="00BE30B3">
      <w:pPr>
        <w:jc w:val="center"/>
      </w:pPr>
    </w:p>
    <w:p w:rsidR="004A781C" w:rsidRDefault="004A781C" w:rsidP="008306DA">
      <w:pPr>
        <w:pStyle w:val="Heading2"/>
      </w:pPr>
      <w:r>
        <w:t>Periodic Functions</w:t>
      </w:r>
    </w:p>
    <w:p w:rsidR="00BE30B3" w:rsidRDefault="00BE30B3"/>
    <w:p w:rsidR="004A781C" w:rsidRDefault="00F141E2">
      <w:r>
        <w:t>None</w:t>
      </w:r>
    </w:p>
    <w:p w:rsidR="00BE30B3" w:rsidRDefault="00BE30B3"/>
    <w:p w:rsidR="004A781C" w:rsidRDefault="004A781C">
      <w:pPr>
        <w:pStyle w:val="Heading2"/>
      </w:pPr>
      <w:r>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lastRenderedPageBreak/>
        <w:t>None</w:t>
      </w:r>
    </w:p>
    <w:p w:rsidR="00F141E2" w:rsidRDefault="00F141E2">
      <w:pPr>
        <w:spacing w:after="0"/>
      </w:pPr>
    </w:p>
    <w:p w:rsidR="004A781C" w:rsidRDefault="004A781C">
      <w:pPr>
        <w:pStyle w:val="Heading2"/>
      </w:pPr>
      <w:r>
        <w:t>Serial Communication Functions</w:t>
      </w:r>
    </w:p>
    <w:p w:rsidR="00BE30B3" w:rsidRDefault="00BE30B3"/>
    <w:p w:rsidR="004A781C" w:rsidRDefault="00F141E2">
      <w:r>
        <w:t>None</w:t>
      </w:r>
    </w:p>
    <w:p w:rsidR="00BE30B3" w:rsidRDefault="00BE30B3">
      <w:pPr>
        <w:spacing w:after="0"/>
        <w:rPr>
          <w:rFonts w:ascii="Arial" w:hAnsi="Arial"/>
          <w:b/>
          <w:sz w:val="24"/>
        </w:rPr>
      </w:pPr>
      <w:r>
        <w:br w:type="page"/>
      </w:r>
    </w:p>
    <w:p w:rsidR="00BE30B3" w:rsidRDefault="00BE30B3" w:rsidP="00BE30B3">
      <w:pPr>
        <w:pStyle w:val="Heading2"/>
      </w:pPr>
      <w:r>
        <w:lastRenderedPageBreak/>
        <w:t>Transition Functions</w:t>
      </w:r>
    </w:p>
    <w:p w:rsidR="00BE30B3" w:rsidRPr="000A79A3" w:rsidRDefault="000A79A3" w:rsidP="000A79A3">
      <w:r w:rsidRPr="000A79A3">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w:t>
      </w:r>
      <w:r w:rsidR="000A79A3">
        <w:t>es called by the Subroutine</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2B4FA9" w:rsidP="00F957FA">
            <w:pPr>
              <w:spacing w:before="60"/>
              <w:jc w:val="center"/>
              <w:rPr>
                <w:rFonts w:ascii="Arial" w:hAnsi="Arial" w:cs="Arial"/>
                <w:sz w:val="16"/>
              </w:rPr>
            </w:pPr>
            <w:r>
              <w:rPr>
                <w:rFonts w:ascii="Arial" w:hAnsi="Arial" w:cs="Arial"/>
                <w:sz w:val="16"/>
              </w:rPr>
              <w:t xml:space="preserve">Global </w:t>
            </w:r>
            <w:r w:rsidR="007A69AC">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0A79A3" w:rsidP="00F957FA">
            <w:pPr>
              <w:spacing w:before="60"/>
              <w:jc w:val="center"/>
              <w:rPr>
                <w:rFonts w:ascii="Arial" w:hAnsi="Arial" w:cs="Arial"/>
                <w:sz w:val="16"/>
              </w:rPr>
            </w:pPr>
            <w:r>
              <w:rPr>
                <w:rFonts w:ascii="Arial" w:hAnsi="Arial" w:cs="Arial"/>
                <w:sz w:val="16"/>
              </w:rPr>
              <w:t>Function</w:t>
            </w:r>
            <w:r w:rsidR="007A69AC">
              <w:rPr>
                <w:rFonts w:ascii="Arial" w:hAnsi="Arial" w:cs="Arial"/>
                <w:sz w:val="16"/>
              </w:rPr>
              <w:t xml:space="preserve"> in which the function is called</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AF22A8" w:rsidP="000A79A3">
            <w:pPr>
              <w:spacing w:before="60"/>
              <w:rPr>
                <w:rFonts w:ascii="Arial" w:hAnsi="Arial" w:cs="Arial"/>
                <w:sz w:val="16"/>
                <w:szCs w:val="16"/>
              </w:rPr>
            </w:pPr>
            <w:r>
              <w:rPr>
                <w:rFonts w:ascii="Arial" w:hAnsi="Arial" w:cs="Arial"/>
                <w:sz w:val="16"/>
                <w:szCs w:val="16"/>
              </w:rPr>
              <w:t>NHET</w:t>
            </w:r>
            <w:r w:rsidR="00BE30B3" w:rsidRPr="00BE30B3">
              <w:rPr>
                <w:rFonts w:ascii="Arial" w:hAnsi="Arial" w:cs="Arial"/>
                <w:sz w:val="16"/>
                <w:szCs w:val="16"/>
              </w:rPr>
              <w:t>_</w:t>
            </w:r>
            <w:r w:rsidR="000A79A3">
              <w:rPr>
                <w:rFonts w:ascii="Arial" w:hAnsi="Arial" w:cs="Arial"/>
                <w:sz w:val="16"/>
                <w:szCs w:val="16"/>
              </w:rPr>
              <w:t>Init</w:t>
            </w:r>
            <w:r w:rsidR="00BE30B3" w:rsidRPr="00BE30B3">
              <w:rPr>
                <w:rFonts w:ascii="Arial" w:hAnsi="Arial" w:cs="Arial"/>
                <w:sz w:val="16"/>
                <w:szCs w:val="16"/>
              </w:rPr>
              <w:t>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ECU start up</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BE30B3" w:rsidP="000A79A3">
            <w:pPr>
              <w:spacing w:before="60"/>
              <w:rPr>
                <w:rFonts w:ascii="Arial" w:hAnsi="Arial" w:cs="Arial"/>
                <w:sz w:val="16"/>
                <w:szCs w:val="16"/>
              </w:rPr>
            </w:pP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BE30B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1E42E8">
            <w:pPr>
              <w:spacing w:before="60"/>
              <w:rPr>
                <w:rFonts w:ascii="Arial" w:hAnsi="Arial" w:cs="Arial"/>
                <w:sz w:val="16"/>
              </w:rPr>
            </w:pPr>
            <w:r>
              <w:rPr>
                <w:rFonts w:ascii="Arial" w:hAnsi="Arial" w:cs="Arial"/>
                <w:sz w:val="16"/>
                <w:szCs w:val="16"/>
              </w:rPr>
              <w:t>NHET</w:t>
            </w:r>
            <w:r w:rsidRPr="00BE30B3">
              <w:rPr>
                <w:rFonts w:ascii="Arial" w:hAnsi="Arial" w:cs="Arial"/>
                <w:sz w:val="16"/>
                <w:szCs w:val="16"/>
              </w:rPr>
              <w:t>_</w:t>
            </w:r>
            <w:r>
              <w:rPr>
                <w:rFonts w:ascii="Arial" w:hAnsi="Arial" w:cs="Arial"/>
                <w:sz w:val="16"/>
                <w:szCs w:val="16"/>
              </w:rPr>
              <w:t>Init</w:t>
            </w:r>
            <w:r w:rsidRPr="00BE30B3">
              <w:rPr>
                <w:rFonts w:ascii="Arial" w:hAnsi="Arial" w:cs="Arial"/>
                <w:sz w:val="16"/>
                <w:szCs w:val="16"/>
              </w:rPr>
              <w:t>1</w:t>
            </w:r>
          </w:p>
        </w:tc>
        <w:tc>
          <w:tcPr>
            <w:tcW w:w="4464" w:type="dxa"/>
            <w:tcBorders>
              <w:top w:val="single" w:sz="6" w:space="0" w:color="auto"/>
              <w:left w:val="single" w:sz="6" w:space="0" w:color="auto"/>
              <w:bottom w:val="single" w:sz="6" w:space="0" w:color="auto"/>
              <w:right w:val="single" w:sz="6" w:space="0" w:color="auto"/>
            </w:tcBorders>
          </w:tcPr>
          <w:p w:rsidR="00BE30B3" w:rsidRPr="001E42E8" w:rsidRDefault="001E42E8" w:rsidP="001E42E8">
            <w:pPr>
              <w:spacing w:before="60"/>
              <w:rPr>
                <w:rFonts w:ascii="Arial" w:hAnsi="Arial" w:cs="Arial"/>
                <w:sz w:val="16"/>
              </w:rPr>
            </w:pPr>
            <w:r w:rsidRPr="001E42E8">
              <w:rPr>
                <w:rFonts w:ascii="Arial" w:hAnsi="Arial" w:cs="Arial"/>
                <w:sz w:val="16"/>
              </w:rPr>
              <w:t>#define NHET_START_SEC_CODE</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BE30B3">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BE30B3" w:rsidRPr="001E42E8" w:rsidRDefault="00BE30B3">
            <w:pPr>
              <w:spacing w:before="60"/>
              <w:rPr>
                <w:rFonts w:ascii="Arial" w:hAnsi="Arial" w:cs="Arial"/>
                <w:sz w:val="16"/>
              </w:rPr>
            </w:pPr>
          </w:p>
        </w:tc>
      </w:tr>
    </w:tbl>
    <w:p w:rsidR="00BF364D" w:rsidRPr="001E42E8"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F232AA" w:rsidRPr="00F232AA" w:rsidRDefault="00F232AA" w:rsidP="00F232AA">
      <w:pPr>
        <w:numPr>
          <w:ilvl w:val="0"/>
          <w:numId w:val="6"/>
        </w:numPr>
        <w:rPr>
          <w:ins w:id="53" w:author="Creager, Kathleen" w:date="2015-01-27T19:48:00Z"/>
        </w:rPr>
      </w:pPr>
      <w:ins w:id="54" w:author="Creager, Kathleen" w:date="2015-01-27T19:48:00Z">
        <w:r w:rsidRPr="00F232AA">
          <w:t>NOTE that the flowchart</w:t>
        </w:r>
      </w:ins>
      <w:ins w:id="55" w:author="Creager, Kathleen" w:date="2015-01-27T19:49:00Z">
        <w:r>
          <w:t>s</w:t>
        </w:r>
      </w:ins>
      <w:ins w:id="56" w:author="Creager, Kathleen" w:date="2015-01-27T19:48:00Z">
        <w:r>
          <w:t xml:space="preserve"> ha</w:t>
        </w:r>
      </w:ins>
      <w:ins w:id="57" w:author="Creager, Kathleen" w:date="2015-01-27T19:49:00Z">
        <w:r>
          <w:t>ve</w:t>
        </w:r>
      </w:ins>
      <w:ins w:id="58" w:author="Creager, Kathleen" w:date="2015-01-27T19:48:00Z">
        <w:r w:rsidRPr="00F232AA">
          <w:t xml:space="preserve"> not been updated for the Rev 7</w:t>
        </w:r>
      </w:ins>
      <w:ins w:id="59" w:author="Creager, Kathleen" w:date="2015-01-27T20:02:00Z">
        <w:r w:rsidR="00B767C7">
          <w:t xml:space="preserve"> </w:t>
        </w:r>
      </w:ins>
      <w:ins w:id="60" w:author="Creager, Kathleen" w:date="2015-01-27T19:49:00Z">
        <w:r>
          <w:t>change</w:t>
        </w:r>
      </w:ins>
      <w:ins w:id="61" w:author="Creager, Kathleen" w:date="2015-01-27T19:48:00Z">
        <w:r w:rsidRPr="00F232AA">
          <w:t>.  Flowcharts to be updated under CR 12943.</w:t>
        </w:r>
      </w:ins>
    </w:p>
    <w:p w:rsidR="004A781C" w:rsidDel="00F232AA" w:rsidRDefault="00BE30B3">
      <w:pPr>
        <w:numPr>
          <w:ilvl w:val="0"/>
          <w:numId w:val="6"/>
        </w:numPr>
        <w:rPr>
          <w:del w:id="62" w:author="Creager, Kathleen" w:date="2015-01-27T19:48:00Z"/>
        </w:rPr>
      </w:pPr>
      <w:del w:id="63" w:author="Creager, Kathleen" w:date="2015-01-27T19:48:00Z">
        <w:r w:rsidDel="00F232AA">
          <w:delText>None</w:delText>
        </w:r>
      </w:del>
    </w:p>
    <w:p w:rsidR="00521AD3" w:rsidRDefault="00521AD3" w:rsidP="00521AD3">
      <w:pPr>
        <w:pStyle w:val="Heading1"/>
        <w:numPr>
          <w:ilvl w:val="0"/>
          <w:numId w:val="0"/>
        </w:numPr>
        <w:ind w:left="432"/>
      </w:pPr>
    </w:p>
    <w:p w:rsidR="00521AD3" w:rsidRDefault="00521AD3" w:rsidP="00521AD3">
      <w:pPr>
        <w:pStyle w:val="Heading1"/>
      </w:pPr>
      <w:r>
        <w:t xml:space="preserve"> Reference </w:t>
      </w:r>
    </w:p>
    <w:p w:rsidR="00521AD3" w:rsidRDefault="00521AD3" w:rsidP="00521AD3">
      <w:r>
        <w:t>Register Reference</w:t>
      </w:r>
    </w:p>
    <w:p w:rsidR="00521AD3" w:rsidRDefault="00521AD3" w:rsidP="00521AD3"/>
    <w:p w:rsidR="00E84410" w:rsidRDefault="00E84410" w:rsidP="00E84410">
      <w:pPr>
        <w:pStyle w:val="Heading1"/>
        <w:numPr>
          <w:ilvl w:val="0"/>
          <w:numId w:val="0"/>
        </w:numPr>
        <w:ind w:left="432"/>
      </w:pPr>
      <w:r>
        <w:object w:dxaOrig="1536" w:dyaOrig="999">
          <v:shape id="_x0000_i1028" type="#_x0000_t75" style="width:76.25pt;height:50.2pt" o:ole="">
            <v:imagedata r:id="rId15" o:title=""/>
          </v:shape>
          <o:OLEObject Type="Embed" ProgID="FoxitReader.Document" ShapeID="_x0000_i1028" DrawAspect="Icon" ObjectID="_1483958015" r:id="rId16"/>
        </w:object>
      </w:r>
    </w:p>
    <w:p w:rsidR="00E84410" w:rsidRDefault="00E84410" w:rsidP="00E84410">
      <w:pPr>
        <w:pStyle w:val="Heading1"/>
        <w:numPr>
          <w:ilvl w:val="0"/>
          <w:numId w:val="0"/>
        </w:numPr>
        <w:ind w:left="432"/>
      </w:pPr>
    </w:p>
    <w:p w:rsidR="004A781C" w:rsidRDefault="004A781C" w:rsidP="00E84410">
      <w:pPr>
        <w:pStyle w:val="Heading1"/>
      </w:pPr>
      <w:r>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156"/>
        <w:gridCol w:w="1029"/>
      </w:tblGrid>
      <w:tr w:rsidR="00205424" w:rsidTr="00FC6BF1">
        <w:tc>
          <w:tcPr>
            <w:tcW w:w="662" w:type="dxa"/>
          </w:tcPr>
          <w:p w:rsidR="00205424" w:rsidRDefault="00205424">
            <w:pPr>
              <w:spacing w:before="60"/>
              <w:rPr>
                <w:rFonts w:ascii="Arial" w:hAnsi="Arial" w:cs="Arial"/>
                <w:b/>
                <w:bCs/>
                <w:sz w:val="16"/>
              </w:rPr>
            </w:pPr>
            <w:r>
              <w:rPr>
                <w:rFonts w:ascii="Arial" w:hAnsi="Arial" w:cs="Arial"/>
                <w:b/>
                <w:bCs/>
                <w:sz w:val="16"/>
              </w:rPr>
              <w:t>Rev #</w:t>
            </w:r>
          </w:p>
        </w:tc>
        <w:tc>
          <w:tcPr>
            <w:tcW w:w="6210" w:type="dxa"/>
          </w:tcPr>
          <w:p w:rsidR="00205424" w:rsidRDefault="00205424">
            <w:pPr>
              <w:spacing w:before="60"/>
              <w:rPr>
                <w:rFonts w:ascii="Arial" w:hAnsi="Arial" w:cs="Arial"/>
                <w:b/>
                <w:bCs/>
                <w:sz w:val="16"/>
              </w:rPr>
            </w:pPr>
            <w:r>
              <w:rPr>
                <w:rFonts w:ascii="Arial" w:hAnsi="Arial" w:cs="Arial"/>
                <w:b/>
                <w:bCs/>
                <w:sz w:val="16"/>
              </w:rPr>
              <w:t>Change Description</w:t>
            </w:r>
          </w:p>
        </w:tc>
        <w:tc>
          <w:tcPr>
            <w:tcW w:w="1156" w:type="dxa"/>
          </w:tcPr>
          <w:p w:rsidR="00205424" w:rsidRDefault="00205424">
            <w:pPr>
              <w:spacing w:before="60"/>
              <w:rPr>
                <w:rFonts w:ascii="Arial" w:hAnsi="Arial" w:cs="Arial"/>
                <w:b/>
                <w:bCs/>
                <w:sz w:val="16"/>
              </w:rPr>
            </w:pPr>
            <w:r>
              <w:rPr>
                <w:rFonts w:ascii="Arial" w:hAnsi="Arial" w:cs="Arial"/>
                <w:b/>
                <w:bCs/>
                <w:sz w:val="16"/>
              </w:rPr>
              <w:t xml:space="preserve">Date </w:t>
            </w:r>
          </w:p>
        </w:tc>
        <w:tc>
          <w:tcPr>
            <w:tcW w:w="1029" w:type="dxa"/>
          </w:tcPr>
          <w:p w:rsidR="00205424" w:rsidRDefault="00205424">
            <w:pPr>
              <w:spacing w:before="60"/>
              <w:rPr>
                <w:rFonts w:ascii="Arial" w:hAnsi="Arial" w:cs="Arial"/>
                <w:b/>
                <w:bCs/>
                <w:sz w:val="16"/>
              </w:rPr>
            </w:pPr>
            <w:r>
              <w:rPr>
                <w:rFonts w:ascii="Arial" w:hAnsi="Arial" w:cs="Arial"/>
                <w:b/>
                <w:bCs/>
                <w:sz w:val="16"/>
              </w:rPr>
              <w:t>Author Initials</w:t>
            </w:r>
          </w:p>
        </w:tc>
      </w:tr>
      <w:tr w:rsidR="00205424" w:rsidTr="00FC6BF1">
        <w:tc>
          <w:tcPr>
            <w:tcW w:w="662" w:type="dxa"/>
          </w:tcPr>
          <w:p w:rsidR="00205424" w:rsidRDefault="00205424">
            <w:pPr>
              <w:spacing w:before="60"/>
              <w:rPr>
                <w:rFonts w:ascii="Arial" w:hAnsi="Arial" w:cs="Arial"/>
                <w:sz w:val="16"/>
              </w:rPr>
            </w:pPr>
            <w:r>
              <w:rPr>
                <w:rFonts w:ascii="Arial" w:hAnsi="Arial" w:cs="Arial"/>
                <w:sz w:val="16"/>
              </w:rPr>
              <w:t>1.0</w:t>
            </w:r>
          </w:p>
        </w:tc>
        <w:tc>
          <w:tcPr>
            <w:tcW w:w="6210" w:type="dxa"/>
          </w:tcPr>
          <w:p w:rsidR="00205424" w:rsidRDefault="00205424" w:rsidP="000A79A3">
            <w:pPr>
              <w:spacing w:before="60"/>
              <w:rPr>
                <w:rFonts w:ascii="Arial" w:hAnsi="Arial" w:cs="Arial"/>
                <w:sz w:val="16"/>
              </w:rPr>
            </w:pPr>
            <w:r>
              <w:rPr>
                <w:rFonts w:ascii="Arial" w:hAnsi="Arial" w:cs="Arial"/>
                <w:sz w:val="16"/>
              </w:rPr>
              <w:t xml:space="preserve">Initial Version ( FDD 34B) </w:t>
            </w:r>
          </w:p>
        </w:tc>
        <w:tc>
          <w:tcPr>
            <w:tcW w:w="1156" w:type="dxa"/>
          </w:tcPr>
          <w:p w:rsidR="00205424" w:rsidRDefault="002934C0" w:rsidP="008B026C">
            <w:pPr>
              <w:spacing w:before="60"/>
              <w:rPr>
                <w:rFonts w:ascii="Arial" w:hAnsi="Arial" w:cs="Arial"/>
                <w:sz w:val="16"/>
              </w:rPr>
            </w:pPr>
            <w:del w:id="64" w:author="Creager, Kathleen" w:date="2015-01-28T13:45:00Z">
              <w:r w:rsidDel="008B026C">
                <w:fldChar w:fldCharType="begin"/>
              </w:r>
              <w:r w:rsidDel="008B026C">
                <w:delInstrText xml:space="preserve"> SAVEDATE \@ "d-MMM-yy" \* MERGEFORMAT </w:delInstrText>
              </w:r>
              <w:r w:rsidDel="008B026C">
                <w:fldChar w:fldCharType="separate"/>
              </w:r>
            </w:del>
            <w:del w:id="65" w:author="Creager, Kathleen" w:date="2015-01-27T19:46:00Z">
              <w:r w:rsidR="001E6682" w:rsidDel="00F232AA">
                <w:rPr>
                  <w:noProof/>
                </w:rPr>
                <w:delText>26-Nov-14</w:delText>
              </w:r>
            </w:del>
            <w:del w:id="66" w:author="Creager, Kathleen" w:date="2015-01-28T13:45:00Z">
              <w:r w:rsidDel="008B026C">
                <w:rPr>
                  <w:noProof/>
                </w:rPr>
                <w:fldChar w:fldCharType="end"/>
              </w:r>
            </w:del>
          </w:p>
        </w:tc>
        <w:tc>
          <w:tcPr>
            <w:tcW w:w="1029" w:type="dxa"/>
          </w:tcPr>
          <w:p w:rsidR="00205424" w:rsidRDefault="00205424">
            <w:pPr>
              <w:spacing w:before="60"/>
              <w:rPr>
                <w:rFonts w:ascii="Arial" w:hAnsi="Arial" w:cs="Arial"/>
                <w:sz w:val="16"/>
              </w:rPr>
            </w:pPr>
            <w:proofErr w:type="spellStart"/>
            <w:r>
              <w:rPr>
                <w:rFonts w:ascii="Arial" w:hAnsi="Arial" w:cs="Arial"/>
                <w:sz w:val="16"/>
              </w:rPr>
              <w:t>Selva</w:t>
            </w:r>
            <w:proofErr w:type="spellEnd"/>
          </w:p>
        </w:tc>
      </w:tr>
      <w:tr w:rsidR="00205424" w:rsidTr="00FC6BF1">
        <w:tc>
          <w:tcPr>
            <w:tcW w:w="662" w:type="dxa"/>
          </w:tcPr>
          <w:p w:rsidR="00205424" w:rsidRDefault="00205424">
            <w:pPr>
              <w:spacing w:before="60"/>
              <w:rPr>
                <w:rFonts w:ascii="Arial" w:hAnsi="Arial" w:cs="Arial"/>
                <w:sz w:val="16"/>
              </w:rPr>
            </w:pPr>
            <w:r>
              <w:rPr>
                <w:rFonts w:ascii="Arial" w:hAnsi="Arial" w:cs="Arial"/>
                <w:sz w:val="16"/>
              </w:rPr>
              <w:t>2.0</w:t>
            </w:r>
          </w:p>
        </w:tc>
        <w:tc>
          <w:tcPr>
            <w:tcW w:w="6210" w:type="dxa"/>
          </w:tcPr>
          <w:p w:rsidR="00205424" w:rsidRDefault="00205424" w:rsidP="000A79A3">
            <w:pPr>
              <w:spacing w:before="60"/>
              <w:rPr>
                <w:rFonts w:ascii="Arial" w:hAnsi="Arial" w:cs="Arial"/>
                <w:sz w:val="16"/>
              </w:rPr>
            </w:pPr>
            <w:r>
              <w:rPr>
                <w:rFonts w:ascii="Arial" w:hAnsi="Arial" w:cs="Arial"/>
                <w:sz w:val="16"/>
              </w:rPr>
              <w:t>Updated to FDD 34B v003</w:t>
            </w:r>
          </w:p>
        </w:tc>
        <w:tc>
          <w:tcPr>
            <w:tcW w:w="1156" w:type="dxa"/>
          </w:tcPr>
          <w:p w:rsidR="00205424" w:rsidRDefault="00205424">
            <w:pPr>
              <w:spacing w:before="60"/>
            </w:pPr>
            <w:r>
              <w:t>19-Jun-13</w:t>
            </w:r>
          </w:p>
        </w:tc>
        <w:tc>
          <w:tcPr>
            <w:tcW w:w="1029" w:type="dxa"/>
          </w:tcPr>
          <w:p w:rsidR="00205424" w:rsidRDefault="00205424">
            <w:pPr>
              <w:spacing w:before="60"/>
              <w:rPr>
                <w:rFonts w:ascii="Arial" w:hAnsi="Arial" w:cs="Arial"/>
                <w:sz w:val="16"/>
              </w:rPr>
            </w:pPr>
            <w:r>
              <w:rPr>
                <w:rFonts w:ascii="Arial" w:hAnsi="Arial" w:cs="Arial"/>
                <w:sz w:val="16"/>
              </w:rPr>
              <w:t>OT</w:t>
            </w:r>
            <w:r w:rsidR="00792D81">
              <w:rPr>
                <w:rFonts w:ascii="Arial" w:hAnsi="Arial" w:cs="Arial"/>
                <w:sz w:val="16"/>
              </w:rPr>
              <w:t>/SELVA</w:t>
            </w:r>
          </w:p>
        </w:tc>
      </w:tr>
      <w:tr w:rsidR="00660992" w:rsidTr="00FC6BF1">
        <w:tc>
          <w:tcPr>
            <w:tcW w:w="662" w:type="dxa"/>
          </w:tcPr>
          <w:p w:rsidR="00660992" w:rsidRDefault="00660992">
            <w:pPr>
              <w:spacing w:before="60"/>
              <w:rPr>
                <w:rFonts w:ascii="Arial" w:hAnsi="Arial" w:cs="Arial"/>
                <w:sz w:val="16"/>
              </w:rPr>
            </w:pPr>
            <w:r>
              <w:rPr>
                <w:rFonts w:ascii="Arial" w:hAnsi="Arial" w:cs="Arial"/>
                <w:sz w:val="16"/>
              </w:rPr>
              <w:t>3.0</w:t>
            </w:r>
          </w:p>
        </w:tc>
        <w:tc>
          <w:tcPr>
            <w:tcW w:w="6210" w:type="dxa"/>
          </w:tcPr>
          <w:p w:rsidR="00660992" w:rsidRDefault="00660992" w:rsidP="000A79A3">
            <w:pPr>
              <w:spacing w:before="60"/>
              <w:rPr>
                <w:rFonts w:ascii="Arial" w:hAnsi="Arial" w:cs="Arial"/>
                <w:sz w:val="16"/>
              </w:rPr>
            </w:pPr>
            <w:r>
              <w:rPr>
                <w:rFonts w:ascii="Arial" w:hAnsi="Arial" w:cs="Arial"/>
                <w:sz w:val="16"/>
              </w:rPr>
              <w:t>Removed  “NHETPINDIS” in Nhet1</w:t>
            </w:r>
          </w:p>
        </w:tc>
        <w:tc>
          <w:tcPr>
            <w:tcW w:w="1156" w:type="dxa"/>
          </w:tcPr>
          <w:p w:rsidR="00660992" w:rsidRDefault="00660992">
            <w:pPr>
              <w:spacing w:before="60"/>
            </w:pPr>
            <w:r>
              <w:t>01-Aug-13</w:t>
            </w:r>
          </w:p>
        </w:tc>
        <w:tc>
          <w:tcPr>
            <w:tcW w:w="1029" w:type="dxa"/>
          </w:tcPr>
          <w:p w:rsidR="00660992" w:rsidRDefault="00660992">
            <w:pPr>
              <w:spacing w:before="60"/>
              <w:rPr>
                <w:rFonts w:ascii="Arial" w:hAnsi="Arial" w:cs="Arial"/>
                <w:sz w:val="16"/>
              </w:rPr>
            </w:pPr>
            <w:proofErr w:type="spellStart"/>
            <w:r>
              <w:rPr>
                <w:rFonts w:ascii="Arial" w:hAnsi="Arial" w:cs="Arial"/>
                <w:sz w:val="16"/>
              </w:rPr>
              <w:t>Selva</w:t>
            </w:r>
            <w:proofErr w:type="spellEnd"/>
          </w:p>
        </w:tc>
      </w:tr>
      <w:tr w:rsidR="00902172" w:rsidTr="00FC6BF1">
        <w:tc>
          <w:tcPr>
            <w:tcW w:w="662" w:type="dxa"/>
          </w:tcPr>
          <w:p w:rsidR="00902172" w:rsidRDefault="00902172">
            <w:pPr>
              <w:spacing w:before="60"/>
              <w:rPr>
                <w:rFonts w:ascii="Arial" w:hAnsi="Arial" w:cs="Arial"/>
                <w:sz w:val="16"/>
              </w:rPr>
            </w:pPr>
            <w:r>
              <w:rPr>
                <w:rFonts w:ascii="Arial" w:hAnsi="Arial" w:cs="Arial"/>
                <w:sz w:val="16"/>
              </w:rPr>
              <w:t>4.0</w:t>
            </w:r>
          </w:p>
        </w:tc>
        <w:tc>
          <w:tcPr>
            <w:tcW w:w="6210" w:type="dxa"/>
          </w:tcPr>
          <w:p w:rsidR="00902172" w:rsidRDefault="00902172" w:rsidP="000A79A3">
            <w:pPr>
              <w:spacing w:before="60"/>
              <w:rPr>
                <w:rFonts w:ascii="Arial" w:hAnsi="Arial" w:cs="Arial"/>
                <w:sz w:val="16"/>
              </w:rPr>
            </w:pPr>
            <w:r>
              <w:rPr>
                <w:rFonts w:ascii="Arial" w:hAnsi="Arial" w:cs="Arial"/>
                <w:sz w:val="16"/>
              </w:rPr>
              <w:t>Updated to FDD34B v004</w:t>
            </w:r>
          </w:p>
        </w:tc>
        <w:tc>
          <w:tcPr>
            <w:tcW w:w="1156" w:type="dxa"/>
          </w:tcPr>
          <w:p w:rsidR="00902172" w:rsidRDefault="00902172">
            <w:pPr>
              <w:spacing w:before="60"/>
            </w:pPr>
            <w:r>
              <w:t>4-Apr-14</w:t>
            </w:r>
          </w:p>
        </w:tc>
        <w:tc>
          <w:tcPr>
            <w:tcW w:w="1029" w:type="dxa"/>
          </w:tcPr>
          <w:p w:rsidR="00902172" w:rsidRDefault="00902172">
            <w:pPr>
              <w:spacing w:before="60"/>
              <w:rPr>
                <w:rFonts w:ascii="Arial" w:hAnsi="Arial" w:cs="Arial"/>
                <w:sz w:val="16"/>
              </w:rPr>
            </w:pPr>
            <w:proofErr w:type="spellStart"/>
            <w:r>
              <w:rPr>
                <w:rFonts w:ascii="Arial" w:hAnsi="Arial" w:cs="Arial"/>
                <w:sz w:val="16"/>
              </w:rPr>
              <w:t>Selva</w:t>
            </w:r>
            <w:proofErr w:type="spellEnd"/>
          </w:p>
        </w:tc>
      </w:tr>
      <w:tr w:rsidR="00D83551" w:rsidTr="00FC6BF1">
        <w:tc>
          <w:tcPr>
            <w:tcW w:w="662" w:type="dxa"/>
          </w:tcPr>
          <w:p w:rsidR="00D83551" w:rsidRDefault="00D83551">
            <w:pPr>
              <w:spacing w:before="60"/>
              <w:rPr>
                <w:rFonts w:ascii="Arial" w:hAnsi="Arial" w:cs="Arial"/>
                <w:sz w:val="16"/>
              </w:rPr>
            </w:pPr>
            <w:r>
              <w:rPr>
                <w:rFonts w:ascii="Arial" w:hAnsi="Arial" w:cs="Arial"/>
                <w:sz w:val="16"/>
              </w:rPr>
              <w:t>5.0</w:t>
            </w:r>
          </w:p>
        </w:tc>
        <w:tc>
          <w:tcPr>
            <w:tcW w:w="6210" w:type="dxa"/>
          </w:tcPr>
          <w:p w:rsidR="00D83551" w:rsidRDefault="00D83551" w:rsidP="000A79A3">
            <w:pPr>
              <w:spacing w:before="60"/>
              <w:rPr>
                <w:rFonts w:ascii="Arial" w:hAnsi="Arial" w:cs="Arial"/>
                <w:sz w:val="16"/>
              </w:rPr>
            </w:pPr>
            <w:r w:rsidRPr="00D83551">
              <w:rPr>
                <w:rFonts w:ascii="Arial" w:hAnsi="Arial" w:cs="Arial"/>
                <w:sz w:val="16"/>
              </w:rPr>
              <w:t>Anomaly fix 6589 - Correct the value for the HTU MP0E register</w:t>
            </w:r>
            <w:r>
              <w:rPr>
                <w:rFonts w:ascii="Arial" w:hAnsi="Arial" w:cs="Arial"/>
                <w:sz w:val="16"/>
              </w:rPr>
              <w:t xml:space="preserve"> CR 11799</w:t>
            </w:r>
          </w:p>
        </w:tc>
        <w:tc>
          <w:tcPr>
            <w:tcW w:w="1156" w:type="dxa"/>
          </w:tcPr>
          <w:p w:rsidR="00D83551" w:rsidRDefault="00D83551">
            <w:pPr>
              <w:spacing w:before="60"/>
            </w:pPr>
            <w:r>
              <w:t>23-Apr-14</w:t>
            </w:r>
          </w:p>
        </w:tc>
        <w:tc>
          <w:tcPr>
            <w:tcW w:w="1029" w:type="dxa"/>
          </w:tcPr>
          <w:p w:rsidR="00D83551" w:rsidRDefault="00D83551">
            <w:pPr>
              <w:spacing w:before="60"/>
              <w:rPr>
                <w:rFonts w:ascii="Arial" w:hAnsi="Arial" w:cs="Arial"/>
                <w:sz w:val="16"/>
              </w:rPr>
            </w:pPr>
            <w:r>
              <w:rPr>
                <w:rFonts w:ascii="Arial" w:hAnsi="Arial" w:cs="Arial"/>
                <w:sz w:val="16"/>
              </w:rPr>
              <w:t>SB</w:t>
            </w:r>
          </w:p>
        </w:tc>
      </w:tr>
      <w:tr w:rsidR="00FC6BF1" w:rsidTr="00FC6BF1">
        <w:tc>
          <w:tcPr>
            <w:tcW w:w="662" w:type="dxa"/>
          </w:tcPr>
          <w:p w:rsidR="00FC6BF1" w:rsidRDefault="00FC6BF1">
            <w:pPr>
              <w:spacing w:before="60"/>
              <w:rPr>
                <w:rFonts w:ascii="Arial" w:hAnsi="Arial" w:cs="Arial"/>
                <w:sz w:val="16"/>
              </w:rPr>
            </w:pPr>
            <w:r>
              <w:rPr>
                <w:rFonts w:ascii="Arial" w:hAnsi="Arial" w:cs="Arial"/>
                <w:sz w:val="16"/>
              </w:rPr>
              <w:t>6.0</w:t>
            </w:r>
          </w:p>
        </w:tc>
        <w:tc>
          <w:tcPr>
            <w:tcW w:w="6210" w:type="dxa"/>
          </w:tcPr>
          <w:p w:rsidR="00FC6BF1" w:rsidRPr="00D83551" w:rsidRDefault="00FC6BF1" w:rsidP="000A79A3">
            <w:pPr>
              <w:spacing w:before="60"/>
              <w:rPr>
                <w:rFonts w:ascii="Arial" w:hAnsi="Arial" w:cs="Arial"/>
                <w:sz w:val="16"/>
              </w:rPr>
            </w:pPr>
            <w:r>
              <w:rPr>
                <w:rFonts w:ascii="Arial" w:hAnsi="Arial" w:cs="Arial"/>
                <w:sz w:val="16"/>
              </w:rPr>
              <w:t xml:space="preserve">Anomaly fix 6844 - </w:t>
            </w:r>
            <w:proofErr w:type="spellStart"/>
            <w:r w:rsidRPr="00FC6BF1">
              <w:rPr>
                <w:rFonts w:ascii="Arial" w:hAnsi="Arial" w:cs="Arial"/>
                <w:sz w:val="16"/>
              </w:rPr>
              <w:t>ePWM</w:t>
            </w:r>
            <w:proofErr w:type="spellEnd"/>
            <w:r w:rsidRPr="00FC6BF1">
              <w:rPr>
                <w:rFonts w:ascii="Arial" w:hAnsi="Arial" w:cs="Arial"/>
                <w:sz w:val="16"/>
              </w:rPr>
              <w:t>/ES34B: HTU is enab</w:t>
            </w:r>
            <w:r>
              <w:rPr>
                <w:rFonts w:ascii="Arial" w:hAnsi="Arial" w:cs="Arial"/>
                <w:sz w:val="16"/>
              </w:rPr>
              <w:t xml:space="preserve">led before HTU MPU </w:t>
            </w:r>
            <w:proofErr w:type="spellStart"/>
            <w:r>
              <w:rPr>
                <w:rFonts w:ascii="Arial" w:hAnsi="Arial" w:cs="Arial"/>
                <w:sz w:val="16"/>
              </w:rPr>
              <w:t>config</w:t>
            </w:r>
            <w:proofErr w:type="spellEnd"/>
            <w:r w:rsidRPr="00FC6BF1">
              <w:rPr>
                <w:rFonts w:ascii="Arial" w:hAnsi="Arial" w:cs="Arial"/>
                <w:sz w:val="16"/>
              </w:rPr>
              <w:t xml:space="preserve"> is set up</w:t>
            </w:r>
          </w:p>
        </w:tc>
        <w:tc>
          <w:tcPr>
            <w:tcW w:w="1156" w:type="dxa"/>
          </w:tcPr>
          <w:p w:rsidR="00FC6BF1" w:rsidRDefault="00FC6BF1">
            <w:pPr>
              <w:spacing w:before="60"/>
            </w:pPr>
            <w:r>
              <w:t>26-Nov-14</w:t>
            </w:r>
          </w:p>
        </w:tc>
        <w:tc>
          <w:tcPr>
            <w:tcW w:w="1029" w:type="dxa"/>
          </w:tcPr>
          <w:p w:rsidR="00FC6BF1" w:rsidRDefault="00FC6BF1">
            <w:pPr>
              <w:spacing w:before="60"/>
              <w:rPr>
                <w:rFonts w:ascii="Arial" w:hAnsi="Arial" w:cs="Arial"/>
                <w:sz w:val="16"/>
              </w:rPr>
            </w:pPr>
            <w:r>
              <w:rPr>
                <w:rFonts w:ascii="Arial" w:hAnsi="Arial" w:cs="Arial"/>
                <w:sz w:val="16"/>
              </w:rPr>
              <w:t>VT</w:t>
            </w:r>
          </w:p>
        </w:tc>
      </w:tr>
      <w:tr w:rsidR="008B026C" w:rsidTr="00FC6BF1">
        <w:trPr>
          <w:ins w:id="67" w:author="Creager, Kathleen" w:date="2015-01-28T13:45:00Z"/>
        </w:trPr>
        <w:tc>
          <w:tcPr>
            <w:tcW w:w="662" w:type="dxa"/>
          </w:tcPr>
          <w:p w:rsidR="008B026C" w:rsidRDefault="008B026C">
            <w:pPr>
              <w:spacing w:before="60"/>
              <w:rPr>
                <w:ins w:id="68" w:author="Creager, Kathleen" w:date="2015-01-28T13:45:00Z"/>
                <w:rFonts w:ascii="Arial" w:hAnsi="Arial" w:cs="Arial"/>
                <w:sz w:val="16"/>
              </w:rPr>
            </w:pPr>
            <w:ins w:id="69" w:author="Creager, Kathleen" w:date="2015-01-28T13:45:00Z">
              <w:r>
                <w:rPr>
                  <w:rFonts w:ascii="Arial" w:hAnsi="Arial" w:cs="Arial"/>
                  <w:sz w:val="16"/>
                </w:rPr>
                <w:t>7.0</w:t>
              </w:r>
            </w:ins>
          </w:p>
        </w:tc>
        <w:tc>
          <w:tcPr>
            <w:tcW w:w="6210" w:type="dxa"/>
          </w:tcPr>
          <w:p w:rsidR="008B026C" w:rsidRDefault="008B026C" w:rsidP="000A79A3">
            <w:pPr>
              <w:spacing w:before="60"/>
              <w:rPr>
                <w:ins w:id="70" w:author="Creager, Kathleen" w:date="2015-01-28T13:45:00Z"/>
                <w:rFonts w:ascii="Arial" w:hAnsi="Arial" w:cs="Arial"/>
                <w:sz w:val="16"/>
              </w:rPr>
            </w:pPr>
            <w:ins w:id="71" w:author="Creager, Kathleen" w:date="2015-01-28T13:45:00Z">
              <w:r>
                <w:rPr>
                  <w:rFonts w:ascii="Arial" w:hAnsi="Arial" w:cs="Arial"/>
                  <w:sz w:val="16"/>
                </w:rPr>
                <w:t>Updated per ES-34B v008</w:t>
              </w:r>
            </w:ins>
          </w:p>
        </w:tc>
        <w:tc>
          <w:tcPr>
            <w:tcW w:w="1156" w:type="dxa"/>
          </w:tcPr>
          <w:p w:rsidR="008B026C" w:rsidRDefault="008B026C">
            <w:pPr>
              <w:spacing w:before="60"/>
              <w:rPr>
                <w:ins w:id="72" w:author="Creager, Kathleen" w:date="2015-01-28T13:45:00Z"/>
              </w:rPr>
            </w:pPr>
            <w:ins w:id="73" w:author="Creager, Kathleen" w:date="2015-01-28T13:45:00Z">
              <w:r>
                <w:t>28-Jan-15</w:t>
              </w:r>
            </w:ins>
          </w:p>
        </w:tc>
        <w:tc>
          <w:tcPr>
            <w:tcW w:w="1029" w:type="dxa"/>
          </w:tcPr>
          <w:p w:rsidR="008B026C" w:rsidRDefault="008B026C">
            <w:pPr>
              <w:spacing w:before="60"/>
              <w:rPr>
                <w:ins w:id="74" w:author="Creager, Kathleen" w:date="2015-01-28T13:45:00Z"/>
                <w:rFonts w:ascii="Arial" w:hAnsi="Arial" w:cs="Arial"/>
                <w:sz w:val="16"/>
              </w:rPr>
            </w:pPr>
            <w:ins w:id="75" w:author="Creager, Kathleen" w:date="2015-01-28T13:45:00Z">
              <w:r>
                <w:rPr>
                  <w:rFonts w:ascii="Arial" w:hAnsi="Arial" w:cs="Arial"/>
                  <w:sz w:val="16"/>
                </w:rPr>
                <w:t>KMC</w:t>
              </w:r>
            </w:ins>
          </w:p>
        </w:tc>
      </w:tr>
    </w:tbl>
    <w:p w:rsidR="00107819" w:rsidRDefault="00107819"/>
    <w:sectPr w:rsidR="00107819" w:rsidSect="00937013">
      <w:headerReference w:type="default" r:id="rId17"/>
      <w:footerReference w:type="default" r:id="rId1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6AA" w:rsidRDefault="00E136AA">
      <w:r>
        <w:separator/>
      </w:r>
    </w:p>
  </w:endnote>
  <w:endnote w:type="continuationSeparator" w:id="0">
    <w:p w:rsidR="00E136AA" w:rsidRDefault="00E13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FA9" w:rsidRDefault="002B4FA9">
    <w:pPr>
      <w:pStyle w:val="Footer"/>
    </w:pPr>
    <w:r>
      <w:rPr>
        <w:snapToGrid w:val="0"/>
      </w:rPr>
      <w:tab/>
    </w:r>
    <w:r w:rsidR="00E136AA">
      <w:fldChar w:fldCharType="begin"/>
    </w:r>
    <w:r w:rsidR="00E136AA">
      <w:instrText xml:space="preserve"> DOCPROPERTY "Company"  \* MERGEFORMAT </w:instrText>
    </w:r>
    <w:r w:rsidR="00E136AA">
      <w:fldChar w:fldCharType="separate"/>
    </w:r>
    <w:r w:rsidRPr="004115AE">
      <w:rPr>
        <w:rFonts w:ascii="Times" w:hAnsi="Times"/>
        <w:caps/>
        <w:snapToGrid w:val="0"/>
      </w:rPr>
      <w:t>Nexteer</w:t>
    </w:r>
    <w:r w:rsidR="00E136AA">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6AA" w:rsidRDefault="00E136AA">
      <w:r>
        <w:separator/>
      </w:r>
    </w:p>
  </w:footnote>
  <w:footnote w:type="continuationSeparator" w:id="0">
    <w:p w:rsidR="00E136AA" w:rsidRDefault="00E13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FA9" w:rsidRDefault="002B4FA9">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2B4FA9">
      <w:trPr>
        <w:cantSplit/>
      </w:trPr>
      <w:tc>
        <w:tcPr>
          <w:tcW w:w="990" w:type="dxa"/>
        </w:tcPr>
        <w:p w:rsidR="002B4FA9" w:rsidRDefault="002B4FA9">
          <w:pPr>
            <w:pStyle w:val="Header"/>
          </w:pPr>
          <w:r>
            <w:t>Title:</w:t>
          </w:r>
        </w:p>
      </w:tc>
      <w:tc>
        <w:tcPr>
          <w:tcW w:w="5400" w:type="dxa"/>
          <w:gridSpan w:val="3"/>
          <w:vMerge w:val="restart"/>
        </w:tcPr>
        <w:p w:rsidR="002B4FA9" w:rsidRDefault="00AF22A8">
          <w:pPr>
            <w:pStyle w:val="Header"/>
          </w:pPr>
          <w:r>
            <w:t>NHET</w:t>
          </w:r>
        </w:p>
        <w:p w:rsidR="002B4FA9" w:rsidRDefault="00E136AA"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2B4FA9">
            <w:t>Gen II+ EPS EA3</w:t>
          </w:r>
          <w:r>
            <w:fldChar w:fldCharType="end"/>
          </w:r>
          <w:r w:rsidR="002B4FA9">
            <w:tab/>
          </w:r>
        </w:p>
      </w:tc>
      <w:tc>
        <w:tcPr>
          <w:tcW w:w="1170" w:type="dxa"/>
        </w:tcPr>
        <w:p w:rsidR="002B4FA9" w:rsidRDefault="002B4FA9">
          <w:pPr>
            <w:pStyle w:val="Header"/>
          </w:pPr>
          <w:r>
            <w:t>Revision:</w:t>
          </w:r>
        </w:p>
      </w:tc>
      <w:tc>
        <w:tcPr>
          <w:tcW w:w="1350" w:type="dxa"/>
        </w:tcPr>
        <w:p w:rsidR="002B4FA9" w:rsidRDefault="00FC6BF1">
          <w:pPr>
            <w:pStyle w:val="Header"/>
          </w:pPr>
          <w:del w:id="76" w:author="Creager, Kathleen" w:date="2015-01-27T14:35:00Z">
            <w:r w:rsidDel="001E6682">
              <w:delText>6</w:delText>
            </w:r>
          </w:del>
          <w:ins w:id="77" w:author="Creager, Kathleen" w:date="2015-01-27T14:35:00Z">
            <w:r w:rsidR="001E6682">
              <w:t>7</w:t>
            </w:r>
          </w:ins>
          <w:r>
            <w:t>.0</w:t>
          </w:r>
        </w:p>
      </w:tc>
    </w:tr>
    <w:tr w:rsidR="002B4FA9">
      <w:trPr>
        <w:cantSplit/>
      </w:trPr>
      <w:tc>
        <w:tcPr>
          <w:tcW w:w="990" w:type="dxa"/>
        </w:tcPr>
        <w:p w:rsidR="002B4FA9" w:rsidRDefault="002B4FA9">
          <w:pPr>
            <w:pStyle w:val="Header"/>
          </w:pPr>
          <w:r>
            <w:t xml:space="preserve">Product:     </w:t>
          </w:r>
        </w:p>
      </w:tc>
      <w:tc>
        <w:tcPr>
          <w:tcW w:w="5400" w:type="dxa"/>
          <w:gridSpan w:val="3"/>
          <w:vMerge/>
        </w:tcPr>
        <w:p w:rsidR="002B4FA9" w:rsidRDefault="002B4FA9">
          <w:pPr>
            <w:pStyle w:val="Header"/>
            <w:jc w:val="center"/>
          </w:pPr>
        </w:p>
      </w:tc>
      <w:tc>
        <w:tcPr>
          <w:tcW w:w="1170" w:type="dxa"/>
        </w:tcPr>
        <w:p w:rsidR="002B4FA9" w:rsidRDefault="002B4FA9">
          <w:pPr>
            <w:pStyle w:val="Header"/>
          </w:pPr>
          <w:r>
            <w:t>Rev. Date:</w:t>
          </w:r>
        </w:p>
      </w:tc>
      <w:tc>
        <w:tcPr>
          <w:tcW w:w="1350" w:type="dxa"/>
        </w:tcPr>
        <w:p w:rsidR="002B4FA9" w:rsidRDefault="002934C0" w:rsidP="00660992">
          <w:pPr>
            <w:pStyle w:val="Header"/>
          </w:pPr>
          <w:r>
            <w:fldChar w:fldCharType="begin"/>
          </w:r>
          <w:r>
            <w:instrText xml:space="preserve"> SAVEDATE \@ "d-MMM-yy" \* MERGEFORMAT </w:instrText>
          </w:r>
          <w:r>
            <w:fldChar w:fldCharType="separate"/>
          </w:r>
          <w:ins w:id="78" w:author="Creager, Kathleen" w:date="2015-01-28T13:39:00Z">
            <w:r w:rsidR="008B026C">
              <w:rPr>
                <w:noProof/>
              </w:rPr>
              <w:t>27-Jan-15</w:t>
            </w:r>
          </w:ins>
          <w:del w:id="79" w:author="Creager, Kathleen" w:date="2015-01-27T19:46:00Z">
            <w:r w:rsidR="001E6682" w:rsidDel="00F232AA">
              <w:rPr>
                <w:noProof/>
              </w:rPr>
              <w:delText>26-Nov-14</w:delText>
            </w:r>
          </w:del>
          <w:r>
            <w:rPr>
              <w:noProof/>
            </w:rPr>
            <w:fldChar w:fldCharType="end"/>
          </w:r>
        </w:p>
      </w:tc>
    </w:tr>
    <w:tr w:rsidR="002B4FA9">
      <w:trPr>
        <w:cantSplit/>
      </w:trPr>
      <w:tc>
        <w:tcPr>
          <w:tcW w:w="990" w:type="dxa"/>
        </w:tcPr>
        <w:p w:rsidR="002B4FA9" w:rsidRDefault="002B4FA9">
          <w:pPr>
            <w:pStyle w:val="Header"/>
          </w:pPr>
          <w:r>
            <w:t>Group:</w:t>
          </w:r>
        </w:p>
      </w:tc>
      <w:tc>
        <w:tcPr>
          <w:tcW w:w="1530" w:type="dxa"/>
        </w:tcPr>
        <w:p w:rsidR="002B4FA9" w:rsidRDefault="002B4FA9">
          <w:pPr>
            <w:pStyle w:val="Header"/>
          </w:pPr>
          <w:r>
            <w:t>ESG</w:t>
          </w:r>
        </w:p>
      </w:tc>
      <w:tc>
        <w:tcPr>
          <w:tcW w:w="1260" w:type="dxa"/>
        </w:tcPr>
        <w:p w:rsidR="002B4FA9" w:rsidRDefault="002B4FA9">
          <w:pPr>
            <w:pStyle w:val="Header"/>
          </w:pPr>
          <w:r>
            <w:t>Originator:</w:t>
          </w:r>
        </w:p>
      </w:tc>
      <w:tc>
        <w:tcPr>
          <w:tcW w:w="2610" w:type="dxa"/>
        </w:tcPr>
        <w:p w:rsidR="002B4FA9" w:rsidRDefault="00D83551" w:rsidP="00612C41">
          <w:pPr>
            <w:pStyle w:val="Header"/>
          </w:pPr>
          <w:del w:id="80" w:author="Creager, Kathleen" w:date="2015-01-27T14:35:00Z">
            <w:r w:rsidDel="001E6682">
              <w:delText>Spandana Balani</w:delText>
            </w:r>
          </w:del>
          <w:ins w:id="81" w:author="Creager, Kathleen" w:date="2015-01-27T14:35:00Z">
            <w:r w:rsidR="001E6682">
              <w:t xml:space="preserve">Kathleen </w:t>
            </w:r>
            <w:proofErr w:type="spellStart"/>
            <w:r w:rsidR="001E6682">
              <w:t>Creager</w:t>
            </w:r>
          </w:ins>
          <w:proofErr w:type="spellEnd"/>
          <w:r w:rsidR="002934C0">
            <w:fldChar w:fldCharType="begin"/>
          </w:r>
          <w:r w:rsidR="002934C0">
            <w:instrText xml:space="preserve"> USERNAME  \* MERGEFORMAT </w:instrText>
          </w:r>
          <w:r w:rsidR="002934C0">
            <w:fldChar w:fldCharType="end"/>
          </w:r>
        </w:p>
      </w:tc>
      <w:tc>
        <w:tcPr>
          <w:tcW w:w="1170" w:type="dxa"/>
        </w:tcPr>
        <w:p w:rsidR="002B4FA9" w:rsidRDefault="002B4FA9">
          <w:pPr>
            <w:pStyle w:val="Header"/>
          </w:pPr>
          <w:r>
            <w:t>Page:</w:t>
          </w:r>
        </w:p>
      </w:tc>
      <w:tc>
        <w:tcPr>
          <w:tcW w:w="1350" w:type="dxa"/>
        </w:tcPr>
        <w:p w:rsidR="002B4FA9" w:rsidRDefault="00814011">
          <w:pPr>
            <w:pStyle w:val="Header"/>
          </w:pPr>
          <w:r>
            <w:rPr>
              <w:rStyle w:val="PageNumber"/>
            </w:rPr>
            <w:fldChar w:fldCharType="begin"/>
          </w:r>
          <w:r w:rsidR="002B4FA9">
            <w:rPr>
              <w:rStyle w:val="PageNumber"/>
            </w:rPr>
            <w:instrText xml:space="preserve"> PAGE </w:instrText>
          </w:r>
          <w:r>
            <w:rPr>
              <w:rStyle w:val="PageNumber"/>
            </w:rPr>
            <w:fldChar w:fldCharType="separate"/>
          </w:r>
          <w:r w:rsidR="008B026C">
            <w:rPr>
              <w:rStyle w:val="PageNumber"/>
              <w:noProof/>
            </w:rPr>
            <w:t>1</w:t>
          </w:r>
          <w:r>
            <w:rPr>
              <w:rStyle w:val="PageNumber"/>
            </w:rPr>
            <w:fldChar w:fldCharType="end"/>
          </w:r>
          <w:r w:rsidR="002B4FA9">
            <w:rPr>
              <w:rStyle w:val="PageNumber"/>
            </w:rPr>
            <w:t xml:space="preserve"> of </w:t>
          </w:r>
          <w:r>
            <w:rPr>
              <w:rStyle w:val="PageNumber"/>
            </w:rPr>
            <w:fldChar w:fldCharType="begin"/>
          </w:r>
          <w:r w:rsidR="002B4FA9">
            <w:rPr>
              <w:rStyle w:val="PageNumber"/>
            </w:rPr>
            <w:instrText xml:space="preserve"> NUMPAGES </w:instrText>
          </w:r>
          <w:r>
            <w:rPr>
              <w:rStyle w:val="PageNumber"/>
            </w:rPr>
            <w:fldChar w:fldCharType="separate"/>
          </w:r>
          <w:r w:rsidR="008B026C">
            <w:rPr>
              <w:rStyle w:val="PageNumber"/>
              <w:noProof/>
            </w:rPr>
            <w:t>16</w:t>
          </w:r>
          <w:r>
            <w:rPr>
              <w:rStyle w:val="PageNumber"/>
            </w:rPr>
            <w:fldChar w:fldCharType="end"/>
          </w:r>
        </w:p>
      </w:tc>
    </w:tr>
  </w:tbl>
  <w:p w:rsidR="002B4FA9" w:rsidRDefault="002B4FA9">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9"/>
  </w:num>
  <w:num w:numId="12">
    <w:abstractNumId w:val="9"/>
  </w:num>
  <w:num w:numId="13">
    <w:abstractNumId w:val="9"/>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E21"/>
    <w:rsid w:val="00004420"/>
    <w:rsid w:val="000663B1"/>
    <w:rsid w:val="00082C92"/>
    <w:rsid w:val="000939F2"/>
    <w:rsid w:val="00095CE5"/>
    <w:rsid w:val="000A79A3"/>
    <w:rsid w:val="000C2F23"/>
    <w:rsid w:val="00107819"/>
    <w:rsid w:val="00110A72"/>
    <w:rsid w:val="0013504B"/>
    <w:rsid w:val="001A574F"/>
    <w:rsid w:val="001B60DF"/>
    <w:rsid w:val="001E42E8"/>
    <w:rsid w:val="001E6682"/>
    <w:rsid w:val="001F09B2"/>
    <w:rsid w:val="0020447F"/>
    <w:rsid w:val="00205424"/>
    <w:rsid w:val="0020722A"/>
    <w:rsid w:val="002177FA"/>
    <w:rsid w:val="00251AC0"/>
    <w:rsid w:val="002934C0"/>
    <w:rsid w:val="002B14E8"/>
    <w:rsid w:val="002B4FA9"/>
    <w:rsid w:val="002C03D8"/>
    <w:rsid w:val="002D58A0"/>
    <w:rsid w:val="002E6E0F"/>
    <w:rsid w:val="00315335"/>
    <w:rsid w:val="003209F3"/>
    <w:rsid w:val="0033479A"/>
    <w:rsid w:val="003B7645"/>
    <w:rsid w:val="003C4D3F"/>
    <w:rsid w:val="003E319F"/>
    <w:rsid w:val="003E7377"/>
    <w:rsid w:val="004012C1"/>
    <w:rsid w:val="004115AE"/>
    <w:rsid w:val="00425DDA"/>
    <w:rsid w:val="00440056"/>
    <w:rsid w:val="00486FBC"/>
    <w:rsid w:val="004A3850"/>
    <w:rsid w:val="004A781C"/>
    <w:rsid w:val="004D0A4B"/>
    <w:rsid w:val="004F0723"/>
    <w:rsid w:val="00521AD3"/>
    <w:rsid w:val="005330AA"/>
    <w:rsid w:val="00595E21"/>
    <w:rsid w:val="005D5FE4"/>
    <w:rsid w:val="005D783D"/>
    <w:rsid w:val="005F1D69"/>
    <w:rsid w:val="0060296E"/>
    <w:rsid w:val="00612C41"/>
    <w:rsid w:val="00616853"/>
    <w:rsid w:val="00660992"/>
    <w:rsid w:val="00674ADF"/>
    <w:rsid w:val="006D33CC"/>
    <w:rsid w:val="006F01A3"/>
    <w:rsid w:val="00706174"/>
    <w:rsid w:val="00792D81"/>
    <w:rsid w:val="007A69AC"/>
    <w:rsid w:val="00814011"/>
    <w:rsid w:val="00816AE1"/>
    <w:rsid w:val="008242F0"/>
    <w:rsid w:val="008306DA"/>
    <w:rsid w:val="008535B2"/>
    <w:rsid w:val="00887394"/>
    <w:rsid w:val="00891455"/>
    <w:rsid w:val="008B026C"/>
    <w:rsid w:val="008B3E94"/>
    <w:rsid w:val="008C23A2"/>
    <w:rsid w:val="008C3AA3"/>
    <w:rsid w:val="008D27D0"/>
    <w:rsid w:val="008F6DBB"/>
    <w:rsid w:val="00902172"/>
    <w:rsid w:val="00937013"/>
    <w:rsid w:val="00955F6A"/>
    <w:rsid w:val="0095696E"/>
    <w:rsid w:val="00957470"/>
    <w:rsid w:val="0098158B"/>
    <w:rsid w:val="00986945"/>
    <w:rsid w:val="009B20B2"/>
    <w:rsid w:val="009D4415"/>
    <w:rsid w:val="00A04331"/>
    <w:rsid w:val="00A2256F"/>
    <w:rsid w:val="00A8420F"/>
    <w:rsid w:val="00AD731B"/>
    <w:rsid w:val="00AF22A8"/>
    <w:rsid w:val="00B54697"/>
    <w:rsid w:val="00B62D2A"/>
    <w:rsid w:val="00B753D3"/>
    <w:rsid w:val="00B767C7"/>
    <w:rsid w:val="00BD008B"/>
    <w:rsid w:val="00BD15D2"/>
    <w:rsid w:val="00BD3DFF"/>
    <w:rsid w:val="00BE30B3"/>
    <w:rsid w:val="00BF364D"/>
    <w:rsid w:val="00C00D97"/>
    <w:rsid w:val="00C35BD3"/>
    <w:rsid w:val="00C72FFA"/>
    <w:rsid w:val="00CB69F6"/>
    <w:rsid w:val="00CB6F5E"/>
    <w:rsid w:val="00CC43AF"/>
    <w:rsid w:val="00D02210"/>
    <w:rsid w:val="00D16DA7"/>
    <w:rsid w:val="00D53A6A"/>
    <w:rsid w:val="00D83551"/>
    <w:rsid w:val="00D94BDD"/>
    <w:rsid w:val="00DB7109"/>
    <w:rsid w:val="00DC3A7C"/>
    <w:rsid w:val="00DC7E08"/>
    <w:rsid w:val="00DE4889"/>
    <w:rsid w:val="00E136AA"/>
    <w:rsid w:val="00E5472B"/>
    <w:rsid w:val="00E57C42"/>
    <w:rsid w:val="00E84410"/>
    <w:rsid w:val="00E97ED4"/>
    <w:rsid w:val="00EA1EBA"/>
    <w:rsid w:val="00EF4E9E"/>
    <w:rsid w:val="00F141E2"/>
    <w:rsid w:val="00F232AA"/>
    <w:rsid w:val="00F25F3D"/>
    <w:rsid w:val="00F648ED"/>
    <w:rsid w:val="00F82E8E"/>
    <w:rsid w:val="00F957FA"/>
    <w:rsid w:val="00FB24A0"/>
    <w:rsid w:val="00FB2942"/>
    <w:rsid w:val="00FB432D"/>
    <w:rsid w:val="00FC6BF1"/>
    <w:rsid w:val="00FF2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D81"/>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4115A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AE"/>
    <w:rPr>
      <w:rFonts w:ascii="Tahoma" w:hAnsi="Tahoma" w:cs="Tahoma"/>
      <w:sz w:val="16"/>
      <w:szCs w:val="16"/>
    </w:rPr>
  </w:style>
  <w:style w:type="character" w:customStyle="1" w:styleId="Heading3Char">
    <w:name w:val="Heading 3 Char"/>
    <w:basedOn w:val="DefaultParagraphFont"/>
    <w:link w:val="Heading3"/>
    <w:rsid w:val="003E7377"/>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D81"/>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4115A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AE"/>
    <w:rPr>
      <w:rFonts w:ascii="Tahoma" w:hAnsi="Tahoma" w:cs="Tahoma"/>
      <w:sz w:val="16"/>
      <w:szCs w:val="16"/>
    </w:rPr>
  </w:style>
  <w:style w:type="character" w:customStyle="1" w:styleId="Heading3Char">
    <w:name w:val="Heading 3 Char"/>
    <w:basedOn w:val="DefaultParagraphFont"/>
    <w:link w:val="Heading3"/>
    <w:rsid w:val="003E7377"/>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800289">
      <w:bodyDiv w:val="1"/>
      <w:marLeft w:val="0"/>
      <w:marRight w:val="0"/>
      <w:marTop w:val="0"/>
      <w:marBottom w:val="0"/>
      <w:divBdr>
        <w:top w:val="none" w:sz="0" w:space="0" w:color="auto"/>
        <w:left w:val="none" w:sz="0" w:space="0" w:color="auto"/>
        <w:bottom w:val="none" w:sz="0" w:space="0" w:color="auto"/>
        <w:right w:val="none" w:sz="0" w:space="0" w:color="auto"/>
      </w:divBdr>
    </w:div>
    <w:div w:id="96620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133FD-52BF-4546-A9F9-8FF63004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23</TotalTime>
  <Pages>16</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7023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Creager, Kathleen</cp:lastModifiedBy>
  <cp:revision>4</cp:revision>
  <cp:lastPrinted>2011-03-21T13:34:00Z</cp:lastPrinted>
  <dcterms:created xsi:type="dcterms:W3CDTF">2015-01-27T20:44:00Z</dcterms:created>
  <dcterms:modified xsi:type="dcterms:W3CDTF">2015-01-28T18:46:00Z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NHET 2</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Nhet2</vt:lpwstr>
  </property>
  <property fmtid="{D5CDD505-2E9C-101B-9397-08002B2CF9AE}" pid="6" name="Product Line">
    <vt:lpwstr>Gen II+ EPS EA3</vt:lpwstr>
  </property>
</Properties>
</file>