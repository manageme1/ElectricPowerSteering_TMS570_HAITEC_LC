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722D2B">
          <w:t>Digital MSB</w:t>
        </w:r>
      </w:fldSimple>
      <w:r w:rsidR="00085AD1">
        <w:t>`</w:t>
      </w:r>
    </w:p>
    <w:p w:rsidR="004A781C" w:rsidRDefault="004A781C">
      <w:pPr>
        <w:pStyle w:val="Heading1"/>
      </w:pPr>
      <w:r>
        <w:t>High-Level Description</w:t>
      </w:r>
    </w:p>
    <w:p w:rsidR="004A322F" w:rsidRDefault="00912DC0">
      <w:r>
        <w:t xml:space="preserve">The data </w:t>
      </w:r>
      <w:proofErr w:type="spellStart"/>
      <w:proofErr w:type="gramStart"/>
      <w:r>
        <w:t>synchronsiation</w:t>
      </w:r>
      <w:proofErr w:type="spellEnd"/>
      <w:r>
        <w:t xml:space="preserve">  between</w:t>
      </w:r>
      <w:proofErr w:type="gramEnd"/>
      <w:r>
        <w:t xml:space="preserve"> Motor Control ISR and 2 </w:t>
      </w:r>
      <w:proofErr w:type="spellStart"/>
      <w:r>
        <w:t>ms</w:t>
      </w:r>
      <w:proofErr w:type="spellEnd"/>
      <w:r>
        <w:t xml:space="preserve"> Task will be provided at the integration level. But the synchronization between 2 and 100ms is provided by the Module level variable by disabling and enabling interrupts.</w:t>
      </w:r>
      <w:r w:rsidR="004A322F">
        <w:t xml:space="preserve"> </w:t>
      </w:r>
    </w:p>
    <w:p w:rsidR="004A781C" w:rsidRDefault="004A322F">
      <w:r>
        <w:t xml:space="preserve">Note:  Some variables are used as both input and output.  For </w:t>
      </w:r>
      <w:proofErr w:type="gramStart"/>
      <w:r>
        <w:t>the those</w:t>
      </w:r>
      <w:proofErr w:type="gramEnd"/>
      <w:r>
        <w:t xml:space="preserve"> outputs use the ranges from inputs.</w:t>
      </w:r>
    </w:p>
    <w:p w:rsidR="00912DC0" w:rsidRDefault="00912DC0"/>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4A781C" w:rsidRDefault="007C3CE3" w:rsidP="0075409E">
      <w:pPr>
        <w:jc w:val="center"/>
      </w:pPr>
      <w:del w:id="0" w:author="Ahmed, Rijvi" w:date="2015-02-05T20:53:00Z">
        <w:r w:rsidDel="0004497D">
          <w:rPr>
            <w:noProof/>
          </w:rPr>
          <w:drawing>
            <wp:inline distT="0" distB="0" distL="0" distR="0" wp14:anchorId="7C9DC76F" wp14:editId="4BF8D998">
              <wp:extent cx="2364058" cy="2665680"/>
              <wp:effectExtent l="0" t="0" r="0" b="19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6706" cy="2668666"/>
                      </a:xfrm>
                      <a:prstGeom prst="rect">
                        <a:avLst/>
                      </a:prstGeom>
                      <a:noFill/>
                      <a:ln>
                        <a:noFill/>
                      </a:ln>
                    </pic:spPr>
                  </pic:pic>
                </a:graphicData>
              </a:graphic>
            </wp:inline>
          </w:drawing>
        </w:r>
      </w:del>
      <w:ins w:id="1" w:author="Ahmed, Rijvi" w:date="2015-02-05T20:54:00Z">
        <w:r w:rsidR="0004497D">
          <w:rPr>
            <w:noProof/>
          </w:rPr>
          <w:drawing>
            <wp:inline distT="0" distB="0" distL="0" distR="0">
              <wp:extent cx="2715256" cy="2665142"/>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238" cy="2665124"/>
                      </a:xfrm>
                      <a:prstGeom prst="rect">
                        <a:avLst/>
                      </a:prstGeom>
                      <a:noFill/>
                      <a:ln>
                        <a:noFill/>
                      </a:ln>
                    </pic:spPr>
                  </pic:pic>
                </a:graphicData>
              </a:graphic>
            </wp:inline>
          </w:drawing>
        </w:r>
      </w:ins>
    </w:p>
    <w:p w:rsidR="00F8149B" w:rsidRDefault="00F8149B" w:rsidP="00F8149B">
      <w:pPr>
        <w:pStyle w:val="Heading1"/>
      </w:pPr>
      <w:r>
        <w:t>Variable Data Dictionary</w:t>
      </w:r>
    </w:p>
    <w:p w:rsidR="00F8149B" w:rsidRDefault="00F8149B" w:rsidP="00F8149B">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8149B" w:rsidRPr="006D33CC" w:rsidTr="00F8149B">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8149B" w:rsidRPr="006D33CC" w:rsidRDefault="00F8149B" w:rsidP="00F8149B">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8149B" w:rsidRPr="006D33CC" w:rsidRDefault="00F8149B" w:rsidP="00F8149B">
            <w:pPr>
              <w:spacing w:before="100" w:beforeAutospacing="1" w:after="100" w:afterAutospacing="1"/>
              <w:rPr>
                <w:rFonts w:ascii="Arial" w:hAnsi="Arial" w:cs="Arial"/>
              </w:rPr>
            </w:pPr>
            <w:r w:rsidRPr="006D33CC">
              <w:rPr>
                <w:rFonts w:ascii="Arial" w:hAnsi="Arial" w:cs="Arial"/>
              </w:rPr>
              <w:t>Module Outputs</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Pr="004B5BE2"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c>
          <w:tcPr>
            <w:tcW w:w="4455" w:type="dxa"/>
            <w:vAlign w:val="center"/>
          </w:tcPr>
          <w:p w:rsidR="00F8149B" w:rsidRPr="004B5BE2"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Die2RxError_Cnt_u16</w:t>
            </w:r>
          </w:p>
        </w:tc>
        <w:tc>
          <w:tcPr>
            <w:tcW w:w="4455" w:type="dxa"/>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Die2RxError_Cnt_u16</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c>
          <w:tcPr>
            <w:tcW w:w="4455" w:type="dxa"/>
            <w:vAlign w:val="center"/>
          </w:tcPr>
          <w:p w:rsidR="00F8149B" w:rsidRPr="0044409E" w:rsidRDefault="007B05B7">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lastRenderedPageBreak/>
              <w:t>Die2RxMtrPos_Cnt_u16</w:t>
            </w:r>
          </w:p>
        </w:tc>
        <w:tc>
          <w:tcPr>
            <w:tcW w:w="4455" w:type="dxa"/>
            <w:vAlign w:val="center"/>
          </w:tcPr>
          <w:p w:rsidR="007B05B7" w:rsidRPr="00F83560" w:rsidDel="003F2084"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B37">
              <w:rPr>
                <w:rFonts w:ascii="Arial" w:hAnsi="Arial" w:cs="Arial"/>
                <w:sz w:val="16"/>
                <w:szCs w:val="16"/>
              </w:rPr>
              <w:t>Die1RxError_Cnt_u16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CumMechMtrPos_Rev_f32</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AlignedCumMechMtrPosCRF_Deg_f32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RxMtrPosParityAccum_Cnt_u16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CumMechMtrPosCRF_Deg_f32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MtrPosPolarity_Cnt_s08</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CumMechMtrPosMRF_Deg_f32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roofErr w:type="spellStart"/>
            <w:r w:rsidRPr="007B05B7">
              <w:rPr>
                <w:rFonts w:ascii="Arial" w:hAnsi="Arial" w:cs="Arial"/>
                <w:sz w:val="16"/>
                <w:szCs w:val="16"/>
              </w:rPr>
              <w:t>EnergyModeState_Cnt_enum</w:t>
            </w:r>
            <w:proofErr w:type="spellEnd"/>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MechMtrPos2_Rev_u0p16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CorrectedElecMtrPos_Rev_u0p16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SysCCumMechMtrPosMRF_Deg_f32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AlignedCumMechMtrPosStatus_Cnt_u08</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SysCorrectedElecMtrPos_Rev_u0p16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MechMtrPos1TimeStamp_uSec_u32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AD6D98" w:rsidP="00F8149B">
            <w:pPr>
              <w:spacing w:before="100" w:beforeAutospacing="1" w:after="100" w:afterAutospacing="1"/>
              <w:rPr>
                <w:rFonts w:ascii="Arial" w:hAnsi="Arial" w:cs="Arial"/>
                <w:sz w:val="16"/>
                <w:szCs w:val="16"/>
              </w:rPr>
            </w:pPr>
            <w:ins w:id="2" w:author="Ahmed, Rijvi" w:date="2015-02-05T20:55:00Z">
              <w:r w:rsidRPr="00AD6D98">
                <w:rPr>
                  <w:rFonts w:ascii="Arial" w:hAnsi="Arial" w:cs="Arial"/>
                  <w:sz w:val="16"/>
                  <w:szCs w:val="16"/>
                </w:rPr>
                <w:t>Die1UnderVoltgFltAccum_Cnt_u16</w:t>
              </w:r>
            </w:ins>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MechMtrPos2TimeStamp_uSec_u32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CorrectedElecMtrPos_Rev_u0p16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CumMechMtrPos_Rev_s15p16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B37">
              <w:rPr>
                <w:rFonts w:ascii="Arial" w:hAnsi="Arial" w:cs="Arial"/>
                <w:sz w:val="16"/>
                <w:szCs w:val="16"/>
              </w:rPr>
              <w:t>Die1RxMtrPos_Cnt_u16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RxMtrPos1ParityAccum_Cnt_u16</w:t>
            </w:r>
          </w:p>
        </w:tc>
      </w:tr>
      <w:tr w:rsidR="00A71E66"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ins w:id="3" w:author="Ahmed, Rijvi" w:date="2015-02-05T20:56:00Z"/>
        </w:trPr>
        <w:tc>
          <w:tcPr>
            <w:tcW w:w="4455" w:type="dxa"/>
            <w:gridSpan w:val="2"/>
            <w:vAlign w:val="center"/>
          </w:tcPr>
          <w:p w:rsidR="00A71E66" w:rsidRPr="007B05B7" w:rsidRDefault="00A71E66" w:rsidP="00F8149B">
            <w:pPr>
              <w:spacing w:before="100" w:beforeAutospacing="1" w:after="100" w:afterAutospacing="1"/>
              <w:rPr>
                <w:ins w:id="4" w:author="Ahmed, Rijvi" w:date="2015-02-05T20:56:00Z"/>
                <w:rFonts w:ascii="Arial" w:hAnsi="Arial" w:cs="Arial"/>
                <w:sz w:val="16"/>
                <w:szCs w:val="16"/>
              </w:rPr>
            </w:pPr>
          </w:p>
        </w:tc>
        <w:tc>
          <w:tcPr>
            <w:tcW w:w="4455" w:type="dxa"/>
            <w:vAlign w:val="center"/>
          </w:tcPr>
          <w:p w:rsidR="00A71E66" w:rsidRPr="007B05B7" w:rsidRDefault="00A71E66" w:rsidP="007B05B7">
            <w:pPr>
              <w:spacing w:before="100" w:beforeAutospacing="1" w:after="100" w:afterAutospacing="1"/>
              <w:rPr>
                <w:ins w:id="5" w:author="Ahmed, Rijvi" w:date="2015-02-05T20:56:00Z"/>
                <w:rFonts w:ascii="Arial" w:hAnsi="Arial" w:cs="Arial"/>
                <w:sz w:val="16"/>
                <w:szCs w:val="16"/>
              </w:rPr>
            </w:pPr>
            <w:ins w:id="6" w:author="Ahmed, Rijvi" w:date="2015-02-05T20:56:00Z">
              <w:r w:rsidRPr="00A71E66">
                <w:rPr>
                  <w:rFonts w:ascii="Arial" w:hAnsi="Arial" w:cs="Arial"/>
                  <w:sz w:val="16"/>
                  <w:szCs w:val="16"/>
                </w:rPr>
                <w:t>RxMtrPos1UnderVoltgFltAccum_Cnt_u16</w:t>
              </w:r>
            </w:ins>
          </w:p>
        </w:tc>
      </w:tr>
    </w:tbl>
    <w:p w:rsidR="007B05B7" w:rsidRDefault="007B05B7" w:rsidP="007B0B37">
      <w:pPr>
        <w:pStyle w:val="Heading2"/>
        <w:numPr>
          <w:ilvl w:val="0"/>
          <w:numId w:val="0"/>
        </w:numPr>
        <w:ind w:left="576"/>
      </w:pPr>
    </w:p>
    <w:p w:rsidR="00F8149B" w:rsidRDefault="00F8149B" w:rsidP="00F8149B">
      <w:pPr>
        <w:pStyle w:val="Heading2"/>
      </w:pPr>
      <w:r>
        <w:t xml:space="preserve">  Module Internal Variables</w:t>
      </w:r>
    </w:p>
    <w:p w:rsidR="00F8149B" w:rsidRDefault="00F8149B" w:rsidP="00F8149B">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900"/>
        <w:gridCol w:w="945"/>
        <w:gridCol w:w="945"/>
        <w:gridCol w:w="2520"/>
      </w:tblGrid>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Resolution</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Legal Range</w:t>
            </w:r>
          </w:p>
          <w:p w:rsidR="00F8149B" w:rsidRDefault="00F8149B" w:rsidP="00F8149B">
            <w:pPr>
              <w:spacing w:before="60"/>
              <w:jc w:val="center"/>
              <w:rPr>
                <w:rFonts w:ascii="Arial" w:hAnsi="Arial" w:cs="Arial"/>
                <w:sz w:val="16"/>
              </w:rPr>
            </w:pPr>
            <w:r>
              <w:rPr>
                <w:rFonts w:ascii="Arial" w:hAnsi="Arial" w:cs="Arial"/>
                <w:sz w:val="16"/>
              </w:rPr>
              <w:t>(min)</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Legal Range</w:t>
            </w:r>
          </w:p>
          <w:p w:rsidR="00F8149B" w:rsidRDefault="00F8149B" w:rsidP="00F8149B">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Software Segment</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DigMSB_PWMGrpData_Cnt_M_u16[3]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lastRenderedPageBreak/>
              <w:t>DigMSB_AsyncConfigGrpDie1_Cnt_M_u16[3]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DigMSB_AsyncConfigGrpDie2_Cnt_M_</w:t>
            </w:r>
            <w:proofErr w:type="gramStart"/>
            <w:r w:rsidRPr="00F8149B">
              <w:rPr>
                <w:rFonts w:ascii="Arial" w:hAnsi="Arial" w:cs="Arial"/>
                <w:sz w:val="16"/>
                <w:lang w:val="fr-FR"/>
              </w:rPr>
              <w:t>u16[</w:t>
            </w:r>
            <w:proofErr w:type="gramEnd"/>
            <w:r w:rsidRPr="00F8149B">
              <w:rPr>
                <w:rFonts w:ascii="Arial" w:hAnsi="Arial" w:cs="Arial"/>
                <w:sz w:val="16"/>
                <w:lang w:val="fr-FR"/>
              </w:rPr>
              <w:t>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DigMSB_MechMtrPos1UnCorrec_Rev_M_u0p16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DigMSB_RxMtrPos1ParityAccum_Cnt_M_u16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0A2C4B" w:rsidRDefault="00F8149B" w:rsidP="00F8149B">
            <w:pPr>
              <w:spacing w:before="60"/>
              <w:rPr>
                <w:rFonts w:ascii="Arial" w:hAnsi="Arial" w:cs="Arial"/>
                <w:sz w:val="16"/>
                <w:lang w:val="fr-FR"/>
              </w:rPr>
            </w:pPr>
            <w:r w:rsidRPr="00F8149B">
              <w:rPr>
                <w:rFonts w:ascii="Arial" w:hAnsi="Arial" w:cs="Arial"/>
                <w:sz w:val="16"/>
                <w:lang w:val="fr-FR"/>
              </w:rPr>
              <w:t>DigMSB_Die1R0ParityFault_Cnt_M_u16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lang w:val="fr-FR"/>
              </w:rPr>
            </w:pPr>
            <w:r w:rsidRPr="00F8149B">
              <w:rPr>
                <w:rFonts w:ascii="Arial" w:hAnsi="Arial" w:cs="Arial"/>
                <w:sz w:val="16"/>
                <w:lang w:val="fr-FR"/>
              </w:rPr>
              <w:t>DigMSB_Die1R1ParityFault_Cnt_M_u16</w:t>
            </w:r>
          </w:p>
          <w:p w:rsidR="00F8149B" w:rsidRPr="00AD57CD" w:rsidRDefault="00F8149B" w:rsidP="00F8149B">
            <w:pPr>
              <w:spacing w:before="60"/>
              <w:rPr>
                <w:rFonts w:ascii="Arial" w:hAnsi="Arial" w:cs="Arial"/>
                <w:sz w:val="16"/>
                <w:lang w:val="fr-FR"/>
              </w:rPr>
            </w:pP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DigMSB_Die2R2ParityFault_Cnt_M_u16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DigMSB_Die1ErrorOkAcc_Cnt_M_u16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DigMSB_Die2ErrorOkAcc_Cnt_M_u16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DigMSB_MechMtrPos2UnCorrec_Rev_M_u0p16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bookmarkStart w:id="7" w:name="_Hlk364411019"/>
            <w:r w:rsidRPr="00F8149B">
              <w:rPr>
                <w:rFonts w:ascii="Arial" w:hAnsi="Arial" w:cs="Arial"/>
                <w:sz w:val="16"/>
                <w:lang w:val="fr-FR"/>
              </w:rPr>
              <w:t>DigMSB_Die1vsDie2TrnsCntrAcc_Cnt_M_u16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bookmarkEnd w:id="7"/>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DigMSB_ErrorRegTCAcc_Cnt_M_u16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DigMSB_ErrorRegVehMaskAcc_Cnt_M_u16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DigMSB_MtrPosErrAcc_Cnt_M_u16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DigMSB_PrevMechMtrPos1_Rev_M_u0p16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DigMSB_Die2RevCntr_Cnt_M_s16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DigMSB_Die1RevCntr_Cnt_M_s16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DigMSB_Die1R2ParityFault_Cnt_M_u16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DigMSB_Die2R1ParityFault_Cnt_M_u16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lastRenderedPageBreak/>
              <w:t>DigMSB_Die2R0ParityFault_Cnt_M_u16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rPr>
            </w:pPr>
            <w:r w:rsidRPr="00BC0FDF">
              <w:rPr>
                <w:rFonts w:ascii="Arial" w:hAnsi="Arial" w:cs="Arial"/>
                <w:sz w:val="16"/>
              </w:rPr>
              <w:t>DigMSB_AlignedCumMechMtrPos2CRF_Deg_D_f32</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 xml:space="preserve">Single </w:t>
            </w:r>
            <w:r w:rsidR="003A7633" w:rsidRPr="00BC0FDF">
              <w:rPr>
                <w:rFonts w:ascii="Arial" w:hAnsi="Arial" w:cs="Arial"/>
                <w:sz w:val="16"/>
              </w:rPr>
              <w:t>precision</w:t>
            </w:r>
            <w:r w:rsidRPr="00BC0FDF">
              <w:rPr>
                <w:rFonts w:ascii="Arial" w:hAnsi="Arial" w:cs="Arial"/>
                <w:sz w:val="16"/>
              </w:rPr>
              <w:t xml:space="preserve"> float</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DigMSB_AlignedCumMechMtrPos2MRF_Deg_D_f32</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 xml:space="preserve">Single </w:t>
            </w:r>
            <w:proofErr w:type="spellStart"/>
            <w:r w:rsidRPr="00BC0FDF">
              <w:rPr>
                <w:rFonts w:ascii="Arial" w:hAnsi="Arial" w:cs="Arial"/>
                <w:sz w:val="16"/>
              </w:rPr>
              <w:t>preision</w:t>
            </w:r>
            <w:proofErr w:type="spellEnd"/>
            <w:r w:rsidRPr="00BC0FDF">
              <w:rPr>
                <w:rFonts w:ascii="Arial" w:hAnsi="Arial" w:cs="Arial"/>
                <w:sz w:val="16"/>
              </w:rPr>
              <w:t xml:space="preserve"> float</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DigMSB_CumMtrPos1MRF_Rev_M_s15p16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DigMSB_AlignedCumMechMtrPos1_Rev_M_s15p16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DigMSB_AlignedCumMechMtrPos2_Rev_M_s15p16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DigMSB_PrevAlignedCumMechMtrPos2_Rev_M_s15p16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DigMSB_PrevAlignedCumMechMtrPos1_Rev_M_s15p16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proofErr w:type="spellStart"/>
            <w:r w:rsidRPr="00BC0FDF">
              <w:rPr>
                <w:rFonts w:ascii="Arial" w:hAnsi="Arial" w:cs="Arial"/>
                <w:sz w:val="16"/>
              </w:rPr>
              <w:t>DigMSB_ResetTC_Cnt_M_lgc</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proofErr w:type="spellStart"/>
            <w:r w:rsidRPr="00BC0FDF">
              <w:rPr>
                <w:rFonts w:ascii="Arial" w:hAnsi="Arial" w:cs="Arial"/>
                <w:sz w:val="16"/>
              </w:rPr>
              <w:t>DigMSB_ResetIC_Cnt_M_lgc</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DigMSB_Die1ErrorOkAccPassed_Cnt_M_lgc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DigMSB_Die2ErrorOkAccPassed_Cnt_M_lgc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proofErr w:type="spellStart"/>
            <w:r w:rsidRPr="00BC0FDF">
              <w:rPr>
                <w:rFonts w:ascii="Arial" w:hAnsi="Arial" w:cs="Arial"/>
                <w:sz w:val="16"/>
              </w:rPr>
              <w:t>DigMSB_EnableAsyncConfigGrp_Cnt_M_lgc</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bookmarkStart w:id="8" w:name="_Hlk372726866"/>
            <w:r w:rsidRPr="00BC0FDF">
              <w:rPr>
                <w:rFonts w:ascii="Arial" w:hAnsi="Arial" w:cs="Arial"/>
                <w:sz w:val="16"/>
              </w:rPr>
              <w:t>DigMSB_AlignedCumMtrPos2Init_Cnt_M_lgc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bookmarkStart w:id="9" w:name="OLE_LINK3"/>
            <w:bookmarkStart w:id="10" w:name="OLE_LINK4"/>
            <w:r>
              <w:rPr>
                <w:rFonts w:ascii="Arial" w:hAnsi="Arial" w:cs="Arial"/>
                <w:sz w:val="16"/>
              </w:rPr>
              <w:t>N/A</w:t>
            </w:r>
            <w:bookmarkEnd w:id="9"/>
            <w:bookmarkEnd w:id="10"/>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bookmarkEnd w:id="8"/>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206D72" w:rsidRDefault="00BC0FDF" w:rsidP="00F8149B">
            <w:pPr>
              <w:spacing w:before="60"/>
              <w:rPr>
                <w:rFonts w:ascii="Arial" w:hAnsi="Arial" w:cs="Arial"/>
                <w:sz w:val="16"/>
              </w:rPr>
            </w:pPr>
            <w:r w:rsidRPr="00BC0FDF">
              <w:rPr>
                <w:rFonts w:ascii="Arial" w:hAnsi="Arial" w:cs="Arial"/>
                <w:sz w:val="16"/>
              </w:rPr>
              <w:t>DigMSB_AlignedCumMtrPos1Init_Cnt_M_lgc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spacing w:before="60"/>
              <w:rPr>
                <w:rFonts w:ascii="Arial" w:hAnsi="Arial" w:cs="Arial"/>
                <w:sz w:val="16"/>
              </w:rPr>
            </w:pPr>
            <w:r w:rsidRPr="002F7118">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206D72" w:rsidRDefault="00BC0FDF" w:rsidP="00F8149B">
            <w:pPr>
              <w:spacing w:before="60"/>
              <w:rPr>
                <w:rFonts w:ascii="Arial" w:hAnsi="Arial" w:cs="Arial"/>
                <w:sz w:val="16"/>
              </w:rPr>
            </w:pPr>
            <w:r w:rsidRPr="00BC0FDF">
              <w:rPr>
                <w:rFonts w:ascii="Arial" w:hAnsi="Arial" w:cs="Arial"/>
                <w:sz w:val="16"/>
              </w:rPr>
              <w:t>DigMSB_Die2Errorflag_Cnt_M_u08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DigMSB_Die1Errorflag_Cnt_M_u08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DigMSB_CumMechMtrPosStatus_Cnt_M_u08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bookmarkStart w:id="11" w:name="_Hlk364411093"/>
            <w:r w:rsidRPr="00BC0FDF">
              <w:rPr>
                <w:rFonts w:ascii="Arial" w:hAnsi="Arial" w:cs="Arial"/>
                <w:sz w:val="16"/>
              </w:rPr>
              <w:lastRenderedPageBreak/>
              <w:t>DigMSB_AlignedCumMechMtrPosStatus_Cnt_M_u08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bookmarkEnd w:id="11"/>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7B05B7" w:rsidP="00F8149B">
            <w:pPr>
              <w:spacing w:before="60"/>
              <w:rPr>
                <w:rFonts w:ascii="Arial" w:hAnsi="Arial" w:cs="Arial"/>
                <w:sz w:val="16"/>
              </w:rPr>
            </w:pPr>
            <w:r w:rsidRPr="007B05B7">
              <w:rPr>
                <w:rFonts w:ascii="Arial" w:hAnsi="Arial" w:cs="Arial"/>
                <w:sz w:val="16"/>
              </w:rPr>
              <w:t>DigMSB_Die1ErrorOk_Cnt_M_enum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sidRPr="007B05B7">
              <w:rPr>
                <w:rFonts w:ascii="Arial" w:hAnsi="Arial" w:cs="Arial"/>
                <w:sz w:val="16"/>
              </w:rPr>
              <w:t>DIGMSB_START_SEC_VAR_CLEARED_UNSPECIFIED</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7B05B7" w:rsidP="00F8149B">
            <w:pPr>
              <w:spacing w:before="60"/>
              <w:rPr>
                <w:rFonts w:ascii="Arial" w:hAnsi="Arial" w:cs="Arial"/>
                <w:sz w:val="16"/>
              </w:rPr>
            </w:pPr>
            <w:r w:rsidRPr="007B05B7">
              <w:rPr>
                <w:rFonts w:ascii="Arial" w:hAnsi="Arial" w:cs="Arial"/>
                <w:sz w:val="16"/>
              </w:rPr>
              <w:t>DigMSB_Die2ErrorOk_Cnt_M_enum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r w:rsidRPr="007B05B7">
              <w:rPr>
                <w:rFonts w:ascii="Arial" w:hAnsi="Arial" w:cs="Arial"/>
                <w:sz w:val="16"/>
              </w:rPr>
              <w:t>DigMSB_Die1vsDie2TrnsCntrAcc_Cnt_M_enum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proofErr w:type="spellStart"/>
            <w:r w:rsidRPr="007B05B7">
              <w:rPr>
                <w:rFonts w:ascii="Arial" w:hAnsi="Arial" w:cs="Arial"/>
                <w:sz w:val="16"/>
              </w:rPr>
              <w:t>DigMSB_MtrPosErrAcc_Cnt_M_enum</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proofErr w:type="spellStart"/>
            <w:r w:rsidRPr="007B05B7">
              <w:rPr>
                <w:rFonts w:ascii="Arial" w:hAnsi="Arial" w:cs="Arial"/>
                <w:sz w:val="16"/>
              </w:rPr>
              <w:t>DigMSB_ErrorRegTC_Cnt_M_enum</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proofErr w:type="spellStart"/>
            <w:r w:rsidRPr="007B05B7">
              <w:rPr>
                <w:rFonts w:ascii="Arial" w:hAnsi="Arial" w:cs="Arial"/>
                <w:sz w:val="16"/>
              </w:rPr>
              <w:t>DigMSB_ErrorRegVehMask_Cnt_M_enum</w:t>
            </w:r>
            <w:proofErr w:type="spellEnd"/>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36249C" w:rsidTr="007B0B37">
        <w:trPr>
          <w:ins w:id="12" w:author="Ahmed, Rijvi" w:date="2015-02-05T20:58:00Z"/>
        </w:trPr>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13" w:author="Ahmed, Rijvi" w:date="2015-02-05T20:58:00Z"/>
                <w:rFonts w:ascii="Arial" w:hAnsi="Arial" w:cs="Arial"/>
                <w:sz w:val="16"/>
              </w:rPr>
            </w:pPr>
            <w:ins w:id="14" w:author="Ahmed, Rijvi" w:date="2015-02-05T21:18:00Z">
              <w:r w:rsidRPr="0036249C">
                <w:rPr>
                  <w:rFonts w:ascii="Arial" w:hAnsi="Arial" w:cs="Arial"/>
                  <w:sz w:val="16"/>
                </w:rPr>
                <w:t>DigMSB_Die1UnderVoltgFltAccum_Cnt_M_u16</w:t>
              </w:r>
            </w:ins>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ins w:id="15" w:author="Ahmed, Rijvi" w:date="2015-02-05T20:58:00Z"/>
                <w:rFonts w:ascii="Arial" w:hAnsi="Arial" w:cs="Arial"/>
                <w:sz w:val="16"/>
              </w:rPr>
            </w:pPr>
            <w:ins w:id="16" w:author="Ahmed, Rijvi" w:date="2015-02-05T21:20:00Z">
              <w:r>
                <w:rPr>
                  <w:rFonts w:ascii="Arial" w:hAnsi="Arial" w:cs="Arial"/>
                  <w:sz w:val="16"/>
                </w:rPr>
                <w:t>1</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17" w:author="Ahmed, Rijvi" w:date="2015-02-05T20:58:00Z"/>
                <w:rFonts w:ascii="Arial" w:hAnsi="Arial" w:cs="Arial"/>
                <w:sz w:val="16"/>
              </w:rPr>
            </w:pPr>
            <w:ins w:id="18" w:author="Ahmed, Rijvi" w:date="2015-02-05T21:20:00Z">
              <w:r w:rsidRPr="005D079E">
                <w:rPr>
                  <w:rFonts w:ascii="Arial" w:hAnsi="Arial" w:cs="Arial"/>
                  <w:sz w:val="16"/>
                </w:rPr>
                <w:t>See Data Dictionary</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19" w:author="Ahmed, Rijvi" w:date="2015-02-05T20:58:00Z"/>
                <w:rFonts w:ascii="Arial" w:hAnsi="Arial" w:cs="Arial"/>
                <w:sz w:val="16"/>
              </w:rPr>
            </w:pPr>
            <w:ins w:id="20" w:author="Ahmed, Rijvi" w:date="2015-02-05T21:20:00Z">
              <w:r w:rsidRPr="00F54DA4">
                <w:rPr>
                  <w:rFonts w:ascii="Arial" w:hAnsi="Arial" w:cs="Arial"/>
                  <w:sz w:val="16"/>
                </w:rPr>
                <w:t>See Data Dictionary</w:t>
              </w:r>
            </w:ins>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21" w:author="Ahmed, Rijvi" w:date="2015-02-05T20:58:00Z"/>
                <w:rFonts w:ascii="Arial" w:hAnsi="Arial" w:cs="Arial"/>
                <w:sz w:val="16"/>
              </w:rPr>
            </w:pPr>
            <w:ins w:id="22" w:author="Ahmed, Rijvi" w:date="2015-02-05T21:20:00Z">
              <w:r w:rsidRPr="00F8149B">
                <w:rPr>
                  <w:rFonts w:ascii="Arial" w:hAnsi="Arial" w:cs="Arial"/>
                  <w:sz w:val="16"/>
                </w:rPr>
                <w:t>DIGMSB_START_SEC_VAR_CLEARED_16</w:t>
              </w:r>
            </w:ins>
          </w:p>
        </w:tc>
      </w:tr>
      <w:tr w:rsidR="0036249C" w:rsidTr="007B0B37">
        <w:trPr>
          <w:ins w:id="23" w:author="Ahmed, Rijvi" w:date="2015-02-05T20:58:00Z"/>
        </w:trPr>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24" w:author="Ahmed, Rijvi" w:date="2015-02-05T20:58:00Z"/>
                <w:rFonts w:ascii="Arial" w:hAnsi="Arial" w:cs="Arial"/>
                <w:sz w:val="16"/>
              </w:rPr>
            </w:pPr>
            <w:ins w:id="25" w:author="Ahmed, Rijvi" w:date="2015-02-05T21:19:00Z">
              <w:r w:rsidRPr="0036249C">
                <w:rPr>
                  <w:rFonts w:ascii="Arial" w:hAnsi="Arial" w:cs="Arial"/>
                  <w:sz w:val="16"/>
                </w:rPr>
                <w:t>DigMSB_Die1UnderVoltgFltAccum2_Cnt_M_u16</w:t>
              </w:r>
            </w:ins>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ins w:id="26" w:author="Ahmed, Rijvi" w:date="2015-02-05T20:58:00Z"/>
                <w:rFonts w:ascii="Arial" w:hAnsi="Arial" w:cs="Arial"/>
                <w:sz w:val="16"/>
              </w:rPr>
            </w:pPr>
            <w:ins w:id="27" w:author="Ahmed, Rijvi" w:date="2015-02-05T21:20:00Z">
              <w:r>
                <w:rPr>
                  <w:rFonts w:ascii="Arial" w:hAnsi="Arial" w:cs="Arial"/>
                  <w:sz w:val="16"/>
                </w:rPr>
                <w:t>1</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28" w:author="Ahmed, Rijvi" w:date="2015-02-05T20:58:00Z"/>
                <w:rFonts w:ascii="Arial" w:hAnsi="Arial" w:cs="Arial"/>
                <w:sz w:val="16"/>
              </w:rPr>
            </w:pPr>
            <w:ins w:id="29" w:author="Ahmed, Rijvi" w:date="2015-02-05T21:20:00Z">
              <w:r w:rsidRPr="005D079E">
                <w:rPr>
                  <w:rFonts w:ascii="Arial" w:hAnsi="Arial" w:cs="Arial"/>
                  <w:sz w:val="16"/>
                </w:rPr>
                <w:t>See Data Dictionary</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30" w:author="Ahmed, Rijvi" w:date="2015-02-05T20:58:00Z"/>
                <w:rFonts w:ascii="Arial" w:hAnsi="Arial" w:cs="Arial"/>
                <w:sz w:val="16"/>
              </w:rPr>
            </w:pPr>
            <w:ins w:id="31" w:author="Ahmed, Rijvi" w:date="2015-02-05T21:20:00Z">
              <w:r w:rsidRPr="00F54DA4">
                <w:rPr>
                  <w:rFonts w:ascii="Arial" w:hAnsi="Arial" w:cs="Arial"/>
                  <w:sz w:val="16"/>
                </w:rPr>
                <w:t>See Data Dictionary</w:t>
              </w:r>
            </w:ins>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32" w:author="Ahmed, Rijvi" w:date="2015-02-05T20:58:00Z"/>
                <w:rFonts w:ascii="Arial" w:hAnsi="Arial" w:cs="Arial"/>
                <w:sz w:val="16"/>
              </w:rPr>
            </w:pPr>
            <w:ins w:id="33" w:author="Ahmed, Rijvi" w:date="2015-02-05T21:20:00Z">
              <w:r w:rsidRPr="00F8149B">
                <w:rPr>
                  <w:rFonts w:ascii="Arial" w:hAnsi="Arial" w:cs="Arial"/>
                  <w:sz w:val="16"/>
                </w:rPr>
                <w:t>DIGMSB_START_SEC_VAR_CLEARED_16</w:t>
              </w:r>
            </w:ins>
          </w:p>
        </w:tc>
      </w:tr>
      <w:tr w:rsidR="0036249C" w:rsidTr="007B0B37">
        <w:trPr>
          <w:ins w:id="34" w:author="Ahmed, Rijvi" w:date="2015-02-05T20:58:00Z"/>
        </w:trPr>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35" w:author="Ahmed, Rijvi" w:date="2015-02-05T20:58:00Z"/>
                <w:rFonts w:ascii="Arial" w:hAnsi="Arial" w:cs="Arial"/>
                <w:sz w:val="16"/>
              </w:rPr>
            </w:pPr>
            <w:ins w:id="36" w:author="Ahmed, Rijvi" w:date="2015-02-05T21:19:00Z">
              <w:r w:rsidRPr="0036249C">
                <w:rPr>
                  <w:rFonts w:ascii="Arial" w:hAnsi="Arial" w:cs="Arial"/>
                  <w:sz w:val="16"/>
                </w:rPr>
                <w:t>DigMSB_Die2UnderVoltgFltAccum_Cnt_M_u16</w:t>
              </w:r>
            </w:ins>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ins w:id="37" w:author="Ahmed, Rijvi" w:date="2015-02-05T20:58:00Z"/>
                <w:rFonts w:ascii="Arial" w:hAnsi="Arial" w:cs="Arial"/>
                <w:sz w:val="16"/>
              </w:rPr>
            </w:pPr>
            <w:ins w:id="38" w:author="Ahmed, Rijvi" w:date="2015-02-05T21:20:00Z">
              <w:r>
                <w:rPr>
                  <w:rFonts w:ascii="Arial" w:hAnsi="Arial" w:cs="Arial"/>
                  <w:sz w:val="16"/>
                </w:rPr>
                <w:t>1</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39" w:author="Ahmed, Rijvi" w:date="2015-02-05T20:58:00Z"/>
                <w:rFonts w:ascii="Arial" w:hAnsi="Arial" w:cs="Arial"/>
                <w:sz w:val="16"/>
              </w:rPr>
            </w:pPr>
            <w:ins w:id="40" w:author="Ahmed, Rijvi" w:date="2015-02-05T21:20:00Z">
              <w:r w:rsidRPr="005D079E">
                <w:rPr>
                  <w:rFonts w:ascii="Arial" w:hAnsi="Arial" w:cs="Arial"/>
                  <w:sz w:val="16"/>
                </w:rPr>
                <w:t>See Data Dictionary</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ins w:id="41" w:author="Ahmed, Rijvi" w:date="2015-02-05T20:58:00Z"/>
                <w:rFonts w:ascii="Arial" w:hAnsi="Arial" w:cs="Arial"/>
                <w:sz w:val="16"/>
              </w:rPr>
            </w:pPr>
            <w:ins w:id="42" w:author="Ahmed, Rijvi" w:date="2015-02-05T21:20:00Z">
              <w:r w:rsidRPr="00F54DA4">
                <w:rPr>
                  <w:rFonts w:ascii="Arial" w:hAnsi="Arial" w:cs="Arial"/>
                  <w:sz w:val="16"/>
                </w:rPr>
                <w:t>See Data Dictionary</w:t>
              </w:r>
            </w:ins>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ins w:id="43" w:author="Ahmed, Rijvi" w:date="2015-02-05T20:58:00Z"/>
                <w:rFonts w:ascii="Arial" w:hAnsi="Arial" w:cs="Arial"/>
                <w:sz w:val="16"/>
              </w:rPr>
            </w:pPr>
            <w:ins w:id="44" w:author="Ahmed, Rijvi" w:date="2015-02-05T21:20:00Z">
              <w:r w:rsidRPr="00F8149B">
                <w:rPr>
                  <w:rFonts w:ascii="Arial" w:hAnsi="Arial" w:cs="Arial"/>
                  <w:sz w:val="16"/>
                </w:rPr>
                <w:t>DIGMSB_START_SEC_VAR_CLEARED_16</w:t>
              </w:r>
            </w:ins>
          </w:p>
        </w:tc>
      </w:tr>
    </w:tbl>
    <w:p w:rsidR="00F8149B" w:rsidRPr="004E396F" w:rsidRDefault="00F8149B" w:rsidP="007B0B37"/>
    <w:p w:rsidR="0037465C" w:rsidRDefault="0037465C" w:rsidP="007B0B37">
      <w:pPr>
        <w:pStyle w:val="Heading3"/>
      </w:pPr>
      <w:r>
        <w:t xml:space="preserve">User defined </w:t>
      </w:r>
      <w:proofErr w:type="spellStart"/>
      <w:r>
        <w:t>typedef</w:t>
      </w:r>
      <w:proofErr w:type="spellEnd"/>
      <w:r>
        <w:t xml:space="preserve"> definition/declaration </w:t>
      </w:r>
    </w:p>
    <w:p w:rsidR="0037465C" w:rsidRDefault="0037465C" w:rsidP="0037465C">
      <w:r>
        <w:t>This section documents any user types uniquely used for the module.</w:t>
      </w:r>
    </w:p>
    <w:p w:rsidR="0037465C" w:rsidRDefault="0037465C" w:rsidP="0037465C">
      <w:r>
        <w:t>(Refer the included ref for more details of register)</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7465C" w:rsidTr="0037465C">
        <w:tc>
          <w:tcPr>
            <w:tcW w:w="3348" w:type="dxa"/>
            <w:shd w:val="pct30" w:color="FFFF00" w:fill="FFFFFF"/>
          </w:tcPr>
          <w:p w:rsidR="0037465C" w:rsidRDefault="0037465C" w:rsidP="0037465C">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Legal Range</w:t>
            </w:r>
          </w:p>
          <w:p w:rsidR="0037465C" w:rsidRDefault="0037465C" w:rsidP="0037465C">
            <w:pPr>
              <w:spacing w:before="60"/>
              <w:jc w:val="center"/>
              <w:rPr>
                <w:rFonts w:ascii="Arial" w:hAnsi="Arial" w:cs="Arial"/>
                <w:sz w:val="16"/>
              </w:rPr>
            </w:pPr>
            <w:r>
              <w:rPr>
                <w:rFonts w:ascii="Arial" w:hAnsi="Arial" w:cs="Arial"/>
                <w:sz w:val="16"/>
              </w:rPr>
              <w:t>(min)</w:t>
            </w:r>
          </w:p>
        </w:tc>
        <w:tc>
          <w:tcPr>
            <w:tcW w:w="993"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Legal Range</w:t>
            </w:r>
          </w:p>
          <w:p w:rsidR="0037465C" w:rsidRDefault="0037465C" w:rsidP="0037465C">
            <w:pPr>
              <w:spacing w:before="60"/>
              <w:jc w:val="center"/>
              <w:rPr>
                <w:rFonts w:ascii="Arial" w:hAnsi="Arial" w:cs="Arial"/>
                <w:sz w:val="16"/>
              </w:rPr>
            </w:pPr>
            <w:r>
              <w:rPr>
                <w:rFonts w:ascii="Arial" w:hAnsi="Arial" w:cs="Arial"/>
                <w:sz w:val="16"/>
              </w:rPr>
              <w:t>(max)</w:t>
            </w:r>
          </w:p>
        </w:tc>
      </w:tr>
      <w:tr w:rsidR="0037465C" w:rsidTr="0037465C">
        <w:tc>
          <w:tcPr>
            <w:tcW w:w="3348" w:type="dxa"/>
            <w:vMerge w:val="restart"/>
          </w:tcPr>
          <w:p w:rsidR="0037465C" w:rsidRDefault="0037465C" w:rsidP="0037465C">
            <w:pPr>
              <w:spacing w:before="60"/>
              <w:rPr>
                <w:rFonts w:ascii="Arial" w:hAnsi="Arial" w:cs="Arial"/>
                <w:sz w:val="16"/>
              </w:rPr>
            </w:pPr>
            <w:proofErr w:type="spellStart"/>
            <w:r w:rsidRPr="0037465C">
              <w:rPr>
                <w:rFonts w:ascii="Arial" w:hAnsi="Arial" w:cs="Arial"/>
                <w:sz w:val="16"/>
              </w:rPr>
              <w:t>NTCStateType_Enum</w:t>
            </w:r>
            <w:proofErr w:type="spellEnd"/>
          </w:p>
        </w:tc>
        <w:tc>
          <w:tcPr>
            <w:tcW w:w="2160" w:type="dxa"/>
          </w:tcPr>
          <w:p w:rsidR="0037465C" w:rsidRDefault="0037465C" w:rsidP="0037465C">
            <w:pPr>
              <w:spacing w:before="60"/>
              <w:rPr>
                <w:rFonts w:ascii="Arial" w:hAnsi="Arial" w:cs="Arial"/>
                <w:sz w:val="16"/>
              </w:rPr>
            </w:pPr>
            <w:r w:rsidRPr="0037465C">
              <w:rPr>
                <w:rFonts w:ascii="Arial" w:hAnsi="Arial" w:cs="Arial"/>
                <w:sz w:val="16"/>
              </w:rPr>
              <w:t>NTCSTATE_INVALID</w:t>
            </w:r>
          </w:p>
        </w:tc>
        <w:tc>
          <w:tcPr>
            <w:tcW w:w="1440" w:type="dxa"/>
          </w:tcPr>
          <w:p w:rsidR="0037465C" w:rsidRDefault="0037465C" w:rsidP="007B0B37">
            <w:pPr>
              <w:spacing w:before="60"/>
              <w:rPr>
                <w:rFonts w:ascii="Arial" w:hAnsi="Arial" w:cs="Arial"/>
                <w:sz w:val="16"/>
              </w:rPr>
            </w:pPr>
            <w:proofErr w:type="spellStart"/>
            <w:r>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0u</w:t>
            </w:r>
          </w:p>
        </w:tc>
        <w:tc>
          <w:tcPr>
            <w:tcW w:w="993" w:type="dxa"/>
          </w:tcPr>
          <w:p w:rsidR="0037465C" w:rsidRDefault="0037465C" w:rsidP="0037465C">
            <w:pPr>
              <w:spacing w:before="60"/>
              <w:rPr>
                <w:rFonts w:ascii="Arial" w:hAnsi="Arial" w:cs="Arial"/>
                <w:sz w:val="16"/>
              </w:rPr>
            </w:pPr>
            <w:r>
              <w:rPr>
                <w:rFonts w:ascii="Arial" w:hAnsi="Arial" w:cs="Arial"/>
                <w:sz w:val="16"/>
              </w:rPr>
              <w:t>0u</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37465C">
            <w:pPr>
              <w:spacing w:before="60"/>
              <w:rPr>
                <w:rFonts w:ascii="Arial" w:hAnsi="Arial" w:cs="Arial"/>
                <w:sz w:val="16"/>
              </w:rPr>
            </w:pPr>
            <w:r w:rsidRPr="0037465C">
              <w:rPr>
                <w:rFonts w:ascii="Arial" w:hAnsi="Arial" w:cs="Arial"/>
                <w:sz w:val="16"/>
              </w:rPr>
              <w:t>NTCSTAT</w:t>
            </w:r>
            <w:r>
              <w:rPr>
                <w:rFonts w:ascii="Arial" w:hAnsi="Arial" w:cs="Arial"/>
                <w:sz w:val="16"/>
              </w:rPr>
              <w:t>E_FAILED</w:t>
            </w:r>
          </w:p>
        </w:tc>
        <w:tc>
          <w:tcPr>
            <w:tcW w:w="1440" w:type="dxa"/>
          </w:tcPr>
          <w:p w:rsidR="0037465C" w:rsidRDefault="0037465C" w:rsidP="0037465C">
            <w:proofErr w:type="spellStart"/>
            <w:r w:rsidRPr="00AB392B">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1u</w:t>
            </w:r>
          </w:p>
        </w:tc>
        <w:tc>
          <w:tcPr>
            <w:tcW w:w="993" w:type="dxa"/>
          </w:tcPr>
          <w:p w:rsidR="0037465C" w:rsidRDefault="0037465C" w:rsidP="0037465C">
            <w:pPr>
              <w:spacing w:before="60"/>
              <w:rPr>
                <w:rFonts w:ascii="Arial" w:hAnsi="Arial" w:cs="Arial"/>
                <w:sz w:val="16"/>
              </w:rPr>
            </w:pPr>
            <w:r>
              <w:rPr>
                <w:rFonts w:ascii="Arial" w:hAnsi="Arial" w:cs="Arial"/>
                <w:sz w:val="16"/>
              </w:rPr>
              <w:t>1u</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37465C">
            <w:pPr>
              <w:spacing w:before="60"/>
              <w:rPr>
                <w:rFonts w:ascii="Arial" w:hAnsi="Arial" w:cs="Arial"/>
                <w:sz w:val="16"/>
              </w:rPr>
            </w:pPr>
            <w:r>
              <w:rPr>
                <w:rFonts w:ascii="Arial" w:hAnsi="Arial" w:cs="Arial"/>
                <w:sz w:val="16"/>
              </w:rPr>
              <w:t>NTCSTATE_PASSED</w:t>
            </w:r>
          </w:p>
        </w:tc>
        <w:tc>
          <w:tcPr>
            <w:tcW w:w="1440" w:type="dxa"/>
          </w:tcPr>
          <w:p w:rsidR="0037465C" w:rsidRDefault="0037465C" w:rsidP="0037465C">
            <w:proofErr w:type="spellStart"/>
            <w:r w:rsidRPr="00AB392B">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2u</w:t>
            </w:r>
          </w:p>
        </w:tc>
        <w:tc>
          <w:tcPr>
            <w:tcW w:w="993" w:type="dxa"/>
          </w:tcPr>
          <w:p w:rsidR="0037465C" w:rsidRDefault="0037465C" w:rsidP="0037465C">
            <w:pPr>
              <w:spacing w:before="60"/>
              <w:rPr>
                <w:rFonts w:ascii="Arial" w:hAnsi="Arial" w:cs="Arial"/>
                <w:sz w:val="16"/>
              </w:rPr>
            </w:pPr>
            <w:r>
              <w:rPr>
                <w:rFonts w:ascii="Arial" w:hAnsi="Arial" w:cs="Arial"/>
                <w:sz w:val="16"/>
              </w:rPr>
              <w:t>2u</w:t>
            </w:r>
          </w:p>
        </w:tc>
      </w:tr>
      <w:tr w:rsidR="0037465C" w:rsidTr="0037465C">
        <w:trPr>
          <w:trHeight w:val="822"/>
        </w:trPr>
        <w:tc>
          <w:tcPr>
            <w:tcW w:w="3348" w:type="dxa"/>
            <w:vMerge w:val="restart"/>
          </w:tcPr>
          <w:p w:rsidR="0037465C" w:rsidRDefault="0037465C" w:rsidP="0037465C">
            <w:pPr>
              <w:spacing w:before="60"/>
              <w:rPr>
                <w:rFonts w:ascii="Arial" w:hAnsi="Arial" w:cs="Arial"/>
                <w:sz w:val="16"/>
              </w:rPr>
            </w:pPr>
            <w:proofErr w:type="spellStart"/>
            <w:r w:rsidRPr="0037465C">
              <w:rPr>
                <w:rFonts w:ascii="Arial" w:hAnsi="Arial" w:cs="Arial"/>
                <w:sz w:val="16"/>
              </w:rPr>
              <w:t>EnergyModeStateType</w:t>
            </w:r>
            <w:proofErr w:type="spellEnd"/>
          </w:p>
        </w:tc>
        <w:tc>
          <w:tcPr>
            <w:tcW w:w="2160" w:type="dxa"/>
          </w:tcPr>
          <w:p w:rsidR="0037465C" w:rsidRDefault="0037465C" w:rsidP="004A322F">
            <w:pPr>
              <w:spacing w:before="60"/>
              <w:rPr>
                <w:rFonts w:ascii="Arial" w:hAnsi="Arial" w:cs="Arial"/>
                <w:sz w:val="16"/>
              </w:rPr>
            </w:pPr>
            <w:r w:rsidRPr="00E71BB5">
              <w:t xml:space="preserve">NORMAL </w:t>
            </w:r>
          </w:p>
        </w:tc>
        <w:tc>
          <w:tcPr>
            <w:tcW w:w="1440" w:type="dxa"/>
          </w:tcPr>
          <w:p w:rsidR="0037465C" w:rsidRPr="00AB392B" w:rsidRDefault="0037465C" w:rsidP="0037465C">
            <w:pPr>
              <w:rPr>
                <w:rFonts w:ascii="Arial" w:hAnsi="Arial" w:cs="Arial"/>
                <w:sz w:val="16"/>
              </w:rPr>
            </w:pPr>
            <w:proofErr w:type="spellStart"/>
            <w:r w:rsidRPr="00EC1912">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0</w:t>
            </w:r>
          </w:p>
        </w:tc>
        <w:tc>
          <w:tcPr>
            <w:tcW w:w="993" w:type="dxa"/>
          </w:tcPr>
          <w:p w:rsidR="0037465C" w:rsidRDefault="0037465C" w:rsidP="0037465C">
            <w:pPr>
              <w:spacing w:before="60"/>
              <w:rPr>
                <w:rFonts w:ascii="Arial" w:hAnsi="Arial" w:cs="Arial"/>
                <w:sz w:val="16"/>
              </w:rPr>
            </w:pPr>
            <w:r>
              <w:rPr>
                <w:rFonts w:ascii="Arial" w:hAnsi="Arial" w:cs="Arial"/>
                <w:sz w:val="16"/>
              </w:rPr>
              <w:t>0</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PRODUCTION</w:t>
            </w:r>
          </w:p>
        </w:tc>
        <w:tc>
          <w:tcPr>
            <w:tcW w:w="1440" w:type="dxa"/>
          </w:tcPr>
          <w:p w:rsidR="0037465C" w:rsidRPr="00AB392B" w:rsidRDefault="0037465C" w:rsidP="0037465C">
            <w:pPr>
              <w:rPr>
                <w:rFonts w:ascii="Arial" w:hAnsi="Arial" w:cs="Arial"/>
                <w:sz w:val="16"/>
              </w:rPr>
            </w:pPr>
            <w:proofErr w:type="spellStart"/>
            <w:r w:rsidRPr="00EC1912">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1</w:t>
            </w:r>
          </w:p>
        </w:tc>
        <w:tc>
          <w:tcPr>
            <w:tcW w:w="993" w:type="dxa"/>
          </w:tcPr>
          <w:p w:rsidR="0037465C" w:rsidRDefault="0037465C" w:rsidP="0037465C">
            <w:pPr>
              <w:spacing w:before="60"/>
              <w:rPr>
                <w:rFonts w:ascii="Arial" w:hAnsi="Arial" w:cs="Arial"/>
                <w:sz w:val="16"/>
              </w:rPr>
            </w:pPr>
            <w:r>
              <w:rPr>
                <w:rFonts w:ascii="Arial" w:hAnsi="Arial" w:cs="Arial"/>
                <w:sz w:val="16"/>
              </w:rPr>
              <w:t>1</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TRANSPORTATION </w:t>
            </w:r>
          </w:p>
        </w:tc>
        <w:tc>
          <w:tcPr>
            <w:tcW w:w="1440" w:type="dxa"/>
          </w:tcPr>
          <w:p w:rsidR="0037465C" w:rsidRPr="00AB392B" w:rsidRDefault="0037465C" w:rsidP="0037465C">
            <w:pPr>
              <w:rPr>
                <w:rFonts w:ascii="Arial" w:hAnsi="Arial" w:cs="Arial"/>
                <w:sz w:val="16"/>
              </w:rPr>
            </w:pPr>
            <w:proofErr w:type="spellStart"/>
            <w:r w:rsidRPr="00EC1912">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2</w:t>
            </w:r>
          </w:p>
        </w:tc>
        <w:tc>
          <w:tcPr>
            <w:tcW w:w="993" w:type="dxa"/>
          </w:tcPr>
          <w:p w:rsidR="0037465C" w:rsidRDefault="0037465C" w:rsidP="0037465C">
            <w:pPr>
              <w:spacing w:before="60"/>
              <w:rPr>
                <w:rFonts w:ascii="Arial" w:hAnsi="Arial" w:cs="Arial"/>
                <w:sz w:val="16"/>
              </w:rPr>
            </w:pPr>
            <w:r>
              <w:rPr>
                <w:rFonts w:ascii="Arial" w:hAnsi="Arial" w:cs="Arial"/>
                <w:sz w:val="16"/>
              </w:rPr>
              <w:t>2</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FLASH </w:t>
            </w:r>
          </w:p>
        </w:tc>
        <w:tc>
          <w:tcPr>
            <w:tcW w:w="1440" w:type="dxa"/>
          </w:tcPr>
          <w:p w:rsidR="0037465C" w:rsidRPr="00AB392B" w:rsidRDefault="0037465C" w:rsidP="0037465C">
            <w:pPr>
              <w:rPr>
                <w:rFonts w:ascii="Arial" w:hAnsi="Arial" w:cs="Arial"/>
                <w:sz w:val="16"/>
              </w:rPr>
            </w:pPr>
            <w:proofErr w:type="spellStart"/>
            <w:r w:rsidRPr="00EC1912">
              <w:rPr>
                <w:rFonts w:ascii="Arial" w:hAnsi="Arial" w:cs="Arial"/>
                <w:sz w:val="16"/>
              </w:rPr>
              <w:t>enum</w:t>
            </w:r>
            <w:proofErr w:type="spellEnd"/>
          </w:p>
        </w:tc>
        <w:tc>
          <w:tcPr>
            <w:tcW w:w="992" w:type="dxa"/>
          </w:tcPr>
          <w:p w:rsidR="0037465C" w:rsidRDefault="0037465C" w:rsidP="0037465C">
            <w:pPr>
              <w:spacing w:before="60"/>
              <w:rPr>
                <w:rFonts w:ascii="Arial" w:hAnsi="Arial" w:cs="Arial"/>
                <w:sz w:val="16"/>
              </w:rPr>
            </w:pPr>
            <w:r>
              <w:rPr>
                <w:rFonts w:ascii="Arial" w:hAnsi="Arial" w:cs="Arial"/>
                <w:sz w:val="16"/>
              </w:rPr>
              <w:t>3</w:t>
            </w:r>
          </w:p>
        </w:tc>
        <w:tc>
          <w:tcPr>
            <w:tcW w:w="993" w:type="dxa"/>
          </w:tcPr>
          <w:p w:rsidR="0037465C" w:rsidRDefault="0037465C" w:rsidP="0037465C">
            <w:pPr>
              <w:spacing w:before="60"/>
              <w:rPr>
                <w:rFonts w:ascii="Arial" w:hAnsi="Arial" w:cs="Arial"/>
                <w:sz w:val="16"/>
              </w:rPr>
            </w:pPr>
            <w:r>
              <w:rPr>
                <w:rFonts w:ascii="Arial" w:hAnsi="Arial" w:cs="Arial"/>
                <w:sz w:val="16"/>
              </w:rPr>
              <w:t>3</w:t>
            </w:r>
          </w:p>
        </w:tc>
      </w:tr>
      <w:tr w:rsidR="009B4D6A" w:rsidTr="00F66DC0">
        <w:trPr>
          <w:trHeight w:val="822"/>
        </w:trPr>
        <w:tc>
          <w:tcPr>
            <w:tcW w:w="3348" w:type="dxa"/>
            <w:vMerge w:val="restart"/>
          </w:tcPr>
          <w:p w:rsidR="009B4D6A" w:rsidRPr="00F66DC0" w:rsidRDefault="009B4D6A" w:rsidP="009B4D6A">
            <w:pPr>
              <w:spacing w:before="60"/>
              <w:rPr>
                <w:rFonts w:ascii="Arial" w:hAnsi="Arial" w:cs="Arial"/>
                <w:sz w:val="16"/>
              </w:rPr>
            </w:pPr>
          </w:p>
          <w:p w:rsidR="009B4D6A" w:rsidRPr="00366C59" w:rsidRDefault="009B4D6A" w:rsidP="009B4D6A">
            <w:pPr>
              <w:spacing w:before="60"/>
              <w:rPr>
                <w:rFonts w:ascii="Arial" w:hAnsi="Arial" w:cs="Arial"/>
                <w:sz w:val="16"/>
              </w:rPr>
            </w:pPr>
            <w:proofErr w:type="spellStart"/>
            <w:r w:rsidRPr="00F66DC0">
              <w:rPr>
                <w:rFonts w:ascii="Arial" w:hAnsi="Arial" w:cs="Arial"/>
                <w:sz w:val="16"/>
              </w:rPr>
              <w:t>DigMSBEOLType</w:t>
            </w:r>
            <w:proofErr w:type="spellEnd"/>
          </w:p>
        </w:tc>
        <w:tc>
          <w:tcPr>
            <w:tcW w:w="2160" w:type="dxa"/>
          </w:tcPr>
          <w:p w:rsidR="009B4D6A" w:rsidRPr="00366C59" w:rsidRDefault="009B4D6A" w:rsidP="009B4D6A">
            <w:pPr>
              <w:spacing w:before="60"/>
              <w:rPr>
                <w:rFonts w:ascii="Arial" w:hAnsi="Arial" w:cs="Arial"/>
                <w:sz w:val="16"/>
              </w:rPr>
            </w:pPr>
            <w:r w:rsidRPr="00F66DC0">
              <w:t>MtrPosBEMF_Rev_u0p16</w:t>
            </w:r>
          </w:p>
        </w:tc>
        <w:tc>
          <w:tcPr>
            <w:tcW w:w="1440" w:type="dxa"/>
          </w:tcPr>
          <w:p w:rsidR="009B4D6A" w:rsidRPr="00366C59" w:rsidRDefault="009B4D6A" w:rsidP="009B4D6A">
            <w:pPr>
              <w:rPr>
                <w:rFonts w:ascii="Arial" w:hAnsi="Arial" w:cs="Arial"/>
                <w:sz w:val="16"/>
              </w:rPr>
            </w:pPr>
            <w:r w:rsidRPr="00F66DC0">
              <w:rPr>
                <w:rFonts w:ascii="Arial" w:hAnsi="Arial" w:cs="Arial"/>
                <w:sz w:val="16"/>
              </w:rPr>
              <w:t>UInt16</w:t>
            </w:r>
          </w:p>
        </w:tc>
        <w:tc>
          <w:tcPr>
            <w:tcW w:w="992" w:type="dxa"/>
          </w:tcPr>
          <w:p w:rsidR="009B4D6A" w:rsidRDefault="00F66DC0" w:rsidP="009B4D6A">
            <w:pPr>
              <w:spacing w:before="60"/>
              <w:rPr>
                <w:rFonts w:ascii="Arial" w:hAnsi="Arial" w:cs="Arial"/>
                <w:sz w:val="16"/>
              </w:rPr>
            </w:pPr>
            <w:r>
              <w:rPr>
                <w:rFonts w:ascii="Arial" w:hAnsi="Arial" w:cs="Arial"/>
                <w:sz w:val="16"/>
              </w:rPr>
              <w:t>0</w:t>
            </w:r>
          </w:p>
        </w:tc>
        <w:tc>
          <w:tcPr>
            <w:tcW w:w="993" w:type="dxa"/>
          </w:tcPr>
          <w:p w:rsidR="009B4D6A" w:rsidRDefault="00F66DC0"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366C59" w:rsidRDefault="009B4D6A" w:rsidP="009B4D6A">
            <w:pPr>
              <w:spacing w:before="60"/>
              <w:rPr>
                <w:rFonts w:ascii="Arial" w:hAnsi="Arial" w:cs="Arial"/>
                <w:sz w:val="16"/>
              </w:rPr>
            </w:pPr>
            <w:r w:rsidRPr="00F66DC0">
              <w:t>MtrPosBEMFRedundant_Rev_u0p16</w:t>
            </w:r>
          </w:p>
        </w:tc>
        <w:tc>
          <w:tcPr>
            <w:tcW w:w="1440" w:type="dxa"/>
          </w:tcPr>
          <w:p w:rsidR="009B4D6A" w:rsidRPr="00366C59" w:rsidRDefault="009B4D6A" w:rsidP="009B4D6A">
            <w:pPr>
              <w:rPr>
                <w:rFonts w:ascii="Arial" w:hAnsi="Arial" w:cs="Arial"/>
                <w:sz w:val="16"/>
              </w:rPr>
            </w:pPr>
            <w:r w:rsidRPr="00F66DC0">
              <w:rPr>
                <w:rFonts w:ascii="Arial" w:hAnsi="Arial" w:cs="Arial"/>
                <w:sz w:val="16"/>
              </w:rPr>
              <w:t>UInt16</w:t>
            </w:r>
          </w:p>
        </w:tc>
        <w:tc>
          <w:tcPr>
            <w:tcW w:w="992" w:type="dxa"/>
          </w:tcPr>
          <w:p w:rsidR="009B4D6A" w:rsidRDefault="00F66DC0" w:rsidP="009B4D6A">
            <w:pPr>
              <w:spacing w:before="60"/>
              <w:rPr>
                <w:rFonts w:ascii="Arial" w:hAnsi="Arial" w:cs="Arial"/>
                <w:sz w:val="16"/>
              </w:rPr>
            </w:pPr>
            <w:r>
              <w:rPr>
                <w:rFonts w:ascii="Arial" w:hAnsi="Arial" w:cs="Arial"/>
                <w:sz w:val="16"/>
              </w:rPr>
              <w:t>0</w:t>
            </w:r>
          </w:p>
        </w:tc>
        <w:tc>
          <w:tcPr>
            <w:tcW w:w="993" w:type="dxa"/>
          </w:tcPr>
          <w:p w:rsidR="009B4D6A" w:rsidRDefault="00F66DC0"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366C59" w:rsidRDefault="009B4D6A" w:rsidP="009B4D6A">
            <w:pPr>
              <w:spacing w:before="60"/>
              <w:rPr>
                <w:rFonts w:ascii="Arial" w:hAnsi="Arial" w:cs="Arial"/>
                <w:sz w:val="16"/>
              </w:rPr>
            </w:pPr>
            <w:r w:rsidRPr="00F66DC0">
              <w:t>MtrPos1HarCompTbl_Rev_s2p13</w:t>
            </w:r>
            <w:r w:rsidR="00F66DC0">
              <w:t>[3]</w:t>
            </w:r>
          </w:p>
        </w:tc>
        <w:tc>
          <w:tcPr>
            <w:tcW w:w="1440" w:type="dxa"/>
          </w:tcPr>
          <w:p w:rsidR="009B4D6A" w:rsidRPr="00366C59" w:rsidRDefault="009B4D6A" w:rsidP="009B4D6A">
            <w:pPr>
              <w:rPr>
                <w:rFonts w:ascii="Arial" w:hAnsi="Arial" w:cs="Arial"/>
                <w:sz w:val="16"/>
              </w:rPr>
            </w:pPr>
            <w:r w:rsidRPr="00F66DC0">
              <w:rPr>
                <w:rFonts w:ascii="Arial" w:hAnsi="Arial" w:cs="Arial"/>
                <w:sz w:val="16"/>
              </w:rPr>
              <w:t>SInt16</w:t>
            </w:r>
          </w:p>
        </w:tc>
        <w:tc>
          <w:tcPr>
            <w:tcW w:w="992" w:type="dxa"/>
          </w:tcPr>
          <w:p w:rsidR="009B4D6A" w:rsidRDefault="005B0CC7" w:rsidP="009B4D6A">
            <w:pPr>
              <w:spacing w:before="60"/>
              <w:rPr>
                <w:rFonts w:ascii="Arial" w:hAnsi="Arial" w:cs="Arial"/>
                <w:sz w:val="16"/>
              </w:rPr>
            </w:pPr>
            <w:r>
              <w:rPr>
                <w:rFonts w:ascii="Arial" w:hAnsi="Arial" w:cs="Arial"/>
                <w:sz w:val="16"/>
              </w:rPr>
              <w:t>full</w:t>
            </w:r>
          </w:p>
        </w:tc>
        <w:tc>
          <w:tcPr>
            <w:tcW w:w="993" w:type="dxa"/>
          </w:tcPr>
          <w:p w:rsidR="009B4D6A" w:rsidRDefault="005B0CC7"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F66DC0" w:rsidRDefault="009B4D6A" w:rsidP="009B4D6A">
            <w:pPr>
              <w:spacing w:before="60"/>
            </w:pPr>
            <w:r w:rsidRPr="00F66DC0">
              <w:t>MtrPos2HarCompTbl_Rev_s2p13</w:t>
            </w:r>
            <w:r w:rsidR="00F66DC0">
              <w:t>[3]</w:t>
            </w:r>
          </w:p>
        </w:tc>
        <w:tc>
          <w:tcPr>
            <w:tcW w:w="1440" w:type="dxa"/>
          </w:tcPr>
          <w:p w:rsidR="009B4D6A" w:rsidRPr="00F66DC0" w:rsidRDefault="009B4D6A" w:rsidP="009B4D6A">
            <w:pPr>
              <w:rPr>
                <w:rFonts w:ascii="Arial" w:hAnsi="Arial" w:cs="Arial"/>
                <w:sz w:val="16"/>
              </w:rPr>
            </w:pPr>
            <w:r w:rsidRPr="00F66DC0">
              <w:rPr>
                <w:rFonts w:ascii="Arial" w:hAnsi="Arial" w:cs="Arial"/>
                <w:sz w:val="16"/>
              </w:rPr>
              <w:t>SInt16</w:t>
            </w:r>
          </w:p>
        </w:tc>
        <w:tc>
          <w:tcPr>
            <w:tcW w:w="992" w:type="dxa"/>
          </w:tcPr>
          <w:p w:rsidR="009B4D6A" w:rsidRDefault="005B0CC7" w:rsidP="009B4D6A">
            <w:pPr>
              <w:spacing w:before="60"/>
              <w:rPr>
                <w:rFonts w:ascii="Arial" w:hAnsi="Arial" w:cs="Arial"/>
                <w:sz w:val="16"/>
              </w:rPr>
            </w:pPr>
            <w:r>
              <w:rPr>
                <w:rFonts w:ascii="Arial" w:hAnsi="Arial" w:cs="Arial"/>
                <w:sz w:val="16"/>
              </w:rPr>
              <w:t>full</w:t>
            </w:r>
          </w:p>
        </w:tc>
        <w:tc>
          <w:tcPr>
            <w:tcW w:w="993" w:type="dxa"/>
          </w:tcPr>
          <w:p w:rsidR="009B4D6A" w:rsidRDefault="005B0CC7" w:rsidP="009B4D6A">
            <w:pPr>
              <w:spacing w:before="60"/>
              <w:rPr>
                <w:rFonts w:ascii="Arial" w:hAnsi="Arial" w:cs="Arial"/>
                <w:sz w:val="16"/>
              </w:rPr>
            </w:pPr>
            <w:r>
              <w:rPr>
                <w:rFonts w:ascii="Arial" w:hAnsi="Arial" w:cs="Arial"/>
                <w:sz w:val="16"/>
              </w:rPr>
              <w:t>full</w:t>
            </w:r>
          </w:p>
        </w:tc>
      </w:tr>
    </w:tbl>
    <w:p w:rsidR="004A781C" w:rsidRDefault="004A781C">
      <w:pPr>
        <w:pStyle w:val="Heading1"/>
      </w:pPr>
      <w:r>
        <w:br w:type="page"/>
      </w: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DE3FCE">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DE3FCE" w:rsidRPr="00584FD4" w:rsidRDefault="00DE3FCE" w:rsidP="00386DAF">
            <w:r w:rsidRPr="00584FD4">
              <w:t>Calibration Constants</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k_Die1vsDie2TrnsCntrThresh_Deg_f32</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k_Die2Offset_Rev_u3p13</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k_MtrPos1vsMtrPos2Thresh_Rev_u3p13</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k_DigMSBErrorRegGenMask_Cnt_u08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B30771" w:rsidP="004573C7">
            <w:r w:rsidRPr="00DC2870">
              <w:t>k_ErrorRegTCMask_Cnt_u08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k_ErrorRegVehMask_Cnt_u08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k_TurnsCntrOffset_Rev_f32</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k_Die1RPMMode_Cnt_u08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k_Die2RPMMode_Cnt_u08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proofErr w:type="spellStart"/>
            <w:r w:rsidRPr="00DC2870">
              <w:t>k_DigMSBParity_Cnt_str</w:t>
            </w:r>
            <w:proofErr w:type="spellEnd"/>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proofErr w:type="spellStart"/>
            <w:r w:rsidRPr="00DC2870">
              <w:t>k_DigMSBTCRunTimeParity_Cnt_str</w:t>
            </w:r>
            <w:proofErr w:type="spellEnd"/>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proofErr w:type="spellStart"/>
            <w:r w:rsidRPr="00DC2870">
              <w:t>k_ErrorRegTCAcc_Cnt_str</w:t>
            </w:r>
            <w:proofErr w:type="spellEnd"/>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k_MtrPos1vsMtrPos2Diag_Cnt_str</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902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16"/>
        <w:gridCol w:w="1183"/>
        <w:gridCol w:w="750"/>
        <w:gridCol w:w="3271"/>
      </w:tblGrid>
      <w:tr w:rsidR="00F60312" w:rsidTr="00F60312">
        <w:tc>
          <w:tcPr>
            <w:tcW w:w="3816"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Constant Name</w:t>
            </w:r>
          </w:p>
        </w:tc>
        <w:tc>
          <w:tcPr>
            <w:tcW w:w="1183"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Resolution</w:t>
            </w:r>
          </w:p>
        </w:tc>
        <w:tc>
          <w:tcPr>
            <w:tcW w:w="750"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Units</w:t>
            </w:r>
          </w:p>
        </w:tc>
        <w:tc>
          <w:tcPr>
            <w:tcW w:w="3271"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Value</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D_PIREVQUATER_REV_S15P16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w:t>
            </w:r>
            <w:proofErr w:type="spellStart"/>
            <w:r w:rsidRPr="00980936">
              <w:t>FPM_InitFixedPoint_m</w:t>
            </w:r>
            <w:proofErr w:type="spellEnd"/>
            <w:r w:rsidRPr="00980936">
              <w:t>( 0.25, s15p16_T))</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 xml:space="preserve">D_PIREVQUATER_REV_U16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w:t>
            </w:r>
            <w:proofErr w:type="spellStart"/>
            <w:r w:rsidRPr="00980936">
              <w:t>FPM_InitFixedPoint_m</w:t>
            </w:r>
            <w:proofErr w:type="spellEnd"/>
            <w:r w:rsidRPr="00980936">
              <w:t>( 0.25, u0p16_T))</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D_MASK16BITS_CNT_U16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0xFFFFu</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 xml:space="preserve"> D_HALFREV_REV_U0P16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32768U</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lastRenderedPageBreak/>
              <w:t xml:space="preserve"> D_REVTODEG_DEG_F32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t>Deg</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360.0F</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 xml:space="preserve">D_PWMGRPWRD0_CNT_U16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0x200U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t xml:space="preserve">D_PWMGRPWRD1_CNT_U16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proofErr w:type="spellStart"/>
            <w:r w:rsidRPr="00A30B8E">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t xml:space="preserve">D_PWMGRPWRD2_CNT_U16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proofErr w:type="spellStart"/>
            <w:r w:rsidRPr="00A30B8E">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0x400U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D_ASYNCCONFIGGRPWRD0_CNT_U16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rsidRPr="00A30B8E">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0x8800U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D_ASYNCCONFIGGRPWRD1_CNT_U16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rsidRPr="00A30B8E">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0x800U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D_ASYNCCONFIGGRPWRD2_CNT_U16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proofErr w:type="spellStart"/>
            <w:r w:rsidRPr="00A30B8E">
              <w:t>Cnt</w:t>
            </w:r>
            <w:proofErr w:type="spellEnd"/>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0x400U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t xml:space="preserve">D_INITCUMPOS_REV_S15P16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78643200 </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p w:rsidR="00C1131A" w:rsidRDefault="00C1131A"/>
    <w:tbl>
      <w:tblPr>
        <w:tblW w:w="521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715"/>
        <w:gridCol w:w="1497"/>
      </w:tblGrid>
      <w:tr w:rsidR="00C1131A" w:rsidTr="00C1131A">
        <w:trPr>
          <w:jc w:val="center"/>
        </w:trPr>
        <w:tc>
          <w:tcPr>
            <w:tcW w:w="3715" w:type="dxa"/>
            <w:tcBorders>
              <w:top w:val="single" w:sz="6" w:space="0" w:color="auto"/>
              <w:left w:val="single" w:sz="6" w:space="0" w:color="auto"/>
              <w:bottom w:val="single" w:sz="6" w:space="0" w:color="auto"/>
              <w:right w:val="single" w:sz="6" w:space="0" w:color="auto"/>
            </w:tcBorders>
            <w:shd w:val="pct30" w:color="FFFF00" w:fill="FFFFFF"/>
          </w:tcPr>
          <w:p w:rsidR="00C1131A" w:rsidRDefault="00C1131A">
            <w:pPr>
              <w:spacing w:before="60"/>
              <w:jc w:val="center"/>
              <w:rPr>
                <w:rFonts w:ascii="Arial" w:hAnsi="Arial" w:cs="Arial"/>
                <w:sz w:val="16"/>
              </w:rPr>
            </w:pPr>
            <w:r>
              <w:rPr>
                <w:rFonts w:ascii="Arial" w:hAnsi="Arial" w:cs="Arial"/>
                <w:sz w:val="16"/>
              </w:rPr>
              <w:t>Constant Name</w:t>
            </w:r>
          </w:p>
        </w:tc>
        <w:tc>
          <w:tcPr>
            <w:tcW w:w="1497" w:type="dxa"/>
            <w:tcBorders>
              <w:top w:val="single" w:sz="6" w:space="0" w:color="auto"/>
              <w:left w:val="single" w:sz="6" w:space="0" w:color="auto"/>
              <w:bottom w:val="single" w:sz="6" w:space="0" w:color="auto"/>
              <w:right w:val="single" w:sz="6" w:space="0" w:color="auto"/>
            </w:tcBorders>
            <w:shd w:val="pct30" w:color="FFFF00" w:fill="FFFFFF"/>
          </w:tcPr>
          <w:p w:rsidR="00C1131A" w:rsidRDefault="00C1131A" w:rsidP="00C1131A">
            <w:pPr>
              <w:spacing w:before="60"/>
              <w:rPr>
                <w:rFonts w:ascii="Arial" w:hAnsi="Arial" w:cs="Arial"/>
                <w:sz w:val="16"/>
              </w:rPr>
            </w:pPr>
            <w:r>
              <w:rPr>
                <w:rFonts w:ascii="Arial" w:hAnsi="Arial" w:cs="Arial"/>
                <w:sz w:val="16"/>
              </w:rPr>
              <w:t>Value</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D_ONE_ULS_F32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D_ZERO_ULS_F32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D_ONE_CNT_U16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lastRenderedPageBreak/>
              <w:t>D_ONE_CNT_U32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D_ONE_CNT_U8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5D5A6D" w:rsidP="0049436F">
            <w:pPr>
              <w:spacing w:before="60"/>
              <w:jc w:val="center"/>
              <w:rPr>
                <w:rFonts w:ascii="Arial" w:hAnsi="Arial" w:cs="Arial"/>
                <w:sz w:val="16"/>
              </w:rPr>
            </w:pPr>
            <w:r w:rsidRPr="005D5A6D">
              <w:rPr>
                <w:rFonts w:ascii="Arial" w:hAnsi="Arial" w:cs="Arial"/>
                <w:sz w:val="16"/>
              </w:rPr>
              <w:t>T_PARITYTABLE_CNT_U8</w:t>
            </w:r>
          </w:p>
        </w:tc>
        <w:tc>
          <w:tcPr>
            <w:tcW w:w="990" w:type="dxa"/>
            <w:tcBorders>
              <w:top w:val="single" w:sz="6" w:space="0" w:color="auto"/>
              <w:left w:val="single" w:sz="6" w:space="0" w:color="auto"/>
              <w:bottom w:val="single" w:sz="6" w:space="0" w:color="auto"/>
              <w:right w:val="single" w:sz="6" w:space="0" w:color="auto"/>
            </w:tcBorders>
          </w:tcPr>
          <w:p w:rsidR="008B3E94" w:rsidRDefault="0049436F" w:rsidP="00F957FA">
            <w:pPr>
              <w:spacing w:before="60"/>
              <w:rPr>
                <w:rFonts w:ascii="Arial" w:hAnsi="Arial" w:cs="Arial"/>
                <w:sz w:val="16"/>
              </w:rPr>
            </w:pPr>
            <w:r>
              <w:rPr>
                <w:rFonts w:ascii="Arial" w:hAnsi="Arial" w:cs="Arial"/>
                <w:sz w:val="16"/>
              </w:rPr>
              <w:t>Uint8</w:t>
            </w:r>
          </w:p>
        </w:tc>
        <w:tc>
          <w:tcPr>
            <w:tcW w:w="3600" w:type="dxa"/>
            <w:tcBorders>
              <w:top w:val="single" w:sz="6" w:space="0" w:color="auto"/>
              <w:left w:val="single" w:sz="6" w:space="0" w:color="auto"/>
              <w:bottom w:val="single" w:sz="6" w:space="0" w:color="auto"/>
              <w:right w:val="single" w:sz="6" w:space="0" w:color="auto"/>
            </w:tcBorders>
          </w:tcPr>
          <w:p w:rsidR="008B3E94" w:rsidRPr="005D2CF9" w:rsidRDefault="00296BAA" w:rsidP="00F957FA">
            <w:pPr>
              <w:spacing w:before="60"/>
              <w:rPr>
                <w:rFonts w:ascii="Arial" w:hAnsi="Arial" w:cs="Arial"/>
                <w:sz w:val="16"/>
                <w:lang w:val="es-ES"/>
              </w:rPr>
            </w:pPr>
            <w:r w:rsidRPr="00296BAA">
              <w:rPr>
                <w:rFonts w:ascii="Arial" w:hAnsi="Arial" w:cs="Arial"/>
                <w:sz w:val="16"/>
                <w:lang w:val="es-ES"/>
              </w:rPr>
              <w:t>{ 0U, 1U, 1U, 0U, 1U, 0U, 0U, 1U, 1U, 0U, 0U, 1U, 0U, 1U, 1U, 0U, 1U, 0U, 0U, 1U, 0U, 1U, 1U, 0U, 0U, 1U, 1U, 0U, 1U, 0U, 0U, 1U, 1U, 0U, 0U, 1U, 0U, 1U, 1U, 0U, 0U, 1U, 1U, 0U, 1U, 0U, 0U, 1U, 0U, 1U, 1U, 0U, 1U, 0U, 0U, 1U, 1U, 0U, 0U, 1U, 0U, 1U, 1U, 0U, 1U, 0U, 0U, 1U, 0U, 1U, 1U, 0U, 0U, 1U, 1U, 0U, 1U, 0U, 0U, 1U, 0U, 1U, 1U, 0U, 1U, 0U, 0U, 1U, 1U, 0U, 0U, 1U, 0U, 1U, 1U, 0U, 0U, 1U, 1U, 0U, 1U, 0U, 0U, 1U, 1U, 0U, 0U, 1U, 0U, 1U, 1U, 0U, 1U, 0U, 0U, 1U, 0U, 1U, 1U, 0U, 0U, 1U, 1U, 0U, 1U, 0U, 0U, 1U, 1U, 0U, 0U, 1U, 0U, 1U, 1U, 0U, 0U, 1U, 1U, 0U, 1U, 0U, 0U, 1U, 0U, 1U, 1U, 0U, 1U, 0U, 0U, 1U, 1U, 0U, 0U, 1U, 0U, 1U, 1U, 0U, 0U, 1U, 1U, 0U, 1U, 0U, 0U, 1U, 1U, 0U, 0U, 1U, 0U, 1U, 1U, 0U, 1U, 0U, 0U, 1U, 0U, 1U, 1U, 0U, 0U, 1U, 1U, 0U, 1U, 0U, 0U, 1U, 0U, 1U, 1U, 0U, 1U, 0U, 0U, 1U, 1U, 0U, 0U, 1U, 0U, 1U, 1U, 0U, 1U, 0U, 0U, 1U, 0U, 1U, 1U, 0U, 0U, 1U, 1U, 0U, 1U, 0U, 0U, 1U, 1U, 0U, 0U, 1U, 0U, 1U, 1U, 0U, 0U, 1U, 1U, 0U, 1U, 0U, 0U, 1U, 0U, 1U, 1U, 0U, 1U, 0U, 0U, 1U, 1U, 0U, 0U, 1U, 0U, 1U, 1U, 0U}</w:t>
            </w:r>
          </w:p>
        </w:tc>
        <w:tc>
          <w:tcPr>
            <w:tcW w:w="1440" w:type="dxa"/>
            <w:tcBorders>
              <w:top w:val="single" w:sz="6" w:space="0" w:color="auto"/>
              <w:left w:val="single" w:sz="6" w:space="0" w:color="auto"/>
              <w:bottom w:val="single" w:sz="6" w:space="0" w:color="auto"/>
              <w:right w:val="single" w:sz="6" w:space="0" w:color="auto"/>
            </w:tcBorders>
          </w:tcPr>
          <w:p w:rsidR="008B3E94" w:rsidRDefault="00EF211F" w:rsidP="00F957FA">
            <w:pPr>
              <w:spacing w:before="60"/>
              <w:rPr>
                <w:rFonts w:ascii="Arial" w:hAnsi="Arial" w:cs="Arial"/>
                <w:sz w:val="16"/>
              </w:rPr>
            </w:pPr>
            <w:r w:rsidRPr="00EF211F">
              <w:rPr>
                <w:rFonts w:ascii="Arial" w:hAnsi="Arial" w:cs="Arial"/>
                <w:sz w:val="16"/>
              </w:rPr>
              <w:t>DIGMSB_START_SEC_CONST_8</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A6059" w:rsidRDefault="00EA6059" w:rsidP="00EA6059">
      <w:pPr>
        <w:numPr>
          <w:ilvl w:val="0"/>
          <w:numId w:val="5"/>
        </w:numPr>
        <w:spacing w:after="0"/>
      </w:pPr>
      <w:proofErr w:type="spellStart"/>
      <w:r w:rsidRPr="00E94891">
        <w:t>FPM_FixedToFloat_m</w:t>
      </w:r>
      <w:proofErr w:type="spellEnd"/>
      <w:r>
        <w:t>()</w:t>
      </w:r>
    </w:p>
    <w:p w:rsidR="00EA6059" w:rsidRDefault="00EA6059" w:rsidP="00EA6059">
      <w:pPr>
        <w:numPr>
          <w:ilvl w:val="0"/>
          <w:numId w:val="5"/>
        </w:numPr>
        <w:spacing w:after="0"/>
      </w:pPr>
      <w:r>
        <w:t>Abs_f32_m()</w:t>
      </w:r>
    </w:p>
    <w:p w:rsidR="00EA6059" w:rsidRDefault="00EA6059" w:rsidP="00EA6059">
      <w:pPr>
        <w:numPr>
          <w:ilvl w:val="0"/>
          <w:numId w:val="5"/>
        </w:numPr>
        <w:spacing w:after="0"/>
      </w:pPr>
      <w:proofErr w:type="spellStart"/>
      <w:r w:rsidRPr="00BE4EDC">
        <w:t>Rte_Call_NxtrDiagMgr_SetNTCStatus</w:t>
      </w:r>
      <w:proofErr w:type="spellEnd"/>
    </w:p>
    <w:p w:rsidR="00225FC6" w:rsidRDefault="00225FC6" w:rsidP="00225FC6">
      <w:pPr>
        <w:numPr>
          <w:ilvl w:val="0"/>
          <w:numId w:val="5"/>
        </w:numPr>
        <w:spacing w:after="0"/>
      </w:pPr>
      <w:proofErr w:type="spellStart"/>
      <w:r w:rsidRPr="00225FC6">
        <w:t>FPM_Fix_m</w:t>
      </w:r>
      <w:proofErr w:type="spellEnd"/>
    </w:p>
    <w:p w:rsidR="00225FC6" w:rsidRDefault="00225FC6" w:rsidP="00225FC6">
      <w:pPr>
        <w:numPr>
          <w:ilvl w:val="0"/>
          <w:numId w:val="5"/>
        </w:numPr>
        <w:spacing w:after="0"/>
      </w:pPr>
      <w:proofErr w:type="spellStart"/>
      <w:r w:rsidRPr="00225FC6">
        <w:t>DiagNStep_m</w:t>
      </w:r>
      <w:proofErr w:type="spellEnd"/>
    </w:p>
    <w:p w:rsidR="00225FC6" w:rsidRDefault="00225FC6" w:rsidP="00225FC6">
      <w:pPr>
        <w:numPr>
          <w:ilvl w:val="0"/>
          <w:numId w:val="5"/>
        </w:numPr>
        <w:spacing w:after="0"/>
      </w:pPr>
      <w:proofErr w:type="spellStart"/>
      <w:r w:rsidRPr="00225FC6">
        <w:t>DiagPStep_m</w:t>
      </w:r>
      <w:proofErr w:type="spellEnd"/>
    </w:p>
    <w:p w:rsidR="00442817" w:rsidRDefault="00225FC6" w:rsidP="00225FC6">
      <w:pPr>
        <w:numPr>
          <w:ilvl w:val="0"/>
          <w:numId w:val="5"/>
        </w:numPr>
        <w:spacing w:after="0"/>
      </w:pPr>
      <w:proofErr w:type="spellStart"/>
      <w:r w:rsidRPr="00225FC6">
        <w:t>DiagFailed_m</w:t>
      </w:r>
      <w:proofErr w:type="spellEnd"/>
    </w:p>
    <w:p w:rsidR="008B3E94" w:rsidRDefault="008B3E94" w:rsidP="0075409E">
      <w:pPr>
        <w:spacing w:after="0"/>
        <w:ind w:left="360"/>
      </w:pPr>
    </w:p>
    <w:p w:rsidR="008B3E94" w:rsidRDefault="008B3E94" w:rsidP="008B3E94">
      <w:pPr>
        <w:pStyle w:val="Heading2"/>
      </w:pPr>
      <w:r>
        <w:t>Data Hiding Functions</w:t>
      </w:r>
    </w:p>
    <w:p w:rsidR="00A57636" w:rsidRDefault="00A57636" w:rsidP="00A57636">
      <w:pPr>
        <w:pStyle w:val="ListParagraph"/>
        <w:numPr>
          <w:ilvl w:val="0"/>
          <w:numId w:val="10"/>
        </w:numPr>
        <w:spacing w:after="0"/>
      </w:pPr>
      <w:r>
        <w:t>MSB1G</w:t>
      </w:r>
      <w:r w:rsidR="00FB1EF7">
        <w:t>et</w:t>
      </w:r>
      <w:r>
        <w:t>D</w:t>
      </w:r>
      <w:r w:rsidR="00FB1EF7">
        <w:t>ata</w:t>
      </w:r>
      <w:r>
        <w:t>()</w:t>
      </w:r>
    </w:p>
    <w:p w:rsidR="00A57636" w:rsidRDefault="00A57636" w:rsidP="00A57636">
      <w:pPr>
        <w:pStyle w:val="ListParagraph"/>
        <w:numPr>
          <w:ilvl w:val="0"/>
          <w:numId w:val="10"/>
        </w:numPr>
        <w:spacing w:after="0"/>
      </w:pPr>
      <w:r>
        <w:t>MSB1S</w:t>
      </w:r>
      <w:r w:rsidR="00FB1EF7">
        <w:t>et</w:t>
      </w:r>
      <w:r>
        <w:t>D</w:t>
      </w:r>
      <w:r w:rsidR="00FB1EF7">
        <w:t>ata</w:t>
      </w:r>
      <w:r>
        <w:t>()</w:t>
      </w:r>
    </w:p>
    <w:p w:rsidR="00A57636" w:rsidRDefault="00A57636" w:rsidP="00A57636">
      <w:pPr>
        <w:pStyle w:val="ListParagraph"/>
        <w:numPr>
          <w:ilvl w:val="0"/>
          <w:numId w:val="10"/>
        </w:numPr>
        <w:spacing w:after="0"/>
      </w:pPr>
      <w:r>
        <w:t>MSB2G</w:t>
      </w:r>
      <w:r w:rsidR="00FB1EF7">
        <w:t>et</w:t>
      </w:r>
      <w:r>
        <w:t>D</w:t>
      </w:r>
      <w:r w:rsidR="00FB1EF7">
        <w:t>ata</w:t>
      </w:r>
      <w:r>
        <w:t>()</w:t>
      </w:r>
    </w:p>
    <w:p w:rsidR="00A57636" w:rsidRDefault="00A57636" w:rsidP="00A57636">
      <w:pPr>
        <w:pStyle w:val="ListParagraph"/>
        <w:numPr>
          <w:ilvl w:val="0"/>
          <w:numId w:val="10"/>
        </w:numPr>
        <w:spacing w:after="0"/>
      </w:pPr>
      <w:r>
        <w:t>MSB2S</w:t>
      </w:r>
      <w:r w:rsidR="00FB1EF7">
        <w:t>et</w:t>
      </w:r>
      <w:r>
        <w:t>D</w:t>
      </w:r>
      <w:r w:rsidR="00FB1EF7">
        <w:t>ata</w:t>
      </w:r>
      <w:r>
        <w:t>()</w:t>
      </w:r>
    </w:p>
    <w:p w:rsidR="00A57636" w:rsidRDefault="00A57636" w:rsidP="00A57636">
      <w:pPr>
        <w:pStyle w:val="ListParagraph"/>
        <w:numPr>
          <w:ilvl w:val="0"/>
          <w:numId w:val="10"/>
        </w:numPr>
        <w:spacing w:after="0"/>
      </w:pPr>
      <w:r>
        <w:t>MSB1EnableDataTransfer()</w:t>
      </w:r>
    </w:p>
    <w:p w:rsidR="00A57636" w:rsidRDefault="00A57636" w:rsidP="00A57636">
      <w:pPr>
        <w:pStyle w:val="ListParagraph"/>
        <w:numPr>
          <w:ilvl w:val="0"/>
          <w:numId w:val="10"/>
        </w:numPr>
        <w:spacing w:after="0"/>
      </w:pPr>
      <w:r>
        <w:t>MSB2EnableDataTransfer()</w:t>
      </w:r>
    </w:p>
    <w:p w:rsidR="00A57636" w:rsidRDefault="00A57636" w:rsidP="00A57636">
      <w:pPr>
        <w:pStyle w:val="ListParagraph"/>
        <w:numPr>
          <w:ilvl w:val="0"/>
          <w:numId w:val="10"/>
        </w:numPr>
        <w:spacing w:after="0"/>
      </w:pPr>
      <w:r>
        <w:t>MSB1EnableConfigTransfer()</w:t>
      </w:r>
    </w:p>
    <w:p w:rsidR="00A57636" w:rsidRDefault="00A57636" w:rsidP="00A57636">
      <w:pPr>
        <w:pStyle w:val="ListParagraph"/>
        <w:numPr>
          <w:ilvl w:val="0"/>
          <w:numId w:val="10"/>
        </w:numPr>
        <w:spacing w:after="0"/>
      </w:pPr>
      <w:r>
        <w:t>MSB2EnableConfigTransfer()</w:t>
      </w:r>
    </w:p>
    <w:p w:rsidR="00AA2B02" w:rsidRDefault="00AA2B02" w:rsidP="0075409E">
      <w:pPr>
        <w:spacing w:after="0"/>
        <w:ind w:left="360"/>
      </w:pPr>
    </w:p>
    <w:p w:rsidR="001B60DF" w:rsidRDefault="001B60DF" w:rsidP="001B60DF">
      <w:pPr>
        <w:pStyle w:val="Heading2"/>
      </w:pPr>
      <w:bookmarkStart w:id="45" w:name="OLE_LINK29"/>
      <w:bookmarkStart w:id="46" w:name="OLE_LINK30"/>
      <w:r>
        <w:t xml:space="preserve">Global Functions/Macros Defined by this </w:t>
      </w:r>
      <w:r w:rsidR="00674ADF">
        <w:t>Module</w:t>
      </w:r>
    </w:p>
    <w:p w:rsidR="001B60DF" w:rsidRDefault="00F648ED" w:rsidP="001B60DF">
      <w:pPr>
        <w:pStyle w:val="Heading3"/>
      </w:pPr>
      <w:bookmarkStart w:id="47" w:name="OLE_LINK27"/>
      <w:bookmarkStart w:id="48" w:name="OLE_LINK28"/>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EA6059" w:rsidP="00F957FA">
            <w:pPr>
              <w:spacing w:before="60"/>
              <w:rPr>
                <w:rFonts w:ascii="Arial" w:hAnsi="Arial" w:cs="Arial"/>
                <w:sz w:val="16"/>
              </w:rPr>
            </w:pPr>
            <w:bookmarkStart w:id="49" w:name="OLE_LINK31"/>
            <w:bookmarkStart w:id="50" w:name="OLE_LINK32"/>
            <w:r w:rsidRPr="00EA6059">
              <w:rPr>
                <w:rFonts w:ascii="Arial" w:hAnsi="Arial" w:cs="Arial"/>
                <w:sz w:val="16"/>
              </w:rPr>
              <w:t>DigMSB_Per</w:t>
            </w:r>
            <w:r>
              <w:rPr>
                <w:rFonts w:ascii="Arial" w:hAnsi="Arial" w:cs="Arial"/>
                <w:sz w:val="16"/>
              </w:rPr>
              <w:t>1</w:t>
            </w:r>
            <w:bookmarkEnd w:id="49"/>
            <w:bookmarkEnd w:id="50"/>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EA6059" w:rsidP="00F957FA">
            <w:pPr>
              <w:spacing w:before="60"/>
              <w:rPr>
                <w:rFonts w:ascii="Arial" w:hAnsi="Arial" w:cs="Arial"/>
                <w:sz w:val="16"/>
              </w:rPr>
            </w:pPr>
            <w:r>
              <w:rPr>
                <w:rFonts w:ascii="Arial" w:hAnsi="Arial" w:cs="Arial"/>
                <w:sz w:val="16"/>
              </w:rPr>
              <w:t>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D91BEA" w:rsidP="00F957FA">
            <w:pPr>
              <w:spacing w:before="60"/>
              <w:rPr>
                <w:rFonts w:ascii="Arial" w:hAnsi="Arial" w:cs="Arial"/>
                <w:sz w:val="16"/>
              </w:rPr>
            </w:pPr>
            <w:r>
              <w:rPr>
                <w:rFonts w:ascii="Arial" w:hAnsi="Arial" w:cs="Arial"/>
                <w:sz w:val="16"/>
              </w:rPr>
              <w:t>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bookmarkEnd w:id="47"/>
    <w:bookmarkEnd w:id="48"/>
    <w:p w:rsidR="001B60DF" w:rsidRDefault="001B60DF" w:rsidP="001B60DF">
      <w:pPr>
        <w:pStyle w:val="Heading4"/>
      </w:pPr>
      <w:r>
        <w:t>Description</w:t>
      </w:r>
    </w:p>
    <w:p w:rsidR="00751D98" w:rsidRDefault="00751D98" w:rsidP="00751D98">
      <w:pPr>
        <w:pStyle w:val="Heading4"/>
      </w:pPr>
      <w:r>
        <w:t>Store Module Inputs to Local copies</w:t>
      </w:r>
    </w:p>
    <w:p w:rsidR="005979C0" w:rsidRDefault="005979C0" w:rsidP="00D91BEA"/>
    <w:p w:rsidR="005979C0" w:rsidRDefault="005979C0" w:rsidP="00D91BEA"/>
    <w:p w:rsidR="005E2033" w:rsidRDefault="005E2033" w:rsidP="00D91BEA"/>
    <w:p w:rsidR="005E2033" w:rsidRDefault="005E2033" w:rsidP="00D91BEA"/>
    <w:p w:rsidR="005979C0" w:rsidRDefault="00492689" w:rsidP="00D91BEA">
      <w:r>
        <w:object w:dxaOrig="23805" w:dyaOrig="20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98.65pt;height:593.9pt" o:ole="">
            <v:imagedata r:id="rId11" o:title=""/>
          </v:shape>
          <o:OLEObject Type="Embed" ProgID="Visio.Drawing.11" ShapeID="_x0000_i1034" DrawAspect="Content" ObjectID="_1484820891" r:id="rId12"/>
        </w:object>
      </w:r>
    </w:p>
    <w:p w:rsidR="0083451B" w:rsidRDefault="0083451B" w:rsidP="00D91BEA"/>
    <w:p w:rsidR="00D91BEA" w:rsidRDefault="0083451B" w:rsidP="005E2033">
      <w:pPr>
        <w:pStyle w:val="Heading4"/>
      </w:pPr>
      <w:r w:rsidRPr="00396970">
        <w:t>Store Local copy of outputs into Module Outputs</w:t>
      </w:r>
    </w:p>
    <w:p w:rsidR="005E2033" w:rsidRPr="005E2033" w:rsidRDefault="005E2033" w:rsidP="005E2033"/>
    <w:bookmarkEnd w:id="45"/>
    <w:bookmarkEnd w:id="46"/>
    <w:p w:rsidR="00C23D41" w:rsidRDefault="00C23D41" w:rsidP="00C23D41">
      <w:pPr>
        <w:spacing w:after="0"/>
      </w:pPr>
      <w:r>
        <w:t>DigMSB_Write_UncorrMechMtrPos1_Rev_u0p16(DigMSB_M</w:t>
      </w:r>
      <w:r w:rsidR="0037465C">
        <w:t>echMtrPos1UnCorrec_Rev_M_u0p16)</w:t>
      </w:r>
    </w:p>
    <w:p w:rsidR="00C23D41" w:rsidRDefault="00C23D41" w:rsidP="00C23D41">
      <w:pPr>
        <w:spacing w:after="0"/>
      </w:pPr>
      <w:r>
        <w:tab/>
        <w:t>DigMSB_Write_CumMechMtrPos_Rev_s15p16(Dig</w:t>
      </w:r>
      <w:r w:rsidR="0037465C">
        <w:t>MSB_CumMtrPos1MRF_Rev_M_s15p16)</w:t>
      </w:r>
    </w:p>
    <w:p w:rsidR="00C23D41" w:rsidRDefault="00C23D41" w:rsidP="00C23D41">
      <w:pPr>
        <w:spacing w:after="0"/>
      </w:pPr>
      <w:r>
        <w:tab/>
        <w:t>DigMSB_Write_MechMtrPos1_Rev</w:t>
      </w:r>
      <w:r w:rsidR="0037465C">
        <w:t>_u0p16(MechMtrPos1_Rev_T_u0p16)</w:t>
      </w:r>
    </w:p>
    <w:p w:rsidR="00C23D41" w:rsidRDefault="00C23D41" w:rsidP="00C23D41">
      <w:pPr>
        <w:spacing w:after="0"/>
      </w:pPr>
      <w:r>
        <w:tab/>
        <w:t>DigMSB_Write_SysCMechMtrPos1_Rev</w:t>
      </w:r>
      <w:r w:rsidR="0037465C">
        <w:t>_u0p16(MechMtrPos1_Rev_T_u0p16)</w:t>
      </w:r>
    </w:p>
    <w:p w:rsidR="00C23D41" w:rsidRDefault="00C23D41" w:rsidP="00C23D41">
      <w:pPr>
        <w:spacing w:after="0"/>
      </w:pPr>
      <w:r>
        <w:tab/>
        <w:t>DigMSB_Write_CorrectedElecMtrPos_Rev_u0p16(C</w:t>
      </w:r>
      <w:r w:rsidR="0037465C">
        <w:t>orrectedElecMtrPos_Rev_T_u0p16)</w:t>
      </w:r>
    </w:p>
    <w:p w:rsidR="00C23D41" w:rsidRDefault="00C23D41" w:rsidP="00C23D41">
      <w:pPr>
        <w:spacing w:after="0"/>
      </w:pPr>
      <w:r>
        <w:tab/>
        <w:t>DigMSB_Write_SysCorrectedElecMtrPos_Rev_u0p16(C</w:t>
      </w:r>
      <w:r w:rsidR="0037465C">
        <w:t>orrectedElecMtrPos_Rev_T_u0p16)</w:t>
      </w:r>
    </w:p>
    <w:p w:rsidR="00C23D41" w:rsidRDefault="00C23D41" w:rsidP="00C23D41">
      <w:pPr>
        <w:spacing w:after="0"/>
      </w:pPr>
      <w:r>
        <w:tab/>
        <w:t>DigMSB_Write_MechMtrPos1TimeStamp_u</w:t>
      </w:r>
      <w:r w:rsidR="0037465C">
        <w:t>Sec_u32(SampleTime1_uSec_T_u32)</w:t>
      </w:r>
    </w:p>
    <w:p w:rsidR="00C23D41" w:rsidRDefault="00C23D41" w:rsidP="00C23D41">
      <w:pPr>
        <w:spacing w:after="0"/>
      </w:pPr>
      <w:r>
        <w:tab/>
        <w:t>DigMSB_Write_MechMtrPos2TimeStamp_u</w:t>
      </w:r>
      <w:r w:rsidR="0037465C">
        <w:t>Sec_u32(SampleTime1_uSec_T_u32)</w:t>
      </w:r>
    </w:p>
    <w:p w:rsidR="00C23D41" w:rsidRDefault="00C23D41" w:rsidP="00C23D41">
      <w:pPr>
        <w:spacing w:after="0"/>
        <w:rPr>
          <w:ins w:id="51" w:author="Ahmed, Rijvi" w:date="2015-02-05T21:47:00Z"/>
        </w:rPr>
      </w:pPr>
      <w:r>
        <w:tab/>
        <w:t>DigMSB_Write_RxMtrPos1ParityAccum_Cnt_</w:t>
      </w:r>
      <w:proofErr w:type="gramStart"/>
      <w:r>
        <w:t>u16(</w:t>
      </w:r>
      <w:proofErr w:type="gramEnd"/>
      <w:r>
        <w:t>DigMSB_RxMtrPos1ParityAccum_Cnt_M_u16)</w:t>
      </w:r>
    </w:p>
    <w:p w:rsidR="008309D2" w:rsidRDefault="008309D2" w:rsidP="00C23D41">
      <w:pPr>
        <w:spacing w:after="0"/>
      </w:pPr>
      <w:ins w:id="52" w:author="Ahmed, Rijvi" w:date="2015-02-05T21:47:00Z">
        <w:r w:rsidRPr="008309D2">
          <w:t>DigMSB_Write_RxMtrPos1UnderVoltgFltAccum_Cnt_</w:t>
        </w:r>
        <w:proofErr w:type="gramStart"/>
        <w:r w:rsidRPr="008309D2">
          <w:t>u16(</w:t>
        </w:r>
        <w:proofErr w:type="gramEnd"/>
        <w:r w:rsidRPr="008309D2">
          <w:t>DigMSB_Die1UnderVoltgFltAccum_Cnt_M_u16)</w:t>
        </w:r>
      </w:ins>
    </w:p>
    <w:p w:rsidR="00C23D41" w:rsidRDefault="00C23D41" w:rsidP="00C23D41">
      <w:pPr>
        <w:spacing w:after="0"/>
      </w:pPr>
      <w:r>
        <w:tab/>
        <w:t>DigMSB_Write_Die1RxError_Cnt</w:t>
      </w:r>
      <w:r w:rsidR="0037465C">
        <w:t>_</w:t>
      </w:r>
      <w:proofErr w:type="gramStart"/>
      <w:r w:rsidR="0037465C">
        <w:t>u16(</w:t>
      </w:r>
      <w:proofErr w:type="gramEnd"/>
      <w:r w:rsidR="0037465C">
        <w:t>(MSB1RxData_Cnt_T_u16[0]))</w:t>
      </w:r>
    </w:p>
    <w:p w:rsidR="00C23D41" w:rsidRDefault="00C23D41" w:rsidP="00C23D41">
      <w:pPr>
        <w:spacing w:after="0"/>
      </w:pPr>
      <w:r>
        <w:tab/>
        <w:t>DigMSB_Write_Die1RxRevCtr_Cnt</w:t>
      </w:r>
      <w:r w:rsidR="0037465C">
        <w:t>_u16((MSB1RxData_Cnt_T_u16[1]))</w:t>
      </w:r>
    </w:p>
    <w:p w:rsidR="00C23D41" w:rsidRDefault="00C23D41" w:rsidP="00C23D41">
      <w:pPr>
        <w:spacing w:after="0"/>
      </w:pPr>
      <w:r>
        <w:tab/>
        <w:t>DigMSB_Write_Die1RxMtrPos_Cnt</w:t>
      </w:r>
      <w:r w:rsidR="0037465C">
        <w:t>_u16((MSB1RxData_Cnt_T_u16[2]))</w:t>
      </w:r>
    </w:p>
    <w:p w:rsidR="00C23D41" w:rsidRDefault="00C23D41" w:rsidP="00C23D41">
      <w:pPr>
        <w:spacing w:after="0"/>
      </w:pPr>
      <w:r>
        <w:tab/>
        <w:t>DigMSB_Write_Die2RxError_Cnt_u16(</w:t>
      </w:r>
      <w:r w:rsidR="0037465C">
        <w:t>(MSB2RxData_Cnt_T_u16[0]))</w:t>
      </w:r>
    </w:p>
    <w:p w:rsidR="00C23D41" w:rsidRDefault="00C23D41" w:rsidP="00C23D41">
      <w:pPr>
        <w:spacing w:after="0"/>
      </w:pPr>
      <w:r>
        <w:tab/>
        <w:t>DigMSB_Write_Die2RxRevCtr_Cnt</w:t>
      </w:r>
      <w:r w:rsidR="0037465C">
        <w:t>_u16((MSB2RxData_Cnt_T_u16[1]))</w:t>
      </w:r>
    </w:p>
    <w:p w:rsidR="003901B6" w:rsidRDefault="00C23D41" w:rsidP="003901B6">
      <w:pPr>
        <w:spacing w:after="0"/>
      </w:pPr>
      <w:r>
        <w:tab/>
        <w:t>DigMSB_Write_Die2RxMtrPos_Cnt</w:t>
      </w:r>
      <w:r w:rsidR="0037465C">
        <w:t>_u16((MSB2RxData_Cnt_T_u16[2]))</w:t>
      </w:r>
    </w:p>
    <w:p w:rsidR="0038719B" w:rsidRDefault="0038719B" w:rsidP="0038719B">
      <w:pPr>
        <w:pStyle w:val="Heading2"/>
      </w:pPr>
      <w:r>
        <w:t>Local Functions/Macros Used by this MDD only</w:t>
      </w:r>
    </w:p>
    <w:p w:rsidR="00EA6059" w:rsidRDefault="0038719B" w:rsidP="00EA6059">
      <w:pPr>
        <w:pStyle w:val="Heading3"/>
      </w:pPr>
      <w:bookmarkStart w:id="53" w:name="OLE_LINK95"/>
      <w:bookmarkStart w:id="54" w:name="OLE_LINK96"/>
      <w:r>
        <w:t>Local</w:t>
      </w:r>
      <w:r w:rsidR="00EA6059">
        <w:t xml:space="preserve"> </w:t>
      </w:r>
      <w:r w:rsidR="00A12170">
        <w:t>Marco</w:t>
      </w:r>
      <w:r w:rsidR="00EA6059">
        <w:t xml:space="preserve"> #</w:t>
      </w:r>
      <w:r w:rsidR="00702B1B">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8"/>
        <w:gridCol w:w="1151"/>
        <w:gridCol w:w="605"/>
        <w:gridCol w:w="661"/>
        <w:gridCol w:w="606"/>
      </w:tblGrid>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Function Name</w:t>
            </w:r>
          </w:p>
        </w:tc>
        <w:tc>
          <w:tcPr>
            <w:tcW w:w="3848" w:type="dxa"/>
          </w:tcPr>
          <w:p w:rsidR="00A12170" w:rsidRDefault="00A12170" w:rsidP="00386DAF">
            <w:pPr>
              <w:spacing w:before="60"/>
              <w:rPr>
                <w:rFonts w:ascii="Arial" w:hAnsi="Arial" w:cs="Arial"/>
                <w:sz w:val="16"/>
              </w:rPr>
            </w:pPr>
            <w:r w:rsidRPr="00A12170">
              <w:rPr>
                <w:rFonts w:ascii="Arial" w:hAnsi="Arial" w:cs="Arial"/>
                <w:sz w:val="16"/>
              </w:rPr>
              <w:t>ParityCalculation_m</w:t>
            </w:r>
          </w:p>
        </w:tc>
        <w:tc>
          <w:tcPr>
            <w:tcW w:w="1151"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Type</w:t>
            </w:r>
          </w:p>
        </w:tc>
        <w:tc>
          <w:tcPr>
            <w:tcW w:w="605"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Min</w:t>
            </w:r>
          </w:p>
        </w:tc>
        <w:tc>
          <w:tcPr>
            <w:tcW w:w="661"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A12170" w:rsidRDefault="00A12170" w:rsidP="00386DAF">
            <w:pPr>
              <w:spacing w:before="60"/>
              <w:jc w:val="center"/>
              <w:rPr>
                <w:rFonts w:ascii="Arial" w:hAnsi="Arial" w:cs="Arial"/>
                <w:sz w:val="16"/>
              </w:rPr>
            </w:pPr>
            <w:r>
              <w:rPr>
                <w:rFonts w:ascii="Arial" w:hAnsi="Arial" w:cs="Arial"/>
                <w:sz w:val="16"/>
              </w:rPr>
              <w:t>UTP Tol.</w:t>
            </w:r>
          </w:p>
        </w:tc>
      </w:tr>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 xml:space="preserve">Arguments Passed </w:t>
            </w:r>
          </w:p>
        </w:tc>
        <w:tc>
          <w:tcPr>
            <w:tcW w:w="3848" w:type="dxa"/>
          </w:tcPr>
          <w:p w:rsidR="00A12170" w:rsidRDefault="00A12170" w:rsidP="00386DAF">
            <w:pPr>
              <w:spacing w:before="60"/>
              <w:rPr>
                <w:rFonts w:ascii="Arial" w:hAnsi="Arial" w:cs="Arial"/>
                <w:sz w:val="16"/>
              </w:rPr>
            </w:pPr>
            <w:r w:rsidRPr="00A12170">
              <w:rPr>
                <w:rFonts w:ascii="Arial" w:hAnsi="Arial" w:cs="Arial"/>
                <w:sz w:val="16"/>
              </w:rPr>
              <w:t>data</w:t>
            </w:r>
          </w:p>
        </w:tc>
        <w:tc>
          <w:tcPr>
            <w:tcW w:w="1151" w:type="dxa"/>
          </w:tcPr>
          <w:p w:rsidR="00A12170" w:rsidRDefault="00A12170" w:rsidP="00386DAF">
            <w:pPr>
              <w:spacing w:before="60"/>
              <w:rPr>
                <w:rFonts w:ascii="Arial" w:hAnsi="Arial" w:cs="Arial"/>
                <w:sz w:val="16"/>
              </w:rPr>
            </w:pPr>
            <w:r>
              <w:rPr>
                <w:rFonts w:ascii="Arial" w:hAnsi="Arial" w:cs="Arial"/>
                <w:sz w:val="16"/>
              </w:rPr>
              <w:t>Uint16</w:t>
            </w:r>
          </w:p>
        </w:tc>
        <w:tc>
          <w:tcPr>
            <w:tcW w:w="605" w:type="dxa"/>
          </w:tcPr>
          <w:p w:rsidR="00A12170" w:rsidRDefault="00A12170" w:rsidP="00386DAF">
            <w:pPr>
              <w:spacing w:before="60"/>
              <w:rPr>
                <w:rFonts w:ascii="Arial" w:hAnsi="Arial" w:cs="Arial"/>
                <w:sz w:val="16"/>
              </w:rPr>
            </w:pPr>
            <w:r>
              <w:rPr>
                <w:rFonts w:ascii="Arial" w:hAnsi="Arial" w:cs="Arial"/>
                <w:sz w:val="16"/>
              </w:rPr>
              <w:t>0</w:t>
            </w:r>
          </w:p>
        </w:tc>
        <w:tc>
          <w:tcPr>
            <w:tcW w:w="661" w:type="dxa"/>
          </w:tcPr>
          <w:p w:rsidR="00A12170" w:rsidRDefault="00A12170" w:rsidP="00386DAF">
            <w:pPr>
              <w:spacing w:before="60"/>
              <w:rPr>
                <w:rFonts w:ascii="Arial" w:hAnsi="Arial" w:cs="Arial"/>
                <w:sz w:val="16"/>
              </w:rPr>
            </w:pPr>
            <w:r>
              <w:rPr>
                <w:rFonts w:ascii="Arial" w:hAnsi="Arial" w:cs="Arial"/>
                <w:sz w:val="16"/>
              </w:rPr>
              <w:t>65535</w:t>
            </w:r>
          </w:p>
        </w:tc>
        <w:tc>
          <w:tcPr>
            <w:tcW w:w="606" w:type="dxa"/>
            <w:shd w:val="pct15" w:color="auto" w:fill="auto"/>
          </w:tcPr>
          <w:p w:rsidR="00A12170" w:rsidRDefault="00A12170" w:rsidP="00386DAF">
            <w:pPr>
              <w:spacing w:before="60"/>
              <w:rPr>
                <w:rFonts w:ascii="Arial" w:hAnsi="Arial" w:cs="Arial"/>
                <w:sz w:val="16"/>
              </w:rPr>
            </w:pPr>
          </w:p>
        </w:tc>
      </w:tr>
      <w:tr w:rsidR="00A12170" w:rsidTr="00386DAF">
        <w:tc>
          <w:tcPr>
            <w:tcW w:w="2067" w:type="dxa"/>
          </w:tcPr>
          <w:p w:rsidR="00A12170" w:rsidRDefault="00A12170" w:rsidP="00386DAF">
            <w:pPr>
              <w:spacing w:before="60"/>
              <w:rPr>
                <w:rFonts w:ascii="Arial" w:hAnsi="Arial" w:cs="Arial"/>
                <w:b/>
                <w:bCs/>
                <w:sz w:val="16"/>
              </w:rPr>
            </w:pPr>
          </w:p>
        </w:tc>
        <w:tc>
          <w:tcPr>
            <w:tcW w:w="3848" w:type="dxa"/>
          </w:tcPr>
          <w:p w:rsidR="00A12170" w:rsidRDefault="00A12170" w:rsidP="00386DAF">
            <w:pPr>
              <w:spacing w:before="60"/>
              <w:rPr>
                <w:rFonts w:ascii="Arial" w:hAnsi="Arial" w:cs="Arial"/>
                <w:sz w:val="16"/>
              </w:rPr>
            </w:pPr>
          </w:p>
        </w:tc>
        <w:tc>
          <w:tcPr>
            <w:tcW w:w="1151" w:type="dxa"/>
          </w:tcPr>
          <w:p w:rsidR="00A12170" w:rsidRDefault="00A12170" w:rsidP="00386DAF">
            <w:pPr>
              <w:spacing w:before="60"/>
              <w:rPr>
                <w:rFonts w:ascii="Arial" w:hAnsi="Arial" w:cs="Arial"/>
                <w:sz w:val="16"/>
              </w:rPr>
            </w:pPr>
          </w:p>
        </w:tc>
        <w:tc>
          <w:tcPr>
            <w:tcW w:w="605" w:type="dxa"/>
          </w:tcPr>
          <w:p w:rsidR="00A12170" w:rsidRDefault="00A12170" w:rsidP="00386DAF">
            <w:pPr>
              <w:spacing w:before="60"/>
              <w:rPr>
                <w:rFonts w:ascii="Arial" w:hAnsi="Arial" w:cs="Arial"/>
                <w:sz w:val="16"/>
              </w:rPr>
            </w:pPr>
          </w:p>
        </w:tc>
        <w:tc>
          <w:tcPr>
            <w:tcW w:w="661" w:type="dxa"/>
          </w:tcPr>
          <w:p w:rsidR="00A12170" w:rsidRDefault="00A12170" w:rsidP="00386DAF">
            <w:pPr>
              <w:spacing w:before="60"/>
              <w:rPr>
                <w:rFonts w:ascii="Arial" w:hAnsi="Arial" w:cs="Arial"/>
                <w:sz w:val="16"/>
              </w:rPr>
            </w:pPr>
          </w:p>
        </w:tc>
        <w:tc>
          <w:tcPr>
            <w:tcW w:w="606" w:type="dxa"/>
            <w:shd w:val="pct15" w:color="auto" w:fill="auto"/>
          </w:tcPr>
          <w:p w:rsidR="00A12170" w:rsidRDefault="00A12170" w:rsidP="00386DAF">
            <w:pPr>
              <w:spacing w:before="60"/>
              <w:rPr>
                <w:rFonts w:ascii="Arial" w:hAnsi="Arial" w:cs="Arial"/>
                <w:sz w:val="16"/>
              </w:rPr>
            </w:pPr>
          </w:p>
        </w:tc>
      </w:tr>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Return Value</w:t>
            </w:r>
          </w:p>
        </w:tc>
        <w:tc>
          <w:tcPr>
            <w:tcW w:w="3848" w:type="dxa"/>
          </w:tcPr>
          <w:p w:rsidR="00A12170" w:rsidRDefault="0092296D" w:rsidP="00386DAF">
            <w:pPr>
              <w:spacing w:before="60"/>
              <w:rPr>
                <w:rFonts w:ascii="Arial" w:hAnsi="Arial" w:cs="Arial"/>
                <w:sz w:val="16"/>
              </w:rPr>
            </w:pPr>
            <w:r>
              <w:rPr>
                <w:rFonts w:ascii="Arial" w:hAnsi="Arial" w:cs="Arial"/>
                <w:sz w:val="16"/>
              </w:rPr>
              <w:t>Output</w:t>
            </w:r>
          </w:p>
        </w:tc>
        <w:tc>
          <w:tcPr>
            <w:tcW w:w="1151" w:type="dxa"/>
          </w:tcPr>
          <w:p w:rsidR="00A12170" w:rsidRDefault="00A12170" w:rsidP="00386DAF">
            <w:pPr>
              <w:spacing w:before="60"/>
              <w:rPr>
                <w:rFonts w:ascii="Arial" w:hAnsi="Arial" w:cs="Arial"/>
                <w:sz w:val="16"/>
              </w:rPr>
            </w:pPr>
            <w:r>
              <w:rPr>
                <w:rFonts w:ascii="Arial" w:hAnsi="Arial" w:cs="Arial"/>
                <w:sz w:val="16"/>
              </w:rPr>
              <w:t>Uint16</w:t>
            </w:r>
          </w:p>
        </w:tc>
        <w:tc>
          <w:tcPr>
            <w:tcW w:w="605" w:type="dxa"/>
          </w:tcPr>
          <w:p w:rsidR="00A12170" w:rsidRDefault="00A12170" w:rsidP="00386DAF">
            <w:pPr>
              <w:spacing w:before="60"/>
              <w:rPr>
                <w:rFonts w:ascii="Arial" w:hAnsi="Arial" w:cs="Arial"/>
                <w:sz w:val="16"/>
              </w:rPr>
            </w:pPr>
            <w:r>
              <w:rPr>
                <w:rFonts w:ascii="Arial" w:hAnsi="Arial" w:cs="Arial"/>
                <w:sz w:val="16"/>
              </w:rPr>
              <w:t>0</w:t>
            </w:r>
          </w:p>
        </w:tc>
        <w:tc>
          <w:tcPr>
            <w:tcW w:w="661" w:type="dxa"/>
          </w:tcPr>
          <w:p w:rsidR="00A12170" w:rsidRDefault="00A12170" w:rsidP="00386DAF">
            <w:pPr>
              <w:spacing w:before="60"/>
              <w:rPr>
                <w:rFonts w:ascii="Arial" w:hAnsi="Arial" w:cs="Arial"/>
                <w:sz w:val="16"/>
              </w:rPr>
            </w:pPr>
            <w:r>
              <w:rPr>
                <w:rFonts w:ascii="Arial" w:hAnsi="Arial" w:cs="Arial"/>
                <w:sz w:val="16"/>
              </w:rPr>
              <w:t>1</w:t>
            </w:r>
          </w:p>
        </w:tc>
        <w:tc>
          <w:tcPr>
            <w:tcW w:w="606" w:type="dxa"/>
          </w:tcPr>
          <w:p w:rsidR="00A12170" w:rsidRDefault="00A12170" w:rsidP="00386DAF">
            <w:pPr>
              <w:spacing w:before="60"/>
              <w:rPr>
                <w:rFonts w:ascii="Arial" w:hAnsi="Arial" w:cs="Arial"/>
                <w:sz w:val="16"/>
              </w:rPr>
            </w:pPr>
          </w:p>
        </w:tc>
      </w:tr>
    </w:tbl>
    <w:p w:rsidR="00A12170" w:rsidRPr="00A12170" w:rsidRDefault="00A12170" w:rsidP="00A12170"/>
    <w:bookmarkEnd w:id="53"/>
    <w:bookmarkEnd w:id="54"/>
    <w:p w:rsidR="00EA6059" w:rsidRDefault="00EA6059" w:rsidP="003901B6">
      <w:pPr>
        <w:pStyle w:val="Heading3"/>
      </w:pPr>
      <w:r>
        <w:t>Local Function #</w:t>
      </w:r>
      <w:r w:rsidR="00103FB7">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8"/>
        <w:gridCol w:w="1151"/>
        <w:gridCol w:w="605"/>
        <w:gridCol w:w="661"/>
        <w:gridCol w:w="606"/>
      </w:tblGrid>
      <w:tr w:rsidR="00EA6059" w:rsidTr="00CE1429">
        <w:tc>
          <w:tcPr>
            <w:tcW w:w="2067"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848" w:type="dxa"/>
          </w:tcPr>
          <w:p w:rsidR="00EA6059" w:rsidRDefault="00C110D9" w:rsidP="00EA6059">
            <w:pPr>
              <w:spacing w:before="60"/>
              <w:rPr>
                <w:rFonts w:ascii="Arial" w:hAnsi="Arial" w:cs="Arial"/>
                <w:sz w:val="16"/>
              </w:rPr>
            </w:pPr>
            <w:r w:rsidRPr="00C110D9">
              <w:rPr>
                <w:rFonts w:ascii="Arial" w:hAnsi="Arial" w:cs="Arial"/>
                <w:sz w:val="16"/>
              </w:rPr>
              <w:t>MtrPosProcessing</w:t>
            </w:r>
          </w:p>
        </w:tc>
        <w:tc>
          <w:tcPr>
            <w:tcW w:w="115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66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EA6059" w:rsidTr="00CE1429">
        <w:tc>
          <w:tcPr>
            <w:tcW w:w="2067" w:type="dxa"/>
          </w:tcPr>
          <w:p w:rsidR="00EA6059" w:rsidRDefault="00EA6059" w:rsidP="00EA6059">
            <w:pPr>
              <w:spacing w:before="60"/>
              <w:rPr>
                <w:rFonts w:ascii="Arial" w:hAnsi="Arial" w:cs="Arial"/>
                <w:b/>
                <w:bCs/>
                <w:sz w:val="16"/>
              </w:rPr>
            </w:pPr>
            <w:bookmarkStart w:id="55" w:name="OLE_LINK49"/>
            <w:bookmarkStart w:id="56" w:name="OLE_LINK50"/>
            <w:r>
              <w:rPr>
                <w:rFonts w:ascii="Arial" w:hAnsi="Arial" w:cs="Arial"/>
                <w:b/>
                <w:bCs/>
                <w:sz w:val="16"/>
              </w:rPr>
              <w:t xml:space="preserve">Arguments Passed </w:t>
            </w:r>
          </w:p>
        </w:tc>
        <w:tc>
          <w:tcPr>
            <w:tcW w:w="3848" w:type="dxa"/>
          </w:tcPr>
          <w:p w:rsidR="00EA6059" w:rsidRDefault="00CE1429" w:rsidP="00EA6059">
            <w:pPr>
              <w:spacing w:before="60"/>
              <w:rPr>
                <w:rFonts w:ascii="Arial" w:hAnsi="Arial" w:cs="Arial"/>
                <w:sz w:val="16"/>
              </w:rPr>
            </w:pPr>
            <w:r w:rsidRPr="00CE1429">
              <w:rPr>
                <w:rFonts w:ascii="Arial" w:hAnsi="Arial" w:cs="Arial"/>
                <w:sz w:val="16"/>
              </w:rPr>
              <w:t>RxData_Cnt_T_u16</w:t>
            </w:r>
          </w:p>
        </w:tc>
        <w:tc>
          <w:tcPr>
            <w:tcW w:w="1151" w:type="dxa"/>
          </w:tcPr>
          <w:p w:rsidR="00EA6059" w:rsidRDefault="00CE1429" w:rsidP="00EA6059">
            <w:pPr>
              <w:spacing w:before="60"/>
              <w:rPr>
                <w:rFonts w:ascii="Arial" w:hAnsi="Arial" w:cs="Arial"/>
                <w:sz w:val="16"/>
              </w:rPr>
            </w:pPr>
            <w:bookmarkStart w:id="57" w:name="OLE_LINK41"/>
            <w:bookmarkStart w:id="58" w:name="OLE_LINK42"/>
            <w:r>
              <w:rPr>
                <w:rFonts w:ascii="Arial" w:hAnsi="Arial" w:cs="Arial"/>
                <w:sz w:val="16"/>
              </w:rPr>
              <w:t>Uint16</w:t>
            </w:r>
            <w:bookmarkEnd w:id="57"/>
            <w:bookmarkEnd w:id="58"/>
          </w:p>
        </w:tc>
        <w:tc>
          <w:tcPr>
            <w:tcW w:w="605" w:type="dxa"/>
          </w:tcPr>
          <w:p w:rsidR="00EA6059" w:rsidRDefault="00CE1429" w:rsidP="00EA6059">
            <w:pPr>
              <w:spacing w:before="60"/>
              <w:rPr>
                <w:rFonts w:ascii="Arial" w:hAnsi="Arial" w:cs="Arial"/>
                <w:sz w:val="16"/>
              </w:rPr>
            </w:pPr>
            <w:r>
              <w:rPr>
                <w:rFonts w:ascii="Arial" w:hAnsi="Arial" w:cs="Arial"/>
                <w:sz w:val="16"/>
              </w:rPr>
              <w:t>0</w:t>
            </w:r>
          </w:p>
        </w:tc>
        <w:tc>
          <w:tcPr>
            <w:tcW w:w="661" w:type="dxa"/>
          </w:tcPr>
          <w:p w:rsidR="00EA6059" w:rsidRDefault="00CE1429" w:rsidP="00EA6059">
            <w:pPr>
              <w:spacing w:before="60"/>
              <w:rPr>
                <w:rFonts w:ascii="Arial" w:hAnsi="Arial" w:cs="Arial"/>
                <w:sz w:val="16"/>
              </w:rPr>
            </w:pPr>
            <w:r>
              <w:rPr>
                <w:rFonts w:ascii="Arial" w:hAnsi="Arial" w:cs="Arial"/>
                <w:sz w:val="16"/>
              </w:rPr>
              <w:t>65535</w:t>
            </w:r>
          </w:p>
        </w:tc>
        <w:tc>
          <w:tcPr>
            <w:tcW w:w="606" w:type="dxa"/>
            <w:shd w:val="pct15" w:color="auto" w:fill="auto"/>
          </w:tcPr>
          <w:p w:rsidR="00EA6059" w:rsidRDefault="00EA6059" w:rsidP="00EA6059">
            <w:pPr>
              <w:spacing w:before="60"/>
              <w:rPr>
                <w:rFonts w:ascii="Arial" w:hAnsi="Arial" w:cs="Arial"/>
                <w:sz w:val="16"/>
              </w:rPr>
            </w:pPr>
          </w:p>
        </w:tc>
      </w:tr>
      <w:tr w:rsidR="00CE1429" w:rsidTr="00CE1429">
        <w:tc>
          <w:tcPr>
            <w:tcW w:w="2067" w:type="dxa"/>
          </w:tcPr>
          <w:p w:rsidR="00CE1429" w:rsidRDefault="00CE1429" w:rsidP="00EA6059">
            <w:pPr>
              <w:spacing w:before="60"/>
              <w:rPr>
                <w:rFonts w:ascii="Arial" w:hAnsi="Arial" w:cs="Arial"/>
                <w:b/>
                <w:bCs/>
                <w:sz w:val="16"/>
              </w:rPr>
            </w:pPr>
          </w:p>
        </w:tc>
        <w:tc>
          <w:tcPr>
            <w:tcW w:w="3848" w:type="dxa"/>
          </w:tcPr>
          <w:p w:rsidR="00CE1429" w:rsidRDefault="00CE1429" w:rsidP="00EA6059">
            <w:pPr>
              <w:spacing w:before="60"/>
              <w:rPr>
                <w:rFonts w:ascii="Arial" w:hAnsi="Arial" w:cs="Arial"/>
                <w:sz w:val="16"/>
              </w:rPr>
            </w:pPr>
            <w:r>
              <w:rPr>
                <w:rFonts w:ascii="Arial" w:hAnsi="Arial" w:cs="Arial"/>
                <w:sz w:val="16"/>
              </w:rPr>
              <w:t>*</w:t>
            </w:r>
            <w:r w:rsidRPr="00CE1429">
              <w:rPr>
                <w:rFonts w:ascii="Arial" w:hAnsi="Arial" w:cs="Arial"/>
                <w:sz w:val="16"/>
              </w:rPr>
              <w:t>DiexRx2Parity_Cnt_T_u</w:t>
            </w:r>
            <w:r w:rsidR="006B6DDC">
              <w:rPr>
                <w:rFonts w:ascii="Arial" w:hAnsi="Arial" w:cs="Arial"/>
                <w:sz w:val="16"/>
              </w:rPr>
              <w:t>0</w:t>
            </w:r>
            <w:r w:rsidRPr="00CE1429">
              <w:rPr>
                <w:rFonts w:ascii="Arial" w:hAnsi="Arial" w:cs="Arial"/>
                <w:sz w:val="16"/>
              </w:rPr>
              <w:t>8</w:t>
            </w:r>
          </w:p>
        </w:tc>
        <w:tc>
          <w:tcPr>
            <w:tcW w:w="1151" w:type="dxa"/>
          </w:tcPr>
          <w:p w:rsidR="00CE1429" w:rsidRDefault="00137522">
            <w:pPr>
              <w:spacing w:before="60"/>
              <w:rPr>
                <w:rFonts w:ascii="Arial" w:hAnsi="Arial" w:cs="Arial"/>
                <w:sz w:val="16"/>
              </w:rPr>
            </w:pPr>
            <w:r>
              <w:rPr>
                <w:rFonts w:ascii="Arial" w:hAnsi="Arial" w:cs="Arial"/>
                <w:sz w:val="16"/>
              </w:rPr>
              <w:t>Uint</w:t>
            </w:r>
            <w:r w:rsidR="006B6DDC">
              <w:rPr>
                <w:rFonts w:ascii="Arial" w:hAnsi="Arial" w:cs="Arial"/>
                <w:sz w:val="16"/>
              </w:rPr>
              <w:t>8</w:t>
            </w:r>
          </w:p>
        </w:tc>
        <w:tc>
          <w:tcPr>
            <w:tcW w:w="605" w:type="dxa"/>
          </w:tcPr>
          <w:p w:rsidR="00CE1429" w:rsidRDefault="00CE1429" w:rsidP="00EA6059">
            <w:pPr>
              <w:spacing w:before="60"/>
              <w:rPr>
                <w:rFonts w:ascii="Arial" w:hAnsi="Arial" w:cs="Arial"/>
                <w:sz w:val="16"/>
              </w:rPr>
            </w:pPr>
            <w:r>
              <w:rPr>
                <w:rFonts w:ascii="Arial" w:hAnsi="Arial" w:cs="Arial"/>
                <w:sz w:val="16"/>
              </w:rPr>
              <w:t>0</w:t>
            </w:r>
          </w:p>
        </w:tc>
        <w:tc>
          <w:tcPr>
            <w:tcW w:w="661" w:type="dxa"/>
          </w:tcPr>
          <w:p w:rsidR="00CE1429" w:rsidRDefault="00CE1429" w:rsidP="00EA6059">
            <w:pPr>
              <w:spacing w:before="60"/>
              <w:rPr>
                <w:rFonts w:ascii="Arial" w:hAnsi="Arial" w:cs="Arial"/>
                <w:sz w:val="16"/>
              </w:rPr>
            </w:pPr>
            <w:r>
              <w:rPr>
                <w:rFonts w:ascii="Arial" w:hAnsi="Arial" w:cs="Arial"/>
                <w:sz w:val="16"/>
              </w:rPr>
              <w:t>1</w:t>
            </w:r>
          </w:p>
        </w:tc>
        <w:tc>
          <w:tcPr>
            <w:tcW w:w="606" w:type="dxa"/>
            <w:shd w:val="pct15" w:color="auto" w:fill="auto"/>
          </w:tcPr>
          <w:p w:rsidR="00CE1429" w:rsidRDefault="00CE1429" w:rsidP="00EA6059">
            <w:pPr>
              <w:spacing w:before="60"/>
              <w:rPr>
                <w:rFonts w:ascii="Arial" w:hAnsi="Arial" w:cs="Arial"/>
                <w:sz w:val="16"/>
              </w:rPr>
            </w:pPr>
          </w:p>
        </w:tc>
      </w:tr>
      <w:bookmarkEnd w:id="55"/>
      <w:bookmarkEnd w:id="56"/>
      <w:tr w:rsidR="00AF1C3E" w:rsidTr="00CE1429">
        <w:trPr>
          <w:ins w:id="59" w:author="Ahmed, Rijvi" w:date="2015-02-05T21:48:00Z"/>
        </w:trPr>
        <w:tc>
          <w:tcPr>
            <w:tcW w:w="2067" w:type="dxa"/>
          </w:tcPr>
          <w:p w:rsidR="00AF1C3E" w:rsidRDefault="00AF1C3E" w:rsidP="00EA6059">
            <w:pPr>
              <w:spacing w:before="60"/>
              <w:rPr>
                <w:ins w:id="60" w:author="Ahmed, Rijvi" w:date="2015-02-05T21:48:00Z"/>
                <w:rFonts w:ascii="Arial" w:hAnsi="Arial" w:cs="Arial"/>
                <w:b/>
                <w:bCs/>
                <w:sz w:val="16"/>
              </w:rPr>
            </w:pPr>
          </w:p>
        </w:tc>
        <w:tc>
          <w:tcPr>
            <w:tcW w:w="3848" w:type="dxa"/>
          </w:tcPr>
          <w:p w:rsidR="00AF1C3E" w:rsidRDefault="00AF1C3E" w:rsidP="00EA6059">
            <w:pPr>
              <w:spacing w:before="60"/>
              <w:rPr>
                <w:ins w:id="61" w:author="Ahmed, Rijvi" w:date="2015-02-05T21:48:00Z"/>
                <w:rFonts w:ascii="Arial" w:hAnsi="Arial" w:cs="Arial"/>
                <w:sz w:val="16"/>
              </w:rPr>
            </w:pPr>
            <w:ins w:id="62" w:author="Ahmed, Rijvi" w:date="2015-02-05T21:48:00Z">
              <w:r>
                <w:rPr>
                  <w:rFonts w:ascii="Arial" w:hAnsi="Arial" w:cs="Arial"/>
                  <w:sz w:val="16"/>
                </w:rPr>
                <w:t>*</w:t>
              </w:r>
              <w:r w:rsidRPr="00AF1C3E">
                <w:rPr>
                  <w:rFonts w:ascii="Arial" w:hAnsi="Arial" w:cs="Arial"/>
                  <w:sz w:val="16"/>
                </w:rPr>
                <w:t>DiexUnderVoltgFault_Cnt_T_u08</w:t>
              </w:r>
            </w:ins>
          </w:p>
        </w:tc>
        <w:tc>
          <w:tcPr>
            <w:tcW w:w="1151" w:type="dxa"/>
          </w:tcPr>
          <w:p w:rsidR="00AF1C3E" w:rsidRDefault="00AF1C3E">
            <w:pPr>
              <w:spacing w:before="60"/>
              <w:rPr>
                <w:ins w:id="63" w:author="Ahmed, Rijvi" w:date="2015-02-05T21:48:00Z"/>
                <w:rFonts w:ascii="Arial" w:hAnsi="Arial" w:cs="Arial"/>
                <w:sz w:val="16"/>
              </w:rPr>
            </w:pPr>
            <w:ins w:id="64" w:author="Ahmed, Rijvi" w:date="2015-02-05T21:48:00Z">
              <w:r>
                <w:rPr>
                  <w:rFonts w:ascii="Arial" w:hAnsi="Arial" w:cs="Arial"/>
                  <w:sz w:val="16"/>
                </w:rPr>
                <w:t>Uint8</w:t>
              </w:r>
            </w:ins>
          </w:p>
        </w:tc>
        <w:tc>
          <w:tcPr>
            <w:tcW w:w="605" w:type="dxa"/>
          </w:tcPr>
          <w:p w:rsidR="00AF1C3E" w:rsidRDefault="00AF1C3E" w:rsidP="00EA6059">
            <w:pPr>
              <w:spacing w:before="60"/>
              <w:rPr>
                <w:ins w:id="65" w:author="Ahmed, Rijvi" w:date="2015-02-05T21:48:00Z"/>
                <w:rFonts w:ascii="Arial" w:hAnsi="Arial" w:cs="Arial"/>
                <w:sz w:val="16"/>
              </w:rPr>
            </w:pPr>
            <w:ins w:id="66" w:author="Ahmed, Rijvi" w:date="2015-02-05T21:48:00Z">
              <w:r>
                <w:rPr>
                  <w:rFonts w:ascii="Arial" w:hAnsi="Arial" w:cs="Arial"/>
                  <w:sz w:val="16"/>
                </w:rPr>
                <w:t>0</w:t>
              </w:r>
            </w:ins>
          </w:p>
        </w:tc>
        <w:tc>
          <w:tcPr>
            <w:tcW w:w="661" w:type="dxa"/>
          </w:tcPr>
          <w:p w:rsidR="00AF1C3E" w:rsidRDefault="00AF1C3E" w:rsidP="00EA6059">
            <w:pPr>
              <w:spacing w:before="60"/>
              <w:rPr>
                <w:ins w:id="67" w:author="Ahmed, Rijvi" w:date="2015-02-05T21:48:00Z"/>
                <w:rFonts w:ascii="Arial" w:hAnsi="Arial" w:cs="Arial"/>
                <w:sz w:val="16"/>
              </w:rPr>
            </w:pPr>
            <w:ins w:id="68" w:author="Ahmed, Rijvi" w:date="2015-02-05T21:48:00Z">
              <w:r>
                <w:rPr>
                  <w:rFonts w:ascii="Arial" w:hAnsi="Arial" w:cs="Arial"/>
                  <w:sz w:val="16"/>
                </w:rPr>
                <w:t>1</w:t>
              </w:r>
            </w:ins>
          </w:p>
        </w:tc>
        <w:tc>
          <w:tcPr>
            <w:tcW w:w="606" w:type="dxa"/>
            <w:shd w:val="pct15" w:color="auto" w:fill="auto"/>
          </w:tcPr>
          <w:p w:rsidR="00AF1C3E" w:rsidRDefault="00AF1C3E" w:rsidP="00EA6059">
            <w:pPr>
              <w:spacing w:before="60"/>
              <w:rPr>
                <w:ins w:id="69" w:author="Ahmed, Rijvi" w:date="2015-02-05T21:48:00Z"/>
                <w:rFonts w:ascii="Arial" w:hAnsi="Arial" w:cs="Arial"/>
                <w:sz w:val="16"/>
              </w:rPr>
            </w:pPr>
          </w:p>
        </w:tc>
      </w:tr>
      <w:tr w:rsidR="00AF1C3E" w:rsidTr="00CE1429">
        <w:tc>
          <w:tcPr>
            <w:tcW w:w="2067" w:type="dxa"/>
          </w:tcPr>
          <w:p w:rsidR="00AF1C3E" w:rsidRDefault="00AF1C3E" w:rsidP="00EA6059">
            <w:pPr>
              <w:spacing w:before="60"/>
              <w:rPr>
                <w:rFonts w:ascii="Arial" w:hAnsi="Arial" w:cs="Arial"/>
                <w:b/>
                <w:bCs/>
                <w:sz w:val="16"/>
              </w:rPr>
            </w:pPr>
            <w:r>
              <w:rPr>
                <w:rFonts w:ascii="Arial" w:hAnsi="Arial" w:cs="Arial"/>
                <w:b/>
                <w:bCs/>
                <w:sz w:val="16"/>
              </w:rPr>
              <w:t>Return Value</w:t>
            </w:r>
          </w:p>
        </w:tc>
        <w:tc>
          <w:tcPr>
            <w:tcW w:w="3848" w:type="dxa"/>
          </w:tcPr>
          <w:p w:rsidR="00AF1C3E" w:rsidRDefault="00AF1C3E" w:rsidP="00EA6059">
            <w:pPr>
              <w:spacing w:before="60"/>
              <w:rPr>
                <w:rFonts w:ascii="Arial" w:hAnsi="Arial" w:cs="Arial"/>
                <w:sz w:val="16"/>
              </w:rPr>
            </w:pPr>
            <w:r w:rsidRPr="00CE1429">
              <w:rPr>
                <w:rFonts w:ascii="Arial" w:hAnsi="Arial" w:cs="Arial"/>
                <w:sz w:val="16"/>
              </w:rPr>
              <w:t>MechMtrPos_Rev_T_u0p16</w:t>
            </w:r>
          </w:p>
        </w:tc>
        <w:tc>
          <w:tcPr>
            <w:tcW w:w="1151" w:type="dxa"/>
          </w:tcPr>
          <w:p w:rsidR="00AF1C3E" w:rsidRDefault="00AF1C3E" w:rsidP="00EA6059">
            <w:pPr>
              <w:spacing w:before="60"/>
              <w:rPr>
                <w:rFonts w:ascii="Arial" w:hAnsi="Arial" w:cs="Arial"/>
                <w:sz w:val="16"/>
              </w:rPr>
            </w:pPr>
            <w:r>
              <w:rPr>
                <w:rFonts w:ascii="Arial" w:hAnsi="Arial" w:cs="Arial"/>
                <w:sz w:val="16"/>
              </w:rPr>
              <w:t>Uint16</w:t>
            </w:r>
          </w:p>
        </w:tc>
        <w:tc>
          <w:tcPr>
            <w:tcW w:w="605" w:type="dxa"/>
          </w:tcPr>
          <w:p w:rsidR="00AF1C3E" w:rsidRDefault="00AF1C3E" w:rsidP="00EA6059">
            <w:pPr>
              <w:spacing w:before="60"/>
              <w:rPr>
                <w:rFonts w:ascii="Arial" w:hAnsi="Arial" w:cs="Arial"/>
                <w:sz w:val="16"/>
              </w:rPr>
            </w:pPr>
            <w:r>
              <w:rPr>
                <w:rFonts w:ascii="Arial" w:hAnsi="Arial" w:cs="Arial"/>
                <w:sz w:val="16"/>
              </w:rPr>
              <w:t>0</w:t>
            </w:r>
          </w:p>
        </w:tc>
        <w:tc>
          <w:tcPr>
            <w:tcW w:w="661" w:type="dxa"/>
          </w:tcPr>
          <w:p w:rsidR="00AF1C3E" w:rsidRDefault="00AF1C3E" w:rsidP="00EA6059">
            <w:pPr>
              <w:spacing w:before="60"/>
              <w:rPr>
                <w:rFonts w:ascii="Arial" w:hAnsi="Arial" w:cs="Arial"/>
                <w:sz w:val="16"/>
              </w:rPr>
            </w:pPr>
            <w:r>
              <w:rPr>
                <w:rFonts w:ascii="Arial" w:hAnsi="Arial" w:cs="Arial"/>
                <w:sz w:val="16"/>
              </w:rPr>
              <w:t>1</w:t>
            </w:r>
          </w:p>
        </w:tc>
        <w:tc>
          <w:tcPr>
            <w:tcW w:w="606" w:type="dxa"/>
          </w:tcPr>
          <w:p w:rsidR="00AF1C3E" w:rsidRDefault="00AF1C3E" w:rsidP="00EA6059">
            <w:pPr>
              <w:spacing w:before="60"/>
              <w:rPr>
                <w:rFonts w:ascii="Arial" w:hAnsi="Arial" w:cs="Arial"/>
                <w:sz w:val="16"/>
              </w:rPr>
            </w:pPr>
          </w:p>
        </w:tc>
      </w:tr>
    </w:tbl>
    <w:p w:rsidR="00737472" w:rsidRDefault="00737472" w:rsidP="00CE1429"/>
    <w:p w:rsidR="00737472" w:rsidRDefault="00737472" w:rsidP="00CE1429">
      <w:r>
        <w:t>Processing:</w:t>
      </w:r>
    </w:p>
    <w:p w:rsidR="00A21C02" w:rsidRDefault="00A21C02" w:rsidP="00A21C02">
      <w:pPr>
        <w:pStyle w:val="Heading4"/>
      </w:pPr>
      <w:r>
        <w:t>Store Module Inputs to Local copies</w:t>
      </w:r>
    </w:p>
    <w:p w:rsidR="00A21C02" w:rsidRDefault="00A21C02" w:rsidP="00A21C02">
      <w:r>
        <w:t>See section below</w:t>
      </w:r>
    </w:p>
    <w:p w:rsidR="00A21C02" w:rsidRDefault="00A21C02" w:rsidP="00CE1429"/>
    <w:p w:rsidR="007F5C89" w:rsidRDefault="007F5C89" w:rsidP="007F5C89">
      <w:pPr>
        <w:pStyle w:val="Heading4"/>
      </w:pPr>
      <w:r>
        <w:t>Description</w:t>
      </w:r>
    </w:p>
    <w:p w:rsidR="00737472" w:rsidRDefault="00737472" w:rsidP="00CE1429"/>
    <w:p w:rsidR="0079381B" w:rsidRDefault="00AF1C3E" w:rsidP="00243ACD">
      <w:pPr>
        <w:jc w:val="center"/>
      </w:pPr>
      <w:r>
        <w:object w:dxaOrig="15885" w:dyaOrig="12285">
          <v:shape id="_x0000_i1025" type="#_x0000_t75" style="width:795pt;height:614.75pt" o:ole="">
            <v:imagedata r:id="rId13" o:title=""/>
          </v:shape>
          <o:OLEObject Type="Embed" ProgID="Visio.Drawing.11" ShapeID="_x0000_i1025" DrawAspect="Content" ObjectID="_1484820892" r:id="rId14"/>
        </w:object>
      </w:r>
    </w:p>
    <w:p w:rsidR="001C1792" w:rsidRDefault="001C1792" w:rsidP="0075409E"/>
    <w:p w:rsidR="00A21C02" w:rsidRDefault="00A21C02" w:rsidP="00A21C02">
      <w:pPr>
        <w:pStyle w:val="Heading4"/>
      </w:pPr>
      <w:r w:rsidRPr="00396970">
        <w:t>Store Local copy of outputs into Module Outputs</w:t>
      </w:r>
    </w:p>
    <w:p w:rsidR="00A21C02" w:rsidRDefault="00A21C02" w:rsidP="0075409E">
      <w:r>
        <w:t>See section above</w:t>
      </w:r>
    </w:p>
    <w:p w:rsidR="0079381B" w:rsidRPr="00792F3A" w:rsidRDefault="0079381B" w:rsidP="0075409E"/>
    <w:p w:rsidR="00EA6059" w:rsidDel="007F5C89" w:rsidRDefault="00EA6059" w:rsidP="00EA6059">
      <w:pPr>
        <w:pStyle w:val="Heading4"/>
      </w:pPr>
    </w:p>
    <w:p w:rsidR="00EA6059" w:rsidRDefault="00EA6059" w:rsidP="00EA6059">
      <w:pPr>
        <w:pStyle w:val="Heading3"/>
      </w:pPr>
      <w:r>
        <w:t>Local Function #</w:t>
      </w:r>
      <w:r w:rsidR="00103FB7">
        <w:t>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3734"/>
        <w:gridCol w:w="1105"/>
        <w:gridCol w:w="602"/>
        <w:gridCol w:w="928"/>
        <w:gridCol w:w="599"/>
      </w:tblGrid>
      <w:tr w:rsidR="00EA6059" w:rsidTr="003A04DB">
        <w:tc>
          <w:tcPr>
            <w:tcW w:w="1970"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734" w:type="dxa"/>
          </w:tcPr>
          <w:p w:rsidR="00EA6059" w:rsidRDefault="00ED0599" w:rsidP="00EA6059">
            <w:pPr>
              <w:spacing w:before="60"/>
              <w:rPr>
                <w:rFonts w:ascii="Arial" w:hAnsi="Arial" w:cs="Arial"/>
                <w:sz w:val="16"/>
              </w:rPr>
            </w:pPr>
            <w:r w:rsidRPr="00ED0599">
              <w:rPr>
                <w:rFonts w:ascii="Arial" w:hAnsi="Arial" w:cs="Arial"/>
                <w:sz w:val="16"/>
              </w:rPr>
              <w:t>RevCntrProcessing</w:t>
            </w:r>
          </w:p>
        </w:tc>
        <w:tc>
          <w:tcPr>
            <w:tcW w:w="11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2"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928"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737472" w:rsidTr="003A04DB">
        <w:tc>
          <w:tcPr>
            <w:tcW w:w="1970" w:type="dxa"/>
          </w:tcPr>
          <w:p w:rsidR="00737472" w:rsidRDefault="00737472" w:rsidP="00EA6059">
            <w:pPr>
              <w:spacing w:before="60"/>
              <w:rPr>
                <w:rFonts w:ascii="Arial" w:hAnsi="Arial" w:cs="Arial"/>
                <w:b/>
                <w:bCs/>
                <w:sz w:val="16"/>
              </w:rPr>
            </w:pPr>
            <w:r>
              <w:rPr>
                <w:rFonts w:ascii="Arial" w:hAnsi="Arial" w:cs="Arial"/>
                <w:b/>
                <w:bCs/>
                <w:sz w:val="16"/>
              </w:rPr>
              <w:t xml:space="preserve">Arguments Passed </w:t>
            </w:r>
          </w:p>
        </w:tc>
        <w:tc>
          <w:tcPr>
            <w:tcW w:w="3734" w:type="dxa"/>
          </w:tcPr>
          <w:p w:rsidR="00737472" w:rsidRDefault="00737472" w:rsidP="0041780C">
            <w:pPr>
              <w:spacing w:before="60"/>
              <w:rPr>
                <w:rFonts w:ascii="Arial" w:hAnsi="Arial" w:cs="Arial"/>
                <w:sz w:val="16"/>
              </w:rPr>
            </w:pPr>
            <w:r w:rsidRPr="00CE1429">
              <w:rPr>
                <w:rFonts w:ascii="Arial" w:hAnsi="Arial" w:cs="Arial"/>
                <w:sz w:val="16"/>
              </w:rPr>
              <w:t>RxData_Cnt_T_u16</w:t>
            </w:r>
          </w:p>
        </w:tc>
        <w:tc>
          <w:tcPr>
            <w:tcW w:w="1105" w:type="dxa"/>
          </w:tcPr>
          <w:p w:rsidR="00737472" w:rsidRDefault="00737472" w:rsidP="0041780C">
            <w:pPr>
              <w:spacing w:before="60"/>
              <w:rPr>
                <w:rFonts w:ascii="Arial" w:hAnsi="Arial" w:cs="Arial"/>
                <w:sz w:val="16"/>
              </w:rPr>
            </w:pPr>
            <w:r>
              <w:rPr>
                <w:rFonts w:ascii="Arial" w:hAnsi="Arial" w:cs="Arial"/>
                <w:sz w:val="16"/>
              </w:rPr>
              <w:t>Uint16</w:t>
            </w:r>
          </w:p>
        </w:tc>
        <w:tc>
          <w:tcPr>
            <w:tcW w:w="602" w:type="dxa"/>
          </w:tcPr>
          <w:p w:rsidR="00737472" w:rsidRDefault="00737472" w:rsidP="0041780C">
            <w:pPr>
              <w:spacing w:before="60"/>
              <w:rPr>
                <w:rFonts w:ascii="Arial" w:hAnsi="Arial" w:cs="Arial"/>
                <w:sz w:val="16"/>
              </w:rPr>
            </w:pPr>
            <w:r>
              <w:rPr>
                <w:rFonts w:ascii="Arial" w:hAnsi="Arial" w:cs="Arial"/>
                <w:sz w:val="16"/>
              </w:rPr>
              <w:t>0</w:t>
            </w:r>
          </w:p>
        </w:tc>
        <w:tc>
          <w:tcPr>
            <w:tcW w:w="928" w:type="dxa"/>
          </w:tcPr>
          <w:p w:rsidR="00737472" w:rsidRDefault="00737472" w:rsidP="0041780C">
            <w:pPr>
              <w:spacing w:before="60"/>
              <w:rPr>
                <w:rFonts w:ascii="Arial" w:hAnsi="Arial" w:cs="Arial"/>
                <w:sz w:val="16"/>
              </w:rPr>
            </w:pPr>
            <w:bookmarkStart w:id="70" w:name="OLE_LINK75"/>
            <w:bookmarkStart w:id="71" w:name="OLE_LINK76"/>
            <w:r>
              <w:rPr>
                <w:rFonts w:ascii="Arial" w:hAnsi="Arial" w:cs="Arial"/>
                <w:sz w:val="16"/>
              </w:rPr>
              <w:t>65535</w:t>
            </w:r>
            <w:bookmarkEnd w:id="70"/>
            <w:bookmarkEnd w:id="71"/>
          </w:p>
        </w:tc>
        <w:tc>
          <w:tcPr>
            <w:tcW w:w="599" w:type="dxa"/>
            <w:shd w:val="pct15" w:color="auto" w:fill="auto"/>
          </w:tcPr>
          <w:p w:rsidR="00737472" w:rsidRDefault="00737472" w:rsidP="0041780C">
            <w:pPr>
              <w:spacing w:before="60"/>
              <w:rPr>
                <w:rFonts w:ascii="Arial" w:hAnsi="Arial" w:cs="Arial"/>
                <w:sz w:val="16"/>
              </w:rPr>
            </w:pPr>
          </w:p>
        </w:tc>
      </w:tr>
      <w:tr w:rsidR="00737472" w:rsidTr="003A04DB">
        <w:tc>
          <w:tcPr>
            <w:tcW w:w="1970" w:type="dxa"/>
          </w:tcPr>
          <w:p w:rsidR="00737472" w:rsidRDefault="00737472" w:rsidP="00EA6059">
            <w:pPr>
              <w:spacing w:before="60"/>
              <w:rPr>
                <w:rFonts w:ascii="Arial" w:hAnsi="Arial" w:cs="Arial"/>
                <w:b/>
                <w:bCs/>
                <w:sz w:val="16"/>
              </w:rPr>
            </w:pPr>
            <w:bookmarkStart w:id="72" w:name="OLE_LINK51"/>
            <w:bookmarkStart w:id="73" w:name="OLE_LINK52"/>
          </w:p>
        </w:tc>
        <w:tc>
          <w:tcPr>
            <w:tcW w:w="3734" w:type="dxa"/>
          </w:tcPr>
          <w:p w:rsidR="00737472" w:rsidRDefault="00737472" w:rsidP="00737472">
            <w:pPr>
              <w:spacing w:before="60"/>
              <w:rPr>
                <w:rFonts w:ascii="Arial" w:hAnsi="Arial" w:cs="Arial"/>
                <w:sz w:val="16"/>
              </w:rPr>
            </w:pPr>
            <w:r>
              <w:rPr>
                <w:rFonts w:ascii="Arial" w:hAnsi="Arial" w:cs="Arial"/>
                <w:sz w:val="16"/>
              </w:rPr>
              <w:t>*</w:t>
            </w:r>
            <w:r w:rsidRPr="00CE1429">
              <w:rPr>
                <w:rFonts w:ascii="Arial" w:hAnsi="Arial" w:cs="Arial"/>
                <w:sz w:val="16"/>
              </w:rPr>
              <w:t>DiexRx</w:t>
            </w:r>
            <w:r>
              <w:rPr>
                <w:rFonts w:ascii="Arial" w:hAnsi="Arial" w:cs="Arial"/>
                <w:sz w:val="16"/>
              </w:rPr>
              <w:t>1</w:t>
            </w:r>
            <w:r w:rsidRPr="00CE1429">
              <w:rPr>
                <w:rFonts w:ascii="Arial" w:hAnsi="Arial" w:cs="Arial"/>
                <w:sz w:val="16"/>
              </w:rPr>
              <w:t>Parity_Cnt_T_u</w:t>
            </w:r>
            <w:r w:rsidR="006B6DDC">
              <w:rPr>
                <w:rFonts w:ascii="Arial" w:hAnsi="Arial" w:cs="Arial"/>
                <w:sz w:val="16"/>
              </w:rPr>
              <w:t>0</w:t>
            </w:r>
            <w:r w:rsidRPr="00CE1429">
              <w:rPr>
                <w:rFonts w:ascii="Arial" w:hAnsi="Arial" w:cs="Arial"/>
                <w:sz w:val="16"/>
              </w:rPr>
              <w:t>8</w:t>
            </w:r>
          </w:p>
        </w:tc>
        <w:tc>
          <w:tcPr>
            <w:tcW w:w="1105" w:type="dxa"/>
          </w:tcPr>
          <w:p w:rsidR="00737472" w:rsidRDefault="00137522">
            <w:pPr>
              <w:spacing w:before="60"/>
              <w:rPr>
                <w:rFonts w:ascii="Arial" w:hAnsi="Arial" w:cs="Arial"/>
                <w:sz w:val="16"/>
              </w:rPr>
            </w:pPr>
            <w:r>
              <w:rPr>
                <w:rFonts w:ascii="Arial" w:hAnsi="Arial" w:cs="Arial"/>
                <w:sz w:val="16"/>
              </w:rPr>
              <w:t>Uint</w:t>
            </w:r>
            <w:r w:rsidR="006B6DDC">
              <w:rPr>
                <w:rFonts w:ascii="Arial" w:hAnsi="Arial" w:cs="Arial"/>
                <w:sz w:val="16"/>
              </w:rPr>
              <w:t>8</w:t>
            </w:r>
          </w:p>
        </w:tc>
        <w:tc>
          <w:tcPr>
            <w:tcW w:w="602" w:type="dxa"/>
          </w:tcPr>
          <w:p w:rsidR="00737472" w:rsidRDefault="00737472" w:rsidP="0041780C">
            <w:pPr>
              <w:spacing w:before="60"/>
              <w:rPr>
                <w:rFonts w:ascii="Arial" w:hAnsi="Arial" w:cs="Arial"/>
                <w:sz w:val="16"/>
              </w:rPr>
            </w:pPr>
            <w:r>
              <w:rPr>
                <w:rFonts w:ascii="Arial" w:hAnsi="Arial" w:cs="Arial"/>
                <w:sz w:val="16"/>
              </w:rPr>
              <w:t>0</w:t>
            </w:r>
          </w:p>
        </w:tc>
        <w:tc>
          <w:tcPr>
            <w:tcW w:w="928" w:type="dxa"/>
          </w:tcPr>
          <w:p w:rsidR="00737472" w:rsidRDefault="00737472" w:rsidP="0041780C">
            <w:pPr>
              <w:spacing w:before="60"/>
              <w:rPr>
                <w:rFonts w:ascii="Arial" w:hAnsi="Arial" w:cs="Arial"/>
                <w:sz w:val="16"/>
              </w:rPr>
            </w:pPr>
            <w:r>
              <w:rPr>
                <w:rFonts w:ascii="Arial" w:hAnsi="Arial" w:cs="Arial"/>
                <w:sz w:val="16"/>
              </w:rPr>
              <w:t>1</w:t>
            </w:r>
          </w:p>
        </w:tc>
        <w:tc>
          <w:tcPr>
            <w:tcW w:w="599" w:type="dxa"/>
            <w:shd w:val="pct15" w:color="auto" w:fill="auto"/>
          </w:tcPr>
          <w:p w:rsidR="00737472" w:rsidRDefault="00737472" w:rsidP="0041780C">
            <w:pPr>
              <w:spacing w:before="60"/>
              <w:rPr>
                <w:rFonts w:ascii="Arial" w:hAnsi="Arial" w:cs="Arial"/>
                <w:sz w:val="16"/>
              </w:rPr>
            </w:pPr>
          </w:p>
        </w:tc>
      </w:tr>
      <w:bookmarkEnd w:id="72"/>
      <w:bookmarkEnd w:id="73"/>
      <w:tr w:rsidR="003A04DB" w:rsidTr="003A04DB">
        <w:tc>
          <w:tcPr>
            <w:tcW w:w="1970" w:type="dxa"/>
          </w:tcPr>
          <w:p w:rsidR="003A04DB" w:rsidRDefault="003A04DB" w:rsidP="00EA6059">
            <w:pPr>
              <w:spacing w:before="60"/>
              <w:rPr>
                <w:rFonts w:ascii="Arial" w:hAnsi="Arial" w:cs="Arial"/>
                <w:b/>
                <w:bCs/>
                <w:sz w:val="16"/>
              </w:rPr>
            </w:pPr>
            <w:r>
              <w:rPr>
                <w:rFonts w:ascii="Arial" w:hAnsi="Arial" w:cs="Arial"/>
                <w:b/>
                <w:bCs/>
                <w:sz w:val="16"/>
              </w:rPr>
              <w:t>Return Value</w:t>
            </w:r>
          </w:p>
        </w:tc>
        <w:tc>
          <w:tcPr>
            <w:tcW w:w="3734" w:type="dxa"/>
          </w:tcPr>
          <w:p w:rsidR="003A04DB" w:rsidRDefault="007F5C89" w:rsidP="00ED0599">
            <w:pPr>
              <w:spacing w:before="60"/>
              <w:rPr>
                <w:rFonts w:ascii="Arial" w:hAnsi="Arial" w:cs="Arial"/>
                <w:sz w:val="16"/>
              </w:rPr>
            </w:pPr>
            <w:r>
              <w:rPr>
                <w:rFonts w:ascii="Arial" w:hAnsi="Arial" w:cs="Arial"/>
                <w:sz w:val="16"/>
              </w:rPr>
              <w:t>DiexRevCntr_Cnt_T_s</w:t>
            </w:r>
            <w:r w:rsidRPr="00DB11FD">
              <w:rPr>
                <w:rFonts w:ascii="Arial" w:hAnsi="Arial" w:cs="Arial"/>
                <w:sz w:val="16"/>
              </w:rPr>
              <w:t>16</w:t>
            </w:r>
          </w:p>
        </w:tc>
        <w:tc>
          <w:tcPr>
            <w:tcW w:w="1105" w:type="dxa"/>
          </w:tcPr>
          <w:p w:rsidR="003A04DB" w:rsidRDefault="006B6DDC" w:rsidP="0041780C">
            <w:pPr>
              <w:spacing w:before="60"/>
              <w:rPr>
                <w:rFonts w:ascii="Arial" w:hAnsi="Arial" w:cs="Arial"/>
                <w:sz w:val="16"/>
              </w:rPr>
            </w:pPr>
            <w:r>
              <w:rPr>
                <w:rFonts w:ascii="Arial" w:hAnsi="Arial" w:cs="Arial"/>
                <w:sz w:val="16"/>
              </w:rPr>
              <w:t>S</w:t>
            </w:r>
            <w:r w:rsidR="003A04DB">
              <w:rPr>
                <w:rFonts w:ascii="Arial" w:hAnsi="Arial" w:cs="Arial"/>
                <w:sz w:val="16"/>
              </w:rPr>
              <w:t>int16</w:t>
            </w:r>
          </w:p>
        </w:tc>
        <w:tc>
          <w:tcPr>
            <w:tcW w:w="602" w:type="dxa"/>
          </w:tcPr>
          <w:p w:rsidR="003A04DB" w:rsidRDefault="0037465C" w:rsidP="0041780C">
            <w:pPr>
              <w:spacing w:before="60"/>
              <w:rPr>
                <w:rFonts w:ascii="Arial" w:hAnsi="Arial" w:cs="Arial"/>
                <w:sz w:val="16"/>
              </w:rPr>
            </w:pPr>
            <w:r>
              <w:rPr>
                <w:rFonts w:ascii="Arial" w:hAnsi="Arial" w:cs="Arial"/>
                <w:sz w:val="16"/>
              </w:rPr>
              <w:t>-512</w:t>
            </w:r>
          </w:p>
        </w:tc>
        <w:tc>
          <w:tcPr>
            <w:tcW w:w="928" w:type="dxa"/>
          </w:tcPr>
          <w:p w:rsidR="003A04DB" w:rsidRDefault="0037465C" w:rsidP="00ED0599">
            <w:pPr>
              <w:spacing w:before="60"/>
              <w:rPr>
                <w:rFonts w:ascii="Arial" w:hAnsi="Arial" w:cs="Arial"/>
                <w:sz w:val="16"/>
              </w:rPr>
            </w:pPr>
            <w:r>
              <w:rPr>
                <w:rFonts w:ascii="Arial" w:hAnsi="Arial" w:cs="Arial"/>
                <w:sz w:val="16"/>
              </w:rPr>
              <w:t>511</w:t>
            </w:r>
          </w:p>
        </w:tc>
        <w:tc>
          <w:tcPr>
            <w:tcW w:w="599" w:type="dxa"/>
          </w:tcPr>
          <w:p w:rsidR="003A04DB" w:rsidRDefault="003A04DB" w:rsidP="00EA6059">
            <w:pPr>
              <w:spacing w:before="60"/>
              <w:rPr>
                <w:rFonts w:ascii="Arial" w:hAnsi="Arial" w:cs="Arial"/>
                <w:sz w:val="16"/>
              </w:rPr>
            </w:pPr>
          </w:p>
        </w:tc>
      </w:tr>
    </w:tbl>
    <w:p w:rsidR="00A21C02" w:rsidRDefault="00A21C02" w:rsidP="0075409E">
      <w:pPr>
        <w:pStyle w:val="Heading4"/>
        <w:numPr>
          <w:ilvl w:val="0"/>
          <w:numId w:val="0"/>
        </w:numPr>
        <w:ind w:left="180"/>
      </w:pPr>
    </w:p>
    <w:p w:rsidR="00A21C02" w:rsidRDefault="00A21C02" w:rsidP="00A21C02">
      <w:pPr>
        <w:pStyle w:val="Heading4"/>
      </w:pPr>
      <w:r>
        <w:t>Store Module Inputs to Local copies</w:t>
      </w:r>
    </w:p>
    <w:p w:rsidR="00A21C02" w:rsidRDefault="00A21C02" w:rsidP="007B0B37">
      <w:r>
        <w:t xml:space="preserve">   </w:t>
      </w:r>
      <w:r w:rsidR="006805B8">
        <w:tab/>
      </w:r>
      <w:r w:rsidR="006805B8">
        <w:tab/>
      </w:r>
      <w:r>
        <w:t>See section below</w:t>
      </w:r>
    </w:p>
    <w:p w:rsidR="00EA6059" w:rsidRDefault="00EA6059">
      <w:pPr>
        <w:pStyle w:val="Heading4"/>
      </w:pPr>
      <w:r>
        <w:lastRenderedPageBreak/>
        <w:t>Description</w:t>
      </w:r>
    </w:p>
    <w:p w:rsidR="008D08D2" w:rsidRDefault="00D55ECA" w:rsidP="00243ACD">
      <w:pPr>
        <w:jc w:val="center"/>
      </w:pPr>
      <w:r>
        <w:object w:dxaOrig="6360" w:dyaOrig="4843">
          <v:shape id="_x0000_i1026" type="#_x0000_t75" style="width:317.8pt;height:241.8pt" o:ole="">
            <v:imagedata r:id="rId15" o:title=""/>
          </v:shape>
          <o:OLEObject Type="Embed" ProgID="Visio.Drawing.11" ShapeID="_x0000_i1026" DrawAspect="Content" ObjectID="_1484820893" r:id="rId16"/>
        </w:object>
      </w:r>
    </w:p>
    <w:p w:rsidR="00A21C02" w:rsidRDefault="00A21C02" w:rsidP="00B141CE">
      <w:pPr>
        <w:pStyle w:val="Heading4"/>
        <w:numPr>
          <w:ilvl w:val="0"/>
          <w:numId w:val="0"/>
        </w:numPr>
      </w:pPr>
    </w:p>
    <w:p w:rsidR="00A21C02" w:rsidRDefault="00A21C02" w:rsidP="00A21C02">
      <w:pPr>
        <w:pStyle w:val="Heading4"/>
      </w:pPr>
      <w:r w:rsidRPr="00396970">
        <w:t>Store Local copy of outputs into Module Outputs</w:t>
      </w:r>
    </w:p>
    <w:p w:rsidR="00A21C02" w:rsidRDefault="00A21C02" w:rsidP="006805B8">
      <w:pPr>
        <w:ind w:left="324" w:firstLine="720"/>
      </w:pPr>
      <w:r>
        <w:t>See section above</w:t>
      </w:r>
    </w:p>
    <w:p w:rsidR="007F5C89" w:rsidRDefault="007F5C89" w:rsidP="00DB11FD"/>
    <w:p w:rsidR="00DB11FD" w:rsidRPr="00DB11FD" w:rsidRDefault="00DB11FD" w:rsidP="00DB11FD"/>
    <w:p w:rsidR="00EA6059" w:rsidRDefault="00EA6059" w:rsidP="00EA6059">
      <w:pPr>
        <w:pStyle w:val="Heading3"/>
      </w:pPr>
      <w:r>
        <w:t>Local Function #</w:t>
      </w:r>
      <w:r w:rsidR="00103FB7">
        <w:t>3</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7"/>
        <w:gridCol w:w="1152"/>
        <w:gridCol w:w="605"/>
        <w:gridCol w:w="661"/>
        <w:gridCol w:w="606"/>
      </w:tblGrid>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847" w:type="dxa"/>
          </w:tcPr>
          <w:p w:rsidR="00EA6059" w:rsidRDefault="00DC2FF4" w:rsidP="00DC2FF4">
            <w:pPr>
              <w:spacing w:before="60"/>
              <w:rPr>
                <w:rFonts w:ascii="Arial" w:hAnsi="Arial" w:cs="Arial"/>
                <w:sz w:val="16"/>
              </w:rPr>
            </w:pPr>
            <w:r>
              <w:rPr>
                <w:rFonts w:ascii="Arial" w:hAnsi="Arial" w:cs="Arial"/>
                <w:sz w:val="16"/>
              </w:rPr>
              <w:t>ErrorRegisterProcessing</w:t>
            </w:r>
          </w:p>
        </w:tc>
        <w:tc>
          <w:tcPr>
            <w:tcW w:w="1152"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66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 xml:space="preserve">Arguments Passed </w:t>
            </w:r>
          </w:p>
        </w:tc>
        <w:tc>
          <w:tcPr>
            <w:tcW w:w="3847" w:type="dxa"/>
          </w:tcPr>
          <w:p w:rsidR="00EA6059" w:rsidRDefault="00737472" w:rsidP="00EA6059">
            <w:pPr>
              <w:spacing w:before="60"/>
              <w:rPr>
                <w:rFonts w:ascii="Arial" w:hAnsi="Arial" w:cs="Arial"/>
                <w:sz w:val="16"/>
              </w:rPr>
            </w:pPr>
            <w:r w:rsidRPr="00737472">
              <w:rPr>
                <w:rFonts w:ascii="Arial" w:hAnsi="Arial" w:cs="Arial"/>
                <w:sz w:val="16"/>
              </w:rPr>
              <w:t>RxData_Cnt_T_u16</w:t>
            </w:r>
          </w:p>
        </w:tc>
        <w:tc>
          <w:tcPr>
            <w:tcW w:w="1152" w:type="dxa"/>
          </w:tcPr>
          <w:p w:rsidR="00EA6059" w:rsidRDefault="00737472" w:rsidP="00EA6059">
            <w:pPr>
              <w:spacing w:before="60"/>
              <w:rPr>
                <w:rFonts w:ascii="Arial" w:hAnsi="Arial" w:cs="Arial"/>
                <w:sz w:val="16"/>
              </w:rPr>
            </w:pPr>
            <w:bookmarkStart w:id="74" w:name="OLE_LINK45"/>
            <w:bookmarkStart w:id="75" w:name="OLE_LINK46"/>
            <w:r>
              <w:rPr>
                <w:rFonts w:ascii="Arial" w:hAnsi="Arial" w:cs="Arial"/>
                <w:sz w:val="16"/>
              </w:rPr>
              <w:t>Uint16</w:t>
            </w:r>
            <w:bookmarkEnd w:id="74"/>
            <w:bookmarkEnd w:id="75"/>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737472" w:rsidP="00EA6059">
            <w:pPr>
              <w:spacing w:before="60"/>
              <w:rPr>
                <w:rFonts w:ascii="Arial" w:hAnsi="Arial" w:cs="Arial"/>
                <w:sz w:val="16"/>
              </w:rPr>
            </w:pPr>
            <w:r>
              <w:rPr>
                <w:rFonts w:ascii="Arial" w:hAnsi="Arial" w:cs="Arial"/>
                <w:sz w:val="16"/>
              </w:rPr>
              <w:t>65535</w:t>
            </w:r>
          </w:p>
        </w:tc>
        <w:tc>
          <w:tcPr>
            <w:tcW w:w="606" w:type="dxa"/>
            <w:shd w:val="pct15" w:color="auto" w:fill="auto"/>
          </w:tcPr>
          <w:p w:rsidR="00EA6059" w:rsidRDefault="00EA6059" w:rsidP="00EA6059">
            <w:pPr>
              <w:spacing w:before="60"/>
              <w:rPr>
                <w:rFonts w:ascii="Arial" w:hAnsi="Arial" w:cs="Arial"/>
                <w:sz w:val="16"/>
              </w:rPr>
            </w:pPr>
          </w:p>
        </w:tc>
      </w:tr>
      <w:tr w:rsidR="00EA6059" w:rsidTr="00A21C02">
        <w:tc>
          <w:tcPr>
            <w:tcW w:w="2067" w:type="dxa"/>
          </w:tcPr>
          <w:p w:rsidR="00EA6059" w:rsidRDefault="00EA6059" w:rsidP="00EA6059">
            <w:pPr>
              <w:spacing w:before="60"/>
              <w:rPr>
                <w:rFonts w:ascii="Arial" w:hAnsi="Arial" w:cs="Arial"/>
                <w:b/>
                <w:bCs/>
                <w:sz w:val="16"/>
              </w:rPr>
            </w:pPr>
          </w:p>
        </w:tc>
        <w:tc>
          <w:tcPr>
            <w:tcW w:w="3847" w:type="dxa"/>
          </w:tcPr>
          <w:p w:rsidR="00EA6059" w:rsidRDefault="00737472" w:rsidP="00EA6059">
            <w:pPr>
              <w:spacing w:before="60"/>
              <w:rPr>
                <w:rFonts w:ascii="Arial" w:hAnsi="Arial" w:cs="Arial"/>
                <w:sz w:val="16"/>
              </w:rPr>
            </w:pPr>
            <w:r w:rsidRPr="00737472">
              <w:rPr>
                <w:rFonts w:ascii="Arial" w:hAnsi="Arial" w:cs="Arial"/>
                <w:sz w:val="16"/>
              </w:rPr>
              <w:t>DiexRx0Parity_Cnt_T_u</w:t>
            </w:r>
            <w:r w:rsidR="006B6DDC">
              <w:rPr>
                <w:rFonts w:ascii="Arial" w:hAnsi="Arial" w:cs="Arial"/>
                <w:sz w:val="16"/>
              </w:rPr>
              <w:t>0</w:t>
            </w:r>
            <w:r w:rsidRPr="00737472">
              <w:rPr>
                <w:rFonts w:ascii="Arial" w:hAnsi="Arial" w:cs="Arial"/>
                <w:sz w:val="16"/>
              </w:rPr>
              <w:t>8</w:t>
            </w:r>
          </w:p>
        </w:tc>
        <w:tc>
          <w:tcPr>
            <w:tcW w:w="1152" w:type="dxa"/>
          </w:tcPr>
          <w:p w:rsidR="00EA6059" w:rsidRDefault="00737472" w:rsidP="00EA6059">
            <w:pPr>
              <w:spacing w:before="60"/>
              <w:rPr>
                <w:rFonts w:ascii="Arial" w:hAnsi="Arial" w:cs="Arial"/>
                <w:sz w:val="16"/>
              </w:rPr>
            </w:pPr>
            <w:bookmarkStart w:id="76" w:name="OLE_LINK47"/>
            <w:bookmarkStart w:id="77" w:name="OLE_LINK48"/>
            <w:r>
              <w:rPr>
                <w:rFonts w:ascii="Arial" w:hAnsi="Arial" w:cs="Arial"/>
                <w:sz w:val="16"/>
              </w:rPr>
              <w:t>Uint8</w:t>
            </w:r>
            <w:bookmarkEnd w:id="76"/>
            <w:bookmarkEnd w:id="77"/>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737472" w:rsidP="00EA6059">
            <w:pPr>
              <w:spacing w:before="60"/>
              <w:rPr>
                <w:rFonts w:ascii="Arial" w:hAnsi="Arial" w:cs="Arial"/>
                <w:sz w:val="16"/>
              </w:rPr>
            </w:pPr>
            <w:r>
              <w:rPr>
                <w:rFonts w:ascii="Arial" w:hAnsi="Arial" w:cs="Arial"/>
                <w:sz w:val="16"/>
              </w:rPr>
              <w:t>1</w:t>
            </w:r>
          </w:p>
        </w:tc>
        <w:tc>
          <w:tcPr>
            <w:tcW w:w="606" w:type="dxa"/>
            <w:shd w:val="pct15" w:color="auto" w:fill="auto"/>
          </w:tcPr>
          <w:p w:rsidR="00EA6059" w:rsidRDefault="00EA6059" w:rsidP="00EA6059">
            <w:pPr>
              <w:spacing w:before="60"/>
              <w:rPr>
                <w:rFonts w:ascii="Arial" w:hAnsi="Arial" w:cs="Arial"/>
                <w:sz w:val="16"/>
              </w:rPr>
            </w:pPr>
          </w:p>
        </w:tc>
      </w:tr>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Return Value</w:t>
            </w:r>
          </w:p>
        </w:tc>
        <w:tc>
          <w:tcPr>
            <w:tcW w:w="3847" w:type="dxa"/>
          </w:tcPr>
          <w:p w:rsidR="00EA6059" w:rsidRDefault="00737472" w:rsidP="00EA6059">
            <w:pPr>
              <w:spacing w:before="60"/>
              <w:rPr>
                <w:rFonts w:ascii="Arial" w:hAnsi="Arial" w:cs="Arial"/>
                <w:sz w:val="16"/>
              </w:rPr>
            </w:pPr>
            <w:r w:rsidRPr="00737472">
              <w:rPr>
                <w:rFonts w:ascii="Arial" w:hAnsi="Arial" w:cs="Arial"/>
                <w:sz w:val="16"/>
              </w:rPr>
              <w:t>DiexErrorFlag_Cnt_T_u</w:t>
            </w:r>
            <w:r w:rsidR="006B6DDC">
              <w:rPr>
                <w:rFonts w:ascii="Arial" w:hAnsi="Arial" w:cs="Arial"/>
                <w:sz w:val="16"/>
              </w:rPr>
              <w:t>0</w:t>
            </w:r>
            <w:r w:rsidRPr="00737472">
              <w:rPr>
                <w:rFonts w:ascii="Arial" w:hAnsi="Arial" w:cs="Arial"/>
                <w:sz w:val="16"/>
              </w:rPr>
              <w:t>8</w:t>
            </w:r>
          </w:p>
        </w:tc>
        <w:tc>
          <w:tcPr>
            <w:tcW w:w="1152" w:type="dxa"/>
          </w:tcPr>
          <w:p w:rsidR="00EA6059" w:rsidRDefault="00737472" w:rsidP="00EA6059">
            <w:pPr>
              <w:spacing w:before="60"/>
              <w:rPr>
                <w:rFonts w:ascii="Arial" w:hAnsi="Arial" w:cs="Arial"/>
                <w:sz w:val="16"/>
              </w:rPr>
            </w:pPr>
            <w:r>
              <w:rPr>
                <w:rFonts w:ascii="Arial" w:hAnsi="Arial" w:cs="Arial"/>
                <w:sz w:val="16"/>
              </w:rPr>
              <w:t>Uint8</w:t>
            </w:r>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5B0CC7" w:rsidP="00EA6059">
            <w:pPr>
              <w:spacing w:before="60"/>
              <w:rPr>
                <w:rFonts w:ascii="Arial" w:hAnsi="Arial" w:cs="Arial"/>
                <w:sz w:val="16"/>
              </w:rPr>
            </w:pPr>
            <w:r>
              <w:rPr>
                <w:rFonts w:ascii="Arial" w:hAnsi="Arial" w:cs="Arial"/>
                <w:sz w:val="16"/>
              </w:rPr>
              <w:t>31</w:t>
            </w:r>
          </w:p>
        </w:tc>
        <w:tc>
          <w:tcPr>
            <w:tcW w:w="606" w:type="dxa"/>
          </w:tcPr>
          <w:p w:rsidR="00EA6059" w:rsidRDefault="00EA6059" w:rsidP="00EA6059">
            <w:pPr>
              <w:spacing w:before="60"/>
              <w:rPr>
                <w:rFonts w:ascii="Arial" w:hAnsi="Arial" w:cs="Arial"/>
                <w:sz w:val="16"/>
              </w:rPr>
            </w:pPr>
          </w:p>
        </w:tc>
      </w:tr>
    </w:tbl>
    <w:p w:rsidR="00A21C02" w:rsidRDefault="00A21C02" w:rsidP="00A21C02">
      <w:pPr>
        <w:pStyle w:val="Heading4"/>
      </w:pPr>
      <w:r>
        <w:t>Store Module Inputs to Local copies</w:t>
      </w:r>
    </w:p>
    <w:p w:rsidR="00A21C02" w:rsidRPr="00792F3A" w:rsidRDefault="00A21C02" w:rsidP="0075409E">
      <w:r>
        <w:t>See section below</w:t>
      </w:r>
    </w:p>
    <w:p w:rsidR="00EA6059" w:rsidRDefault="00EA6059" w:rsidP="00EA6059">
      <w:pPr>
        <w:pStyle w:val="Heading4"/>
      </w:pPr>
      <w:r>
        <w:lastRenderedPageBreak/>
        <w:t>Description</w:t>
      </w:r>
    </w:p>
    <w:p w:rsidR="007F5C89" w:rsidRDefault="007F5C89">
      <w:pPr>
        <w:spacing w:after="0"/>
      </w:pPr>
    </w:p>
    <w:p w:rsidR="007F5C89" w:rsidRDefault="00FA3A56" w:rsidP="00243ACD">
      <w:pPr>
        <w:spacing w:after="0"/>
        <w:jc w:val="center"/>
      </w:pPr>
      <w:r>
        <w:object w:dxaOrig="5645" w:dyaOrig="2592">
          <v:shape id="_x0000_i1027" type="#_x0000_t75" style="width:282.05pt;height:129.6pt" o:ole="">
            <v:imagedata r:id="rId17" o:title=""/>
          </v:shape>
          <o:OLEObject Type="Embed" ProgID="Visio.Drawing.11" ShapeID="_x0000_i1027" DrawAspect="Content" ObjectID="_1484820894" r:id="rId18"/>
        </w:object>
      </w:r>
    </w:p>
    <w:p w:rsidR="007F5C89" w:rsidRDefault="007F5C89">
      <w:pPr>
        <w:spacing w:after="0"/>
      </w:pPr>
    </w:p>
    <w:p w:rsidR="00A21C02" w:rsidRDefault="00A21C02" w:rsidP="0075409E">
      <w:pPr>
        <w:pStyle w:val="Heading4"/>
        <w:numPr>
          <w:ilvl w:val="0"/>
          <w:numId w:val="0"/>
        </w:numPr>
        <w:ind w:left="864"/>
      </w:pPr>
    </w:p>
    <w:p w:rsidR="00A21C02" w:rsidRDefault="00A21C02" w:rsidP="00A21C02">
      <w:pPr>
        <w:pStyle w:val="Heading4"/>
      </w:pPr>
      <w:r w:rsidRPr="00396970">
        <w:t>Store Local copy of outputs into Module Outputs</w:t>
      </w:r>
    </w:p>
    <w:p w:rsidR="00A21C02" w:rsidRDefault="00A21C02" w:rsidP="00A21C02">
      <w:r>
        <w:t>See section above</w:t>
      </w:r>
    </w:p>
    <w:p w:rsidR="007F5C89" w:rsidRDefault="007F5C89">
      <w:pPr>
        <w:spacing w:after="0"/>
      </w:pPr>
    </w:p>
    <w:p w:rsidR="008B3E94" w:rsidRDefault="008B3E94">
      <w:pPr>
        <w:spacing w:after="0"/>
      </w:pPr>
    </w:p>
    <w:p w:rsidR="007A04FC" w:rsidRDefault="00BB6020" w:rsidP="007A04FC">
      <w:pPr>
        <w:pStyle w:val="Heading3"/>
      </w:pPr>
      <w:bookmarkStart w:id="78" w:name="OLE_LINK104"/>
      <w:bookmarkStart w:id="79" w:name="OLE_LINK105"/>
      <w:bookmarkStart w:id="80" w:name="OLE_LINK97"/>
      <w:bookmarkStart w:id="81" w:name="OLE_LINK98"/>
      <w:r>
        <w:t>Data Hiding</w:t>
      </w:r>
      <w:r w:rsidR="007A04FC">
        <w:t xml:space="preserve"> </w:t>
      </w:r>
      <w:bookmarkStart w:id="82" w:name="OLE_LINK108"/>
      <w:bookmarkStart w:id="83" w:name="OLE_LINK109"/>
      <w:bookmarkEnd w:id="78"/>
      <w:bookmarkEnd w:id="79"/>
      <w:r w:rsidR="007A04FC">
        <w:t>Macro</w:t>
      </w:r>
      <w:bookmarkEnd w:id="82"/>
      <w:bookmarkEnd w:id="83"/>
      <w:r w:rsidR="007A04FC">
        <w:t xml:space="preserve"> #1</w:t>
      </w:r>
    </w:p>
    <w:bookmarkEnd w:id="80"/>
    <w:bookmarkEnd w:id="81"/>
    <w:p w:rsidR="007A04FC" w:rsidRPr="00682230" w:rsidRDefault="00682230" w:rsidP="00682230">
      <w:pPr>
        <w:ind w:firstLine="720"/>
      </w:pPr>
      <w:r w:rsidRPr="00682230">
        <w:t>None</w:t>
      </w:r>
    </w:p>
    <w:p w:rsidR="004A781C" w:rsidRDefault="004A781C">
      <w:pPr>
        <w:pStyle w:val="Heading1"/>
      </w:pPr>
      <w:r>
        <w:t>Software Module Implementation</w:t>
      </w:r>
    </w:p>
    <w:p w:rsidR="002C03D8" w:rsidRDefault="002C03D8">
      <w:pPr>
        <w:pStyle w:val="Heading2"/>
      </w:pPr>
      <w:r>
        <w:t>Runtime Environment (RTE) Initial Values</w:t>
      </w:r>
    </w:p>
    <w:p w:rsidR="002C03D8" w:rsidRDefault="002C03D8" w:rsidP="002C03D8">
      <w:r>
        <w:t>This section lists the initial values of data written by this module but controlled by the RTE. After RTE initialization, the data in this table will contain these values.</w:t>
      </w:r>
    </w:p>
    <w:p w:rsidR="0079381B" w:rsidRPr="002C03D8" w:rsidRDefault="0079381B" w:rsidP="002C03D8"/>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141E2">
            <w:pPr>
              <w:spacing w:before="100" w:beforeAutospacing="1" w:after="100" w:afterAutospacing="1"/>
              <w:rPr>
                <w:rFonts w:ascii="Arial" w:hAnsi="Arial" w:cs="Arial"/>
                <w:sz w:val="16"/>
                <w:szCs w:val="16"/>
              </w:rPr>
            </w:pP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r w:rsidR="00EF5F0D">
        <w:t>DigMSB</w:t>
      </w:r>
      <w:r>
        <w:t>_Init</w:t>
      </w:r>
    </w:p>
    <w:p w:rsidR="004A781C" w:rsidRDefault="004A781C">
      <w:pPr>
        <w:pStyle w:val="Heading4"/>
      </w:pPr>
      <w:r>
        <w:t>Design Rationale</w:t>
      </w:r>
    </w:p>
    <w:p w:rsidR="003C6675" w:rsidRPr="003C6675" w:rsidRDefault="003C6675" w:rsidP="00EA19CF">
      <w:r>
        <w:t>ISO Fault Debounce Counters are implemented by taking midpoint of range of  twice the threshold to avoid  the  Signed implementation.</w:t>
      </w:r>
    </w:p>
    <w:p w:rsidR="004A781C" w:rsidRDefault="00EF5F0D">
      <w:pPr>
        <w:pStyle w:val="Heading4"/>
      </w:pPr>
      <w:r>
        <w:t xml:space="preserve">Initialize the Transmit data buffer with the </w:t>
      </w:r>
      <w:r w:rsidR="00132618">
        <w:t>value Module</w:t>
      </w:r>
      <w:r w:rsidR="004A781C">
        <w:t xml:space="preserve"> Outputs</w:t>
      </w:r>
    </w:p>
    <w:p w:rsidR="004A781C" w:rsidRDefault="00C55584" w:rsidP="00C55584">
      <w:pPr>
        <w:ind w:left="720" w:firstLine="324"/>
      </w:pPr>
      <w:r>
        <w:t>None</w:t>
      </w:r>
    </w:p>
    <w:p w:rsidR="004A781C" w:rsidRDefault="004A781C">
      <w:pPr>
        <w:pStyle w:val="Heading4"/>
      </w:pPr>
      <w:r>
        <w:lastRenderedPageBreak/>
        <w:t xml:space="preserve">Module Internal  </w:t>
      </w:r>
    </w:p>
    <w:p w:rsidR="004242F5" w:rsidRDefault="00492689" w:rsidP="00E95A09">
      <w:pPr>
        <w:spacing w:after="0"/>
      </w:pPr>
      <w:r>
        <w:object w:dxaOrig="14093" w:dyaOrig="11345">
          <v:shape id="_x0000_i1035" type="#_x0000_t75" style="width:6in;height:348.1pt" o:ole="">
            <v:imagedata r:id="rId19" o:title=""/>
          </v:shape>
          <o:OLEObject Type="Embed" ProgID="Visio.Drawing.11" ShapeID="_x0000_i1035" DrawAspect="Content" ObjectID="_1484820895" r:id="rId20"/>
        </w:object>
      </w:r>
    </w:p>
    <w:p w:rsidR="004A781C" w:rsidRDefault="004A781C" w:rsidP="00C55584">
      <w:pPr>
        <w:pStyle w:val="Heading1"/>
      </w:pPr>
      <w:r>
        <w:t>Periodic Functions</w:t>
      </w:r>
    </w:p>
    <w:p w:rsidR="004A781C" w:rsidRDefault="004A781C">
      <w:pPr>
        <w:pStyle w:val="Heading3"/>
      </w:pPr>
      <w:bookmarkStart w:id="84" w:name="OLE_LINK55"/>
      <w:bookmarkStart w:id="85" w:name="OLE_LINK56"/>
      <w:r>
        <w:t xml:space="preserve">Per: </w:t>
      </w:r>
      <w:fldSimple w:instr=" DOCPROPERTY &quot;Module Name&quot;  \* MERGEFORMAT ">
        <w:r w:rsidR="00722D2B">
          <w:t>DigMSB</w:t>
        </w:r>
      </w:fldSimple>
      <w:r w:rsidR="00D91BEA">
        <w:t>_Per2</w:t>
      </w:r>
    </w:p>
    <w:p w:rsidR="004A781C" w:rsidRDefault="004A781C">
      <w:pPr>
        <w:pStyle w:val="Heading4"/>
      </w:pPr>
      <w:r>
        <w:t>Design Rationale</w:t>
      </w:r>
    </w:p>
    <w:p w:rsidR="004A781C" w:rsidRDefault="00E1094E" w:rsidP="00145F3A">
      <w:pPr>
        <w:ind w:firstLine="720"/>
      </w:pPr>
      <w:r>
        <w:t xml:space="preserve">FDD specifies the precision of p13 </w:t>
      </w:r>
      <w:r w:rsidR="0037465C">
        <w:t>for Motor Position</w:t>
      </w:r>
      <w:r>
        <w:t>, Cum</w:t>
      </w:r>
      <w:r w:rsidR="0037465C">
        <w:t xml:space="preserve">ulative Motor </w:t>
      </w:r>
      <w:r>
        <w:t>Pos</w:t>
      </w:r>
      <w:r w:rsidR="0037465C">
        <w:t>ition</w:t>
      </w:r>
      <w:r>
        <w:t>, Aligned Cum</w:t>
      </w:r>
      <w:r w:rsidR="0037465C">
        <w:t xml:space="preserve">ulative </w:t>
      </w:r>
      <w:r>
        <w:t>M</w:t>
      </w:r>
      <w:r w:rsidR="0037465C">
        <w:t>o</w:t>
      </w:r>
      <w:r>
        <w:t>t</w:t>
      </w:r>
      <w:r w:rsidR="0037465C">
        <w:t>o</w:t>
      </w:r>
      <w:r>
        <w:t>r</w:t>
      </w:r>
      <w:r w:rsidR="0037465C">
        <w:t xml:space="preserve"> </w:t>
      </w:r>
      <w:r>
        <w:t>Pos</w:t>
      </w:r>
      <w:r w:rsidR="0037465C">
        <w:t>ition</w:t>
      </w:r>
      <w:r>
        <w:t xml:space="preserve">. But in the </w:t>
      </w:r>
      <w:r w:rsidR="0037465C">
        <w:t>implementation p13</w:t>
      </w:r>
      <w:r>
        <w:t xml:space="preserve"> is </w:t>
      </w:r>
      <w:r w:rsidR="0037465C">
        <w:t>converted to</w:t>
      </w:r>
      <w:r>
        <w:t xml:space="preserve"> </w:t>
      </w:r>
      <w:r w:rsidR="0037465C">
        <w:t xml:space="preserve">p16. </w:t>
      </w:r>
      <w:r>
        <w:t xml:space="preserve">This is done </w:t>
      </w:r>
      <w:r w:rsidR="003F1268">
        <w:t xml:space="preserve">to </w:t>
      </w:r>
      <w:r w:rsidR="0037465C">
        <w:t>avoid rollover math</w:t>
      </w:r>
      <w:r>
        <w:t xml:space="preserve"> and match the output port data types. </w:t>
      </w:r>
    </w:p>
    <w:p w:rsidR="004A781C" w:rsidRDefault="004A781C">
      <w:pPr>
        <w:pStyle w:val="Heading4"/>
      </w:pPr>
      <w:r>
        <w:t>Program Flow Start</w:t>
      </w:r>
    </w:p>
    <w:p w:rsidR="004A781C" w:rsidRDefault="00B34794" w:rsidP="00B34794">
      <w:pPr>
        <w:ind w:left="720"/>
      </w:pPr>
      <w:r w:rsidRPr="00B34794">
        <w:t>Rte_Call_DigM</w:t>
      </w:r>
      <w:r>
        <w:t>SB_Per2_CP0_CheckpointReached()</w:t>
      </w:r>
    </w:p>
    <w:p w:rsidR="004A781C" w:rsidRDefault="004A781C">
      <w:pPr>
        <w:pStyle w:val="Heading4"/>
      </w:pPr>
      <w:r>
        <w:lastRenderedPageBreak/>
        <w:t>Store Module Inputs to Local copies</w:t>
      </w:r>
    </w:p>
    <w:p w:rsidR="003D77F8" w:rsidRDefault="003D77F8" w:rsidP="003D77F8">
      <w:r>
        <w:tab/>
        <w:t>UncorrMechMtrPos1_Rev_T_u0p16 = Rte_IRead_DigMSB_Per2_UncorrMechMtrPos1_Rev_u0p16()</w:t>
      </w:r>
    </w:p>
    <w:p w:rsidR="003D77F8" w:rsidRDefault="003D77F8" w:rsidP="003D77F8">
      <w:r>
        <w:tab/>
        <w:t>Die2RxError_Cnt_T_u16 = Rte_IRead_DigMSB_Per2_Die2RxError_Cnt_u16()</w:t>
      </w:r>
    </w:p>
    <w:p w:rsidR="003D77F8" w:rsidRDefault="003D77F8" w:rsidP="003D77F8">
      <w:r>
        <w:tab/>
        <w:t>Die2RxRevCtr_Cnt_T_u16 = Rte_IRead_DigMSB_Per2_Die2RxRevCtr_Cnt_u16()</w:t>
      </w:r>
    </w:p>
    <w:p w:rsidR="003D77F8" w:rsidRDefault="003D77F8" w:rsidP="003D77F8">
      <w:r>
        <w:tab/>
        <w:t>Die2RxMtrPos_Cnt_T_u16 = Rte_IRead_DigMSB_Per2_Die2RxMtrPos_Cnt_u16()</w:t>
      </w:r>
    </w:p>
    <w:p w:rsidR="003D77F8" w:rsidRDefault="003D77F8" w:rsidP="003D77F8">
      <w:r>
        <w:tab/>
        <w:t>Die1RxError_Cnt_T_u16 = Rte_IRead_DigMSB_Per2_Die1RxError_Cnt_u16()</w:t>
      </w:r>
    </w:p>
    <w:p w:rsidR="003D77F8" w:rsidRDefault="003D77F8" w:rsidP="003D77F8">
      <w:r>
        <w:tab/>
        <w:t>Die1RxRevCtr_Cnt_T_u16 = Rte_IRead_DigMSB_Per2_Die1RxRevCtr_Cnt_u16()</w:t>
      </w:r>
    </w:p>
    <w:p w:rsidR="003D77F8" w:rsidRDefault="003D77F8" w:rsidP="003D77F8">
      <w:r>
        <w:tab/>
        <w:t xml:space="preserve">CumMechMtrPosMRF_Rev_T_f32 = Rte_IRead_DigMSB_Per2_CumMechMtrPos_Rev_f32() </w:t>
      </w:r>
    </w:p>
    <w:p w:rsidR="003D77F8" w:rsidRDefault="003D77F8" w:rsidP="003D77F8">
      <w:r>
        <w:tab/>
        <w:t>RxMtrPosParityAccum_Cnt_T_u16 = Rte_IRead_DigMSB_Per2_RxMtrPosParityAccum_Cnt_u16()</w:t>
      </w:r>
      <w:r>
        <w:tab/>
      </w:r>
    </w:p>
    <w:p w:rsidR="003D77F8" w:rsidRDefault="003D77F8" w:rsidP="003D77F8">
      <w:r>
        <w:tab/>
        <w:t>AssistAssemblyPolarity_Cnt_T_s08 = Rte_IRead_DigMSB_Per2_AssistAssemblyPolarity_Cnt_s08()</w:t>
      </w:r>
    </w:p>
    <w:p w:rsidR="003D77F8" w:rsidRDefault="003D77F8" w:rsidP="003D77F8">
      <w:r>
        <w:tab/>
        <w:t>MtrPosPolarity_Cnt_T_s08 =  Rte_IRead_DigMSB_Per2_MtrPosPolarity_Cnt_s08()</w:t>
      </w:r>
    </w:p>
    <w:p w:rsidR="003D77F8" w:rsidRDefault="003D77F8" w:rsidP="007B0B37">
      <w:pPr>
        <w:rPr>
          <w:ins w:id="86" w:author="Ahmed, Rijvi" w:date="2015-02-05T22:12:00Z"/>
        </w:rPr>
      </w:pPr>
      <w:r>
        <w:tab/>
        <w:t xml:space="preserve">CorrectedElecMtrPos_Rev_T_u0p16 </w:t>
      </w:r>
      <w:proofErr w:type="gramStart"/>
      <w:r>
        <w:t>=  Rte</w:t>
      </w:r>
      <w:proofErr w:type="gramEnd"/>
      <w:r>
        <w:t>_IRead_DigMSB_Per2_CorrectedElecMtrPos_Rev_u0p16()</w:t>
      </w:r>
    </w:p>
    <w:p w:rsidR="0056460B" w:rsidRPr="007B0B37" w:rsidRDefault="0056460B" w:rsidP="007B0B37">
      <w:ins w:id="87" w:author="Ahmed, Rijvi" w:date="2015-02-05T22:12:00Z">
        <w:r w:rsidRPr="0056460B">
          <w:t>Die1UnderVoltgFltAccum_Cnt_T_u16 = Rte_IRead_DigMSB_Per2_Die1UnderVoltgFltAccum_Cnt_</w:t>
        </w:r>
        <w:proofErr w:type="gramStart"/>
        <w:r w:rsidRPr="0056460B">
          <w:t>u16()</w:t>
        </w:r>
      </w:ins>
      <w:proofErr w:type="gramEnd"/>
    </w:p>
    <w:p w:rsidR="0013736F" w:rsidRPr="005D2CF9" w:rsidRDefault="00492689" w:rsidP="00B34794">
      <w:pPr>
        <w:spacing w:after="0"/>
        <w:ind w:left="720"/>
        <w:rPr>
          <w:lang w:val="es-ES"/>
        </w:rPr>
      </w:pPr>
      <w:r>
        <w:object w:dxaOrig="15440" w:dyaOrig="12242">
          <v:shape id="_x0000_i1036" type="#_x0000_t75" style="width:492.6pt;height:390.3pt" o:ole="">
            <v:imagedata r:id="rId21" o:title=""/>
          </v:shape>
          <o:OLEObject Type="Embed" ProgID="Visio.Drawing.11" ShapeID="_x0000_i1036" DrawAspect="Content" ObjectID="_1484820896" r:id="rId22"/>
        </w:object>
      </w:r>
      <w:r w:rsidR="00771E20" w:rsidRPr="00771E20">
        <w:t xml:space="preserve"> </w:t>
      </w:r>
      <w:r w:rsidR="009F5052">
        <w:object w:dxaOrig="15386" w:dyaOrig="12167">
          <v:shape id="_x0000_i1028" type="#_x0000_t75" style="width:453.35pt;height:357.5pt" o:ole="">
            <v:imagedata r:id="rId23" o:title=""/>
          </v:shape>
          <o:OLEObject Type="Embed" ProgID="Visio.Drawing.11" ShapeID="_x0000_i1028" DrawAspect="Content" ObjectID="_1484820897" r:id="rId24"/>
        </w:object>
      </w:r>
    </w:p>
    <w:p w:rsidR="002B134F" w:rsidRDefault="007E79ED" w:rsidP="00702B1B">
      <w:r>
        <w:object w:dxaOrig="14249" w:dyaOrig="13954">
          <v:shape id="_x0000_i1037" type="#_x0000_t75" style="width:462.3pt;height:451.35pt" o:ole="">
            <v:imagedata r:id="rId25" o:title=""/>
          </v:shape>
          <o:OLEObject Type="Embed" ProgID="Visio.Drawing.11" ShapeID="_x0000_i1037" DrawAspect="Content" ObjectID="_1484820898" r:id="rId26"/>
        </w:object>
      </w:r>
    </w:p>
    <w:p w:rsidR="00AA6EBB" w:rsidRDefault="00C40431" w:rsidP="00702B1B">
      <w:r>
        <w:object w:dxaOrig="13990" w:dyaOrig="11390">
          <v:shape id="_x0000_i1029" type="#_x0000_t75" style="width:431pt;height:352.05pt" o:ole="">
            <v:imagedata r:id="rId27" o:title=""/>
          </v:shape>
          <o:OLEObject Type="Embed" ProgID="Visio.Drawing.11" ShapeID="_x0000_i1029" DrawAspect="Content" ObjectID="_1484820899" r:id="rId28"/>
        </w:object>
      </w:r>
    </w:p>
    <w:p w:rsidR="004A781C" w:rsidRDefault="004A781C" w:rsidP="00F141E2">
      <w:pPr>
        <w:jc w:val="center"/>
      </w:pPr>
    </w:p>
    <w:p w:rsidR="00F815CA" w:rsidRDefault="00F815CA" w:rsidP="00F141E2">
      <w:pPr>
        <w:jc w:val="center"/>
      </w:pPr>
    </w:p>
    <w:p w:rsidR="00F815CA" w:rsidRDefault="00E02623" w:rsidP="00F141E2">
      <w:pPr>
        <w:jc w:val="center"/>
      </w:pPr>
      <w:r>
        <w:object w:dxaOrig="14280" w:dyaOrig="11457">
          <v:shape id="_x0000_i1030" type="#_x0000_t75" style="width:6in;height:346.6pt" o:ole="">
            <v:imagedata r:id="rId29" o:title=""/>
          </v:shape>
          <o:OLEObject Type="Embed" ProgID="Visio.Drawing.11" ShapeID="_x0000_i1030" DrawAspect="Content" ObjectID="_1484820900" r:id="rId30"/>
        </w:object>
      </w:r>
    </w:p>
    <w:p w:rsidR="00F815CA" w:rsidRDefault="003B38E2" w:rsidP="00F141E2">
      <w:pPr>
        <w:jc w:val="center"/>
      </w:pPr>
      <w:r>
        <w:object w:dxaOrig="14383" w:dyaOrig="11405">
          <v:shape id="_x0000_i1031" type="#_x0000_t75" style="width:431.5pt;height:342.1pt" o:ole="">
            <v:imagedata r:id="rId31" o:title=""/>
          </v:shape>
          <o:OLEObject Type="Embed" ProgID="Visio.Drawing.11" ShapeID="_x0000_i1031" DrawAspect="Content" ObjectID="_1484820901" r:id="rId32"/>
        </w:object>
      </w:r>
    </w:p>
    <w:p w:rsidR="000B4639" w:rsidRDefault="000B4639" w:rsidP="00F141E2">
      <w:pPr>
        <w:jc w:val="center"/>
      </w:pPr>
    </w:p>
    <w:p w:rsidR="0073314F" w:rsidRDefault="003B38E2" w:rsidP="00F141E2">
      <w:pPr>
        <w:jc w:val="center"/>
      </w:pPr>
      <w:r>
        <w:object w:dxaOrig="14581" w:dyaOrig="11202">
          <v:shape id="_x0000_i1032" type="#_x0000_t75" style="width:432.5pt;height:331.7pt" o:ole="">
            <v:imagedata r:id="rId33" o:title=""/>
          </v:shape>
          <o:OLEObject Type="Embed" ProgID="Visio.Drawing.11" ShapeID="_x0000_i1032" DrawAspect="Content" ObjectID="_1484820902" r:id="rId34"/>
        </w:object>
      </w:r>
    </w:p>
    <w:p w:rsidR="004A781C" w:rsidRDefault="004A781C">
      <w:pPr>
        <w:pStyle w:val="Heading4"/>
      </w:pPr>
      <w:r>
        <w:t>Store Local copy of outputs into Module Outputs</w:t>
      </w:r>
    </w:p>
    <w:p w:rsidR="00CD2777" w:rsidRDefault="00CD2777" w:rsidP="00CD2777">
      <w:pPr>
        <w:spacing w:after="0"/>
        <w:ind w:left="720"/>
      </w:pPr>
      <w:r w:rsidRPr="00CD2777">
        <w:t xml:space="preserve"> </w:t>
      </w:r>
      <w:r>
        <w:t>Rte_IWrite_DigMSB_Per2_AlignedCumMechMtrPosCRF_Deg_f32(AlignedCumMechMtrPos1CRF_Deg_T_f32)</w:t>
      </w:r>
    </w:p>
    <w:p w:rsidR="00CD2777" w:rsidRDefault="00CD2777" w:rsidP="00CD2777">
      <w:pPr>
        <w:spacing w:after="0"/>
        <w:ind w:left="720"/>
      </w:pPr>
      <w:r>
        <w:t>Rte_IWrite_DigMSB_Per2_AlignedCumMechMtrPosMRF_Deg_f32(AlignedCumMechMtrPos1MRF_Deg_T_f32)</w:t>
      </w:r>
    </w:p>
    <w:p w:rsidR="00CD2777" w:rsidRDefault="00CD2777" w:rsidP="00CD2777">
      <w:pPr>
        <w:spacing w:after="0"/>
        <w:ind w:left="720"/>
      </w:pPr>
      <w:r>
        <w:t>Rte_IWrite_DigMSB_Per2_CumMechMtrPosCRF_Deg_f32(CumMechMtrPosCRF_Deg_T_f32)</w:t>
      </w:r>
    </w:p>
    <w:p w:rsidR="00CD2777" w:rsidRDefault="00CD2777" w:rsidP="00CD2777">
      <w:pPr>
        <w:spacing w:after="0"/>
        <w:ind w:left="720"/>
      </w:pPr>
      <w:r>
        <w:t xml:space="preserve">    Rte_IWrite_DigMSB_Per2_CumMechMtrPosMRF_Deg_f32(CumMechMtrPosMRF_Deg_T_f32)</w:t>
      </w:r>
    </w:p>
    <w:p w:rsidR="00CD2777" w:rsidRDefault="00CD2777" w:rsidP="00CD2777">
      <w:pPr>
        <w:spacing w:after="0"/>
        <w:ind w:left="720"/>
      </w:pPr>
      <w:r>
        <w:t>Rte_IWrite_DigMSB_Per2_MechMtrPos2_Rev_u0p16(MechMtrPos2_Rev_T_u0p16)</w:t>
      </w:r>
    </w:p>
    <w:p w:rsidR="00CD2777" w:rsidRDefault="00CD2777" w:rsidP="00CD2777">
      <w:pPr>
        <w:spacing w:after="0"/>
        <w:ind w:left="720"/>
      </w:pPr>
      <w:r>
        <w:t>Rte_IWrite_DigMSB_Per2_SysCCumMechMtrPosMRF_Deg_f32(CumMechMtrPosMRF_Deg_T_f32)</w:t>
      </w:r>
    </w:p>
    <w:p w:rsidR="00CD2777" w:rsidRDefault="00CD2777" w:rsidP="00CD2777">
      <w:pPr>
        <w:spacing w:after="0"/>
        <w:ind w:left="720"/>
      </w:pPr>
      <w:r>
        <w:t>Rte_IWrite_DigMSB_Per2_AlignedCumMechMtrPosStatus_Cnt_u08(DigMSB_AlignedCumMechMtrPosStatus_Cnt_M_u08)</w:t>
      </w:r>
    </w:p>
    <w:p w:rsidR="004A322F" w:rsidRDefault="00CD2777" w:rsidP="007B0B37">
      <w:pPr>
        <w:pStyle w:val="Heading4"/>
        <w:numPr>
          <w:ilvl w:val="0"/>
          <w:numId w:val="0"/>
        </w:numPr>
        <w:ind w:left="180" w:firstLine="540"/>
      </w:pPr>
      <w:r w:rsidRPr="007B0B37">
        <w:rPr>
          <w:rFonts w:ascii="Times New Roman" w:hAnsi="Times New Roman"/>
          <w:b w:val="0"/>
          <w:sz w:val="20"/>
        </w:rPr>
        <w:lastRenderedPageBreak/>
        <w:t>Rte_IWrite_DigMSB_Per2_CumMechMtrPosStatus_Cnt_u08(DigMSB_CumMechMtrPosStatus_Cnt_M_u08)</w:t>
      </w:r>
      <w:r w:rsidR="00CA1417">
        <w:tab/>
      </w:r>
    </w:p>
    <w:p w:rsidR="004A781C" w:rsidRDefault="004A781C" w:rsidP="00912EFF">
      <w:pPr>
        <w:pStyle w:val="Heading4"/>
      </w:pPr>
      <w:r>
        <w:t>Program Flow End</w:t>
      </w:r>
    </w:p>
    <w:bookmarkEnd w:id="84"/>
    <w:bookmarkEnd w:id="85"/>
    <w:p w:rsidR="004A0237" w:rsidRDefault="00302887" w:rsidP="004A0237">
      <w:pPr>
        <w:ind w:left="576" w:firstLine="144"/>
      </w:pPr>
      <w:r w:rsidRPr="00302887">
        <w:t>Rte_Call_DigM</w:t>
      </w:r>
      <w:r>
        <w:t>SB_Per2_CP1_CheckpointReached()</w:t>
      </w:r>
    </w:p>
    <w:p w:rsidR="001159BF" w:rsidRDefault="001159BF" w:rsidP="001159BF">
      <w:pPr>
        <w:pStyle w:val="ListParagraph"/>
        <w:ind w:left="360"/>
      </w:pPr>
    </w:p>
    <w:p w:rsidR="001159BF" w:rsidRDefault="001159BF" w:rsidP="001159BF">
      <w:pPr>
        <w:pStyle w:val="Heading3"/>
      </w:pPr>
      <w:r>
        <w:t xml:space="preserve">Per: </w:t>
      </w:r>
      <w:fldSimple w:instr=" DOCPROPERTY &quot;Module Name&quot;  \* MERGEFORMAT ">
        <w:r>
          <w:t>DigMSB</w:t>
        </w:r>
      </w:fldSimple>
      <w:r>
        <w:t>_Per3</w:t>
      </w:r>
    </w:p>
    <w:p w:rsidR="001159BF" w:rsidRDefault="001159BF" w:rsidP="001159BF">
      <w:pPr>
        <w:pStyle w:val="Heading4"/>
      </w:pPr>
      <w:r>
        <w:t>Design Rationale</w:t>
      </w:r>
    </w:p>
    <w:p w:rsidR="001159BF" w:rsidRDefault="001159BF" w:rsidP="001159BF">
      <w:pPr>
        <w:ind w:firstLine="720"/>
      </w:pPr>
      <w:r>
        <w:t>None</w:t>
      </w:r>
    </w:p>
    <w:p w:rsidR="0061482E" w:rsidRDefault="0061482E" w:rsidP="0061482E">
      <w:pPr>
        <w:pStyle w:val="Heading4"/>
      </w:pPr>
      <w:r>
        <w:t>Store Module Inputs to Local copies</w:t>
      </w:r>
    </w:p>
    <w:p w:rsidR="0061482E" w:rsidRDefault="004E1F45" w:rsidP="001159BF">
      <w:pPr>
        <w:ind w:firstLine="720"/>
      </w:pPr>
      <w:r>
        <w:t>None</w:t>
      </w:r>
    </w:p>
    <w:p w:rsidR="001159BF" w:rsidRDefault="001159BF" w:rsidP="001159BF">
      <w:pPr>
        <w:pStyle w:val="Heading4"/>
      </w:pPr>
      <w:r>
        <w:t>Program Flow Start</w:t>
      </w:r>
    </w:p>
    <w:p w:rsidR="001159BF" w:rsidRDefault="001159BF" w:rsidP="001159BF"/>
    <w:p w:rsidR="00ED1578" w:rsidRPr="001159BF" w:rsidRDefault="003B38E2" w:rsidP="001159BF">
      <w:r>
        <w:object w:dxaOrig="14266" w:dyaOrig="10956">
          <v:shape id="_x0000_i1033" type="#_x0000_t75" style="width:431.5pt;height:331.2pt" o:ole="">
            <v:imagedata r:id="rId35" o:title=""/>
          </v:shape>
          <o:OLEObject Type="Embed" ProgID="Visio.Drawing.11" ShapeID="_x0000_i1033" DrawAspect="Content" ObjectID="_1484820903" r:id="rId36"/>
        </w:object>
      </w:r>
    </w:p>
    <w:p w:rsidR="001159BF" w:rsidRDefault="001159BF" w:rsidP="001159BF">
      <w:pPr>
        <w:pStyle w:val="Heading4"/>
      </w:pPr>
      <w:r>
        <w:t>Store Local copy of outputs into Module Outputs</w:t>
      </w:r>
    </w:p>
    <w:p w:rsidR="00577EB3" w:rsidRPr="00577EB3" w:rsidRDefault="00577EB3" w:rsidP="00577EB3">
      <w:pPr>
        <w:ind w:left="1044"/>
      </w:pPr>
      <w:r>
        <w:t>None</w:t>
      </w:r>
    </w:p>
    <w:p w:rsidR="001159BF" w:rsidRDefault="001159BF" w:rsidP="006441CF">
      <w:pPr>
        <w:pStyle w:val="Heading4"/>
      </w:pPr>
      <w:r>
        <w:tab/>
        <w:t>Program Flow End</w:t>
      </w:r>
    </w:p>
    <w:p w:rsidR="00577EB3" w:rsidRPr="00577EB3" w:rsidRDefault="00577EB3" w:rsidP="00577EB3">
      <w:pPr>
        <w:ind w:left="1044"/>
      </w:pPr>
      <w:r>
        <w:t>None</w:t>
      </w:r>
    </w:p>
    <w:p w:rsidR="00577EB3" w:rsidRPr="00577EB3" w:rsidRDefault="00577EB3" w:rsidP="00577EB3"/>
    <w:p w:rsidR="00F141E2" w:rsidRDefault="004A781C" w:rsidP="004A0237">
      <w:pPr>
        <w:pStyle w:val="Heading2"/>
        <w:numPr>
          <w:ilvl w:val="1"/>
          <w:numId w:val="12"/>
        </w:numPr>
      </w:pPr>
      <w:r>
        <w:t>Fault Recovery Functions</w:t>
      </w:r>
    </w:p>
    <w:p w:rsidR="00F141E2" w:rsidRDefault="00F141E2" w:rsidP="004A0237">
      <w:pPr>
        <w:ind w:firstLine="576"/>
      </w:pPr>
      <w:r>
        <w:t>None</w:t>
      </w:r>
    </w:p>
    <w:p w:rsidR="00F141E2" w:rsidRDefault="004A781C" w:rsidP="004A0237">
      <w:pPr>
        <w:pStyle w:val="Heading2"/>
      </w:pPr>
      <w:r>
        <w:t>Shutdown Functions</w:t>
      </w:r>
    </w:p>
    <w:p w:rsidR="00F141E2" w:rsidRDefault="00F141E2" w:rsidP="004A0237">
      <w:pPr>
        <w:ind w:firstLine="576"/>
      </w:pPr>
      <w:r>
        <w:t>None</w:t>
      </w:r>
    </w:p>
    <w:p w:rsidR="00F141E2" w:rsidRDefault="004A781C" w:rsidP="004A0237">
      <w:pPr>
        <w:pStyle w:val="Heading2"/>
      </w:pPr>
      <w:r>
        <w:t>Interrupt Functions</w:t>
      </w:r>
    </w:p>
    <w:p w:rsidR="00F141E2" w:rsidRDefault="00F141E2" w:rsidP="004A0237">
      <w:pPr>
        <w:ind w:firstLine="576"/>
      </w:pPr>
      <w:r>
        <w:t>None</w:t>
      </w:r>
    </w:p>
    <w:p w:rsidR="004A781C" w:rsidRDefault="004A781C">
      <w:pPr>
        <w:pStyle w:val="Heading2"/>
      </w:pPr>
      <w:r>
        <w:lastRenderedPageBreak/>
        <w:t>Serial Communication Functions</w:t>
      </w:r>
    </w:p>
    <w:p w:rsidR="003C6675" w:rsidRPr="003C6675" w:rsidRDefault="003C6675" w:rsidP="00EA19CF">
      <w:r>
        <w:t>None</w:t>
      </w:r>
    </w:p>
    <w:p w:rsidR="004A781C" w:rsidRDefault="004A781C" w:rsidP="00EA19CF">
      <w:pPr>
        <w:pStyle w:val="Heading2"/>
      </w:pPr>
      <w:r>
        <w:t xml:space="preserve">Known Issues / </w:t>
      </w:r>
      <w:r w:rsidRPr="003C6675">
        <w:t>Limitations</w:t>
      </w:r>
      <w:r>
        <w:t xml:space="preserve"> With Design</w:t>
      </w:r>
    </w:p>
    <w:p w:rsidR="00B03A1B" w:rsidRDefault="00F141E2" w:rsidP="007B0B37">
      <w:pPr>
        <w:ind w:left="576"/>
      </w:pPr>
      <w:r>
        <w:t>INLINE functions defined in GlobalMacro.h are not unit tested.</w:t>
      </w:r>
    </w:p>
    <w:p w:rsidR="004A781C" w:rsidRDefault="00B03A1B" w:rsidP="007B0B37">
      <w:pPr>
        <w:ind w:left="576"/>
      </w:pPr>
      <w:r>
        <w:t xml:space="preserve">The variables are not range limited in Motor Control ISR. If the </w:t>
      </w:r>
      <w:r w:rsidR="00340766">
        <w:t>ranges need</w:t>
      </w:r>
      <w:r>
        <w:t xml:space="preserve"> to be limited, it should be limited at slower time loop.</w:t>
      </w:r>
      <w:r w:rsidR="003562A4" w:rsidRPr="00EA19CF">
        <w:t xml:space="preserve">The ranges of Aligned Cumulative and Cumulative Motor Position </w:t>
      </w:r>
      <w:r w:rsidR="00EA19CF" w:rsidRPr="00EA19CF">
        <w:t>values are</w:t>
      </w:r>
      <w:r w:rsidR="003562A4" w:rsidRPr="00EA19CF">
        <w:t xml:space="preserve"> not limited</w:t>
      </w:r>
      <w:r w:rsidR="00D43F47" w:rsidRPr="00EA19CF">
        <w:t xml:space="preserve"> as it used in MtrVel Diagnostics</w:t>
      </w:r>
      <w:r w:rsidR="003562A4" w:rsidRPr="00EA19CF">
        <w:t>.</w:t>
      </w:r>
      <w:r w:rsidR="004A781C">
        <w:br w:type="page"/>
      </w:r>
      <w:r w:rsidR="004A781C">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5"/>
        <w:gridCol w:w="750"/>
        <w:gridCol w:w="6137"/>
        <w:gridCol w:w="1072"/>
        <w:gridCol w:w="1099"/>
      </w:tblGrid>
      <w:tr w:rsidR="004A781C" w:rsidTr="0075409E">
        <w:tc>
          <w:tcPr>
            <w:tcW w:w="615" w:type="dxa"/>
          </w:tcPr>
          <w:p w:rsidR="004A781C" w:rsidRDefault="004A781C">
            <w:pPr>
              <w:spacing w:before="60"/>
              <w:rPr>
                <w:rFonts w:ascii="Arial" w:hAnsi="Arial" w:cs="Arial"/>
                <w:b/>
                <w:bCs/>
                <w:sz w:val="16"/>
              </w:rPr>
            </w:pPr>
            <w:r>
              <w:rPr>
                <w:rFonts w:ascii="Arial" w:hAnsi="Arial" w:cs="Arial"/>
                <w:b/>
                <w:bCs/>
                <w:sz w:val="16"/>
              </w:rPr>
              <w:t>Item #</w:t>
            </w:r>
          </w:p>
        </w:tc>
        <w:tc>
          <w:tcPr>
            <w:tcW w:w="750" w:type="dxa"/>
          </w:tcPr>
          <w:p w:rsidR="004A781C" w:rsidRDefault="004A781C">
            <w:pPr>
              <w:spacing w:before="60"/>
              <w:rPr>
                <w:rFonts w:ascii="Arial" w:hAnsi="Arial" w:cs="Arial"/>
                <w:b/>
                <w:bCs/>
                <w:sz w:val="16"/>
              </w:rPr>
            </w:pPr>
            <w:r>
              <w:rPr>
                <w:rFonts w:ascii="Arial" w:hAnsi="Arial" w:cs="Arial"/>
                <w:b/>
                <w:bCs/>
                <w:sz w:val="16"/>
              </w:rPr>
              <w:t>Rev #</w:t>
            </w:r>
          </w:p>
        </w:tc>
        <w:tc>
          <w:tcPr>
            <w:tcW w:w="6137"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72"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099"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75409E">
        <w:tc>
          <w:tcPr>
            <w:tcW w:w="615" w:type="dxa"/>
          </w:tcPr>
          <w:p w:rsidR="004A781C" w:rsidRDefault="004A781C">
            <w:pPr>
              <w:spacing w:before="60"/>
              <w:rPr>
                <w:rFonts w:ascii="Arial" w:hAnsi="Arial" w:cs="Arial"/>
                <w:sz w:val="16"/>
              </w:rPr>
            </w:pPr>
            <w:r>
              <w:rPr>
                <w:rFonts w:ascii="Arial" w:hAnsi="Arial" w:cs="Arial"/>
                <w:sz w:val="16"/>
              </w:rPr>
              <w:t>1</w:t>
            </w:r>
          </w:p>
        </w:tc>
        <w:tc>
          <w:tcPr>
            <w:tcW w:w="750" w:type="dxa"/>
          </w:tcPr>
          <w:p w:rsidR="004A781C" w:rsidRDefault="00F141E2" w:rsidP="00147AAE">
            <w:pPr>
              <w:spacing w:before="60"/>
              <w:rPr>
                <w:rFonts w:ascii="Arial" w:hAnsi="Arial" w:cs="Arial"/>
                <w:sz w:val="16"/>
              </w:rPr>
            </w:pPr>
            <w:r>
              <w:rPr>
                <w:rFonts w:ascii="Arial" w:hAnsi="Arial" w:cs="Arial"/>
                <w:sz w:val="16"/>
              </w:rPr>
              <w:t>1.0</w:t>
            </w:r>
            <w:r w:rsidR="00AE20C0">
              <w:rPr>
                <w:rFonts w:ascii="Arial" w:hAnsi="Arial" w:cs="Arial"/>
                <w:sz w:val="16"/>
              </w:rPr>
              <w:t>,2.0</w:t>
            </w:r>
            <w:r w:rsidR="0019765A">
              <w:rPr>
                <w:rFonts w:ascii="Arial" w:hAnsi="Arial" w:cs="Arial"/>
                <w:sz w:val="16"/>
              </w:rPr>
              <w:t>,</w:t>
            </w:r>
            <w:r w:rsidR="00147AAE">
              <w:rPr>
                <w:rFonts w:ascii="Arial" w:hAnsi="Arial" w:cs="Arial"/>
                <w:sz w:val="16"/>
              </w:rPr>
              <w:t xml:space="preserve"> </w:t>
            </w:r>
          </w:p>
        </w:tc>
        <w:tc>
          <w:tcPr>
            <w:tcW w:w="6137" w:type="dxa"/>
          </w:tcPr>
          <w:p w:rsidR="004A781C" w:rsidRDefault="00F141E2">
            <w:pPr>
              <w:spacing w:before="60"/>
              <w:rPr>
                <w:rFonts w:ascii="Arial" w:hAnsi="Arial" w:cs="Arial"/>
                <w:sz w:val="16"/>
              </w:rPr>
            </w:pPr>
            <w:r>
              <w:rPr>
                <w:rFonts w:ascii="Arial" w:hAnsi="Arial" w:cs="Arial"/>
                <w:sz w:val="16"/>
              </w:rPr>
              <w:t>Initial Version</w:t>
            </w:r>
          </w:p>
        </w:tc>
        <w:tc>
          <w:tcPr>
            <w:tcW w:w="1072" w:type="dxa"/>
          </w:tcPr>
          <w:p w:rsidR="004A781C" w:rsidRDefault="004552CB">
            <w:pPr>
              <w:spacing w:before="60"/>
              <w:rPr>
                <w:rFonts w:ascii="Arial" w:hAnsi="Arial" w:cs="Arial"/>
                <w:sz w:val="16"/>
              </w:rPr>
            </w:pPr>
            <w:r>
              <w:rPr>
                <w:rFonts w:ascii="Arial" w:hAnsi="Arial" w:cs="Arial"/>
                <w:sz w:val="16"/>
              </w:rPr>
              <w:t>12-Jun-13</w:t>
            </w:r>
          </w:p>
        </w:tc>
        <w:tc>
          <w:tcPr>
            <w:tcW w:w="1099" w:type="dxa"/>
          </w:tcPr>
          <w:p w:rsidR="004A781C" w:rsidRDefault="002F4C11">
            <w:pPr>
              <w:spacing w:before="60"/>
              <w:rPr>
                <w:rFonts w:ascii="Arial" w:hAnsi="Arial" w:cs="Arial"/>
                <w:sz w:val="16"/>
              </w:rPr>
            </w:pPr>
            <w:r>
              <w:rPr>
                <w:rFonts w:ascii="Arial" w:hAnsi="Arial" w:cs="Arial"/>
                <w:sz w:val="16"/>
              </w:rPr>
              <w:t>Selva</w:t>
            </w:r>
          </w:p>
        </w:tc>
      </w:tr>
      <w:tr w:rsidR="0019765A" w:rsidTr="0075409E">
        <w:tc>
          <w:tcPr>
            <w:tcW w:w="615" w:type="dxa"/>
          </w:tcPr>
          <w:p w:rsidR="0019765A" w:rsidRDefault="00147AAE">
            <w:pPr>
              <w:spacing w:before="60"/>
              <w:rPr>
                <w:rFonts w:ascii="Arial" w:hAnsi="Arial" w:cs="Arial"/>
                <w:sz w:val="16"/>
              </w:rPr>
            </w:pPr>
            <w:r>
              <w:rPr>
                <w:rFonts w:ascii="Arial" w:hAnsi="Arial" w:cs="Arial"/>
                <w:sz w:val="16"/>
              </w:rPr>
              <w:t>2</w:t>
            </w:r>
          </w:p>
        </w:tc>
        <w:tc>
          <w:tcPr>
            <w:tcW w:w="750" w:type="dxa"/>
          </w:tcPr>
          <w:p w:rsidR="0019765A" w:rsidRDefault="00147AAE">
            <w:pPr>
              <w:spacing w:before="60"/>
              <w:rPr>
                <w:rFonts w:ascii="Arial" w:hAnsi="Arial" w:cs="Arial"/>
                <w:sz w:val="16"/>
              </w:rPr>
            </w:pPr>
            <w:r>
              <w:rPr>
                <w:rFonts w:ascii="Arial" w:hAnsi="Arial" w:cs="Arial"/>
                <w:sz w:val="16"/>
              </w:rPr>
              <w:t>3.0</w:t>
            </w:r>
          </w:p>
        </w:tc>
        <w:tc>
          <w:tcPr>
            <w:tcW w:w="6137" w:type="dxa"/>
          </w:tcPr>
          <w:p w:rsidR="0019765A" w:rsidRDefault="00147AAE">
            <w:pPr>
              <w:spacing w:before="60"/>
              <w:rPr>
                <w:rFonts w:ascii="Arial" w:hAnsi="Arial" w:cs="Arial"/>
                <w:sz w:val="16"/>
              </w:rPr>
            </w:pPr>
            <w:r>
              <w:rPr>
                <w:rFonts w:ascii="Arial" w:hAnsi="Arial" w:cs="Arial"/>
                <w:sz w:val="16"/>
              </w:rPr>
              <w:t xml:space="preserve">Corrected the Delta Motor Pos </w:t>
            </w:r>
            <w:r w:rsidR="003D79CA">
              <w:rPr>
                <w:rFonts w:ascii="Arial" w:hAnsi="Arial" w:cs="Arial"/>
                <w:sz w:val="16"/>
              </w:rPr>
              <w:t>Calculation</w:t>
            </w:r>
            <w:r>
              <w:rPr>
                <w:rFonts w:ascii="Arial" w:hAnsi="Arial" w:cs="Arial"/>
                <w:sz w:val="16"/>
              </w:rPr>
              <w:t xml:space="preserve"> by replacing  0.5f  with 1f </w:t>
            </w:r>
          </w:p>
        </w:tc>
        <w:tc>
          <w:tcPr>
            <w:tcW w:w="1072" w:type="dxa"/>
          </w:tcPr>
          <w:p w:rsidR="0019765A" w:rsidRDefault="00147AAE">
            <w:pPr>
              <w:spacing w:before="60"/>
              <w:rPr>
                <w:rFonts w:ascii="Arial" w:hAnsi="Arial" w:cs="Arial"/>
                <w:sz w:val="16"/>
              </w:rPr>
            </w:pPr>
            <w:r>
              <w:rPr>
                <w:rFonts w:ascii="Arial" w:hAnsi="Arial" w:cs="Arial"/>
                <w:sz w:val="16"/>
              </w:rPr>
              <w:t>1-Aug-13</w:t>
            </w:r>
          </w:p>
        </w:tc>
        <w:tc>
          <w:tcPr>
            <w:tcW w:w="1099" w:type="dxa"/>
          </w:tcPr>
          <w:p w:rsidR="0019765A" w:rsidRDefault="00147AAE">
            <w:pPr>
              <w:spacing w:before="60"/>
              <w:rPr>
                <w:rFonts w:ascii="Arial" w:hAnsi="Arial" w:cs="Arial"/>
                <w:sz w:val="16"/>
              </w:rPr>
            </w:pPr>
            <w:r>
              <w:rPr>
                <w:rFonts w:ascii="Arial" w:hAnsi="Arial" w:cs="Arial"/>
                <w:sz w:val="16"/>
              </w:rPr>
              <w:t>Selva</w:t>
            </w:r>
          </w:p>
        </w:tc>
      </w:tr>
      <w:tr w:rsidR="00A7139E" w:rsidTr="0075409E">
        <w:tc>
          <w:tcPr>
            <w:tcW w:w="615" w:type="dxa"/>
          </w:tcPr>
          <w:p w:rsidR="00A7139E" w:rsidRDefault="00A7139E">
            <w:pPr>
              <w:spacing w:before="60"/>
              <w:rPr>
                <w:rFonts w:ascii="Arial" w:hAnsi="Arial" w:cs="Arial"/>
                <w:sz w:val="16"/>
              </w:rPr>
            </w:pPr>
            <w:r>
              <w:rPr>
                <w:rFonts w:ascii="Arial" w:hAnsi="Arial" w:cs="Arial"/>
                <w:sz w:val="16"/>
              </w:rPr>
              <w:t>3</w:t>
            </w:r>
          </w:p>
        </w:tc>
        <w:tc>
          <w:tcPr>
            <w:tcW w:w="750" w:type="dxa"/>
          </w:tcPr>
          <w:p w:rsidR="00A7139E" w:rsidRDefault="00A7139E">
            <w:pPr>
              <w:spacing w:before="60"/>
              <w:rPr>
                <w:rFonts w:ascii="Arial" w:hAnsi="Arial" w:cs="Arial"/>
                <w:sz w:val="16"/>
              </w:rPr>
            </w:pPr>
            <w:r>
              <w:rPr>
                <w:rFonts w:ascii="Arial" w:hAnsi="Arial" w:cs="Arial"/>
                <w:sz w:val="16"/>
              </w:rPr>
              <w:t>4.0</w:t>
            </w:r>
            <w:r w:rsidR="00BB0579">
              <w:rPr>
                <w:rFonts w:ascii="Arial" w:hAnsi="Arial" w:cs="Arial"/>
                <w:sz w:val="16"/>
              </w:rPr>
              <w:t>,5.0</w:t>
            </w:r>
          </w:p>
        </w:tc>
        <w:tc>
          <w:tcPr>
            <w:tcW w:w="6137" w:type="dxa"/>
          </w:tcPr>
          <w:p w:rsidR="00A7139E" w:rsidRDefault="00A7139E">
            <w:pPr>
              <w:spacing w:before="60"/>
              <w:rPr>
                <w:rFonts w:ascii="Arial" w:hAnsi="Arial" w:cs="Arial"/>
                <w:sz w:val="16"/>
              </w:rPr>
            </w:pPr>
            <w:bookmarkStart w:id="88" w:name="OLE_LINK112"/>
            <w:bookmarkStart w:id="89" w:name="OLE_LINK113"/>
            <w:r w:rsidRPr="00A7139E">
              <w:rPr>
                <w:rFonts w:ascii="Arial" w:hAnsi="Arial" w:cs="Arial"/>
                <w:sz w:val="16"/>
              </w:rPr>
              <w:t>Fixed Rx buffer position, Parity Calculation</w:t>
            </w:r>
            <w:r>
              <w:rPr>
                <w:rFonts w:ascii="Arial" w:hAnsi="Arial" w:cs="Arial"/>
                <w:sz w:val="16"/>
              </w:rPr>
              <w:t xml:space="preserve"> </w:t>
            </w:r>
            <w:r w:rsidRPr="00A7139E">
              <w:rPr>
                <w:rFonts w:ascii="Arial" w:hAnsi="Arial" w:cs="Arial"/>
                <w:sz w:val="16"/>
              </w:rPr>
              <w:t>updated names to match standards</w:t>
            </w:r>
            <w:bookmarkEnd w:id="88"/>
            <w:bookmarkEnd w:id="89"/>
          </w:p>
        </w:tc>
        <w:tc>
          <w:tcPr>
            <w:tcW w:w="1072" w:type="dxa"/>
          </w:tcPr>
          <w:p w:rsidR="00A7139E" w:rsidRDefault="00A7139E">
            <w:pPr>
              <w:spacing w:before="60"/>
              <w:rPr>
                <w:rFonts w:ascii="Arial" w:hAnsi="Arial" w:cs="Arial"/>
                <w:sz w:val="16"/>
              </w:rPr>
            </w:pPr>
            <w:r>
              <w:rPr>
                <w:rFonts w:ascii="Arial" w:hAnsi="Arial" w:cs="Arial"/>
                <w:sz w:val="16"/>
              </w:rPr>
              <w:t>8-Aug-13</w:t>
            </w:r>
          </w:p>
        </w:tc>
        <w:tc>
          <w:tcPr>
            <w:tcW w:w="1099" w:type="dxa"/>
          </w:tcPr>
          <w:p w:rsidR="00A7139E" w:rsidRDefault="00A7139E">
            <w:pPr>
              <w:spacing w:before="60"/>
              <w:rPr>
                <w:rFonts w:ascii="Arial" w:hAnsi="Arial" w:cs="Arial"/>
                <w:sz w:val="16"/>
              </w:rPr>
            </w:pPr>
            <w:r>
              <w:rPr>
                <w:rFonts w:ascii="Arial" w:hAnsi="Arial" w:cs="Arial"/>
                <w:sz w:val="16"/>
              </w:rPr>
              <w:t>Selva</w:t>
            </w:r>
          </w:p>
        </w:tc>
      </w:tr>
      <w:tr w:rsidR="00217CA1" w:rsidTr="0075409E">
        <w:tc>
          <w:tcPr>
            <w:tcW w:w="615" w:type="dxa"/>
          </w:tcPr>
          <w:p w:rsidR="00217CA1" w:rsidRDefault="00217CA1">
            <w:pPr>
              <w:spacing w:before="60"/>
              <w:rPr>
                <w:rFonts w:ascii="Arial" w:hAnsi="Arial" w:cs="Arial"/>
                <w:sz w:val="16"/>
              </w:rPr>
            </w:pPr>
            <w:r>
              <w:rPr>
                <w:rFonts w:ascii="Arial" w:hAnsi="Arial" w:cs="Arial"/>
                <w:sz w:val="16"/>
              </w:rPr>
              <w:t>6</w:t>
            </w:r>
          </w:p>
        </w:tc>
        <w:tc>
          <w:tcPr>
            <w:tcW w:w="750" w:type="dxa"/>
          </w:tcPr>
          <w:p w:rsidR="00217CA1" w:rsidRDefault="00217CA1">
            <w:pPr>
              <w:spacing w:before="60"/>
              <w:rPr>
                <w:rFonts w:ascii="Arial" w:hAnsi="Arial" w:cs="Arial"/>
                <w:sz w:val="16"/>
              </w:rPr>
            </w:pPr>
            <w:r>
              <w:rPr>
                <w:rFonts w:ascii="Arial" w:hAnsi="Arial" w:cs="Arial"/>
                <w:sz w:val="16"/>
              </w:rPr>
              <w:t>6.0</w:t>
            </w:r>
          </w:p>
        </w:tc>
        <w:tc>
          <w:tcPr>
            <w:tcW w:w="6137" w:type="dxa"/>
          </w:tcPr>
          <w:p w:rsidR="00217CA1" w:rsidRPr="00A7139E" w:rsidRDefault="00217CA1">
            <w:pPr>
              <w:spacing w:before="60"/>
              <w:rPr>
                <w:rFonts w:ascii="Arial" w:hAnsi="Arial" w:cs="Arial"/>
                <w:sz w:val="16"/>
              </w:rPr>
            </w:pPr>
            <w:r>
              <w:rPr>
                <w:rFonts w:ascii="Arial" w:hAnsi="Arial" w:cs="Arial"/>
                <w:sz w:val="16"/>
              </w:rPr>
              <w:t xml:space="preserve">Corrected the </w:t>
            </w:r>
            <w:r w:rsidR="00F44D86">
              <w:rPr>
                <w:rFonts w:ascii="Arial" w:hAnsi="Arial" w:cs="Arial"/>
                <w:sz w:val="16"/>
              </w:rPr>
              <w:t>synchronization</w:t>
            </w:r>
            <w:r>
              <w:rPr>
                <w:rFonts w:ascii="Arial" w:hAnsi="Arial" w:cs="Arial"/>
                <w:sz w:val="16"/>
              </w:rPr>
              <w:t xml:space="preserve"> issues between 2 and 100 ms task</w:t>
            </w:r>
          </w:p>
        </w:tc>
        <w:tc>
          <w:tcPr>
            <w:tcW w:w="1072" w:type="dxa"/>
          </w:tcPr>
          <w:p w:rsidR="00217CA1" w:rsidRDefault="00217CA1">
            <w:pPr>
              <w:spacing w:before="60"/>
              <w:rPr>
                <w:rFonts w:ascii="Arial" w:hAnsi="Arial" w:cs="Arial"/>
                <w:sz w:val="16"/>
              </w:rPr>
            </w:pPr>
            <w:r>
              <w:rPr>
                <w:rFonts w:ascii="Arial" w:hAnsi="Arial" w:cs="Arial"/>
                <w:sz w:val="16"/>
              </w:rPr>
              <w:t>28-Aug-13</w:t>
            </w:r>
          </w:p>
        </w:tc>
        <w:tc>
          <w:tcPr>
            <w:tcW w:w="1099" w:type="dxa"/>
          </w:tcPr>
          <w:p w:rsidR="00217CA1" w:rsidRDefault="00217CA1">
            <w:pPr>
              <w:spacing w:before="60"/>
              <w:rPr>
                <w:rFonts w:ascii="Arial" w:hAnsi="Arial" w:cs="Arial"/>
                <w:sz w:val="16"/>
              </w:rPr>
            </w:pPr>
            <w:r>
              <w:rPr>
                <w:rFonts w:ascii="Arial" w:hAnsi="Arial" w:cs="Arial"/>
                <w:sz w:val="16"/>
              </w:rPr>
              <w:t>Selva</w:t>
            </w:r>
          </w:p>
        </w:tc>
      </w:tr>
      <w:tr w:rsidR="00947F12" w:rsidTr="0075409E">
        <w:tc>
          <w:tcPr>
            <w:tcW w:w="615" w:type="dxa"/>
          </w:tcPr>
          <w:p w:rsidR="00947F12" w:rsidRDefault="00947F12">
            <w:pPr>
              <w:spacing w:before="60"/>
              <w:rPr>
                <w:rFonts w:ascii="Arial" w:hAnsi="Arial" w:cs="Arial"/>
                <w:sz w:val="16"/>
              </w:rPr>
            </w:pPr>
            <w:r>
              <w:rPr>
                <w:rFonts w:ascii="Arial" w:hAnsi="Arial" w:cs="Arial"/>
                <w:sz w:val="16"/>
              </w:rPr>
              <w:t>7</w:t>
            </w:r>
          </w:p>
        </w:tc>
        <w:tc>
          <w:tcPr>
            <w:tcW w:w="750" w:type="dxa"/>
          </w:tcPr>
          <w:p w:rsidR="00947F12" w:rsidRDefault="00947F12">
            <w:pPr>
              <w:spacing w:before="60"/>
              <w:rPr>
                <w:rFonts w:ascii="Arial" w:hAnsi="Arial" w:cs="Arial"/>
                <w:sz w:val="16"/>
              </w:rPr>
            </w:pPr>
            <w:r>
              <w:rPr>
                <w:rFonts w:ascii="Arial" w:hAnsi="Arial" w:cs="Arial"/>
                <w:sz w:val="16"/>
              </w:rPr>
              <w:t>7.0</w:t>
            </w:r>
          </w:p>
        </w:tc>
        <w:tc>
          <w:tcPr>
            <w:tcW w:w="6137" w:type="dxa"/>
          </w:tcPr>
          <w:p w:rsidR="00947F12" w:rsidRDefault="00947F12">
            <w:pPr>
              <w:spacing w:before="60"/>
              <w:rPr>
                <w:rFonts w:ascii="Arial" w:hAnsi="Arial" w:cs="Arial"/>
                <w:sz w:val="16"/>
              </w:rPr>
            </w:pPr>
            <w:r>
              <w:rPr>
                <w:rFonts w:ascii="Arial" w:hAnsi="Arial" w:cs="Arial"/>
                <w:sz w:val="16"/>
              </w:rPr>
              <w:t>Updated per FDD v3</w:t>
            </w:r>
          </w:p>
        </w:tc>
        <w:tc>
          <w:tcPr>
            <w:tcW w:w="1072" w:type="dxa"/>
          </w:tcPr>
          <w:p w:rsidR="00947F12" w:rsidRDefault="008B7634">
            <w:pPr>
              <w:spacing w:before="60"/>
              <w:rPr>
                <w:rFonts w:ascii="Arial" w:hAnsi="Arial" w:cs="Arial"/>
                <w:sz w:val="16"/>
              </w:rPr>
            </w:pPr>
            <w:r>
              <w:rPr>
                <w:rFonts w:ascii="Arial" w:hAnsi="Arial" w:cs="Arial"/>
                <w:sz w:val="16"/>
              </w:rPr>
              <w:t>11-Sep-13</w:t>
            </w:r>
          </w:p>
        </w:tc>
        <w:tc>
          <w:tcPr>
            <w:tcW w:w="1099" w:type="dxa"/>
          </w:tcPr>
          <w:p w:rsidR="00947F12" w:rsidRDefault="008B7634">
            <w:pPr>
              <w:spacing w:before="60"/>
              <w:rPr>
                <w:rFonts w:ascii="Arial" w:hAnsi="Arial" w:cs="Arial"/>
                <w:sz w:val="16"/>
              </w:rPr>
            </w:pPr>
            <w:r>
              <w:rPr>
                <w:rFonts w:ascii="Arial" w:hAnsi="Arial" w:cs="Arial"/>
                <w:sz w:val="16"/>
              </w:rPr>
              <w:t>LWW</w:t>
            </w:r>
          </w:p>
        </w:tc>
      </w:tr>
      <w:tr w:rsidR="00AB6525" w:rsidTr="0075409E">
        <w:tc>
          <w:tcPr>
            <w:tcW w:w="615" w:type="dxa"/>
          </w:tcPr>
          <w:p w:rsidR="00AB6525" w:rsidRDefault="0090238F">
            <w:pPr>
              <w:spacing w:before="60"/>
              <w:rPr>
                <w:rFonts w:ascii="Arial" w:hAnsi="Arial" w:cs="Arial"/>
                <w:sz w:val="16"/>
              </w:rPr>
            </w:pPr>
            <w:r>
              <w:rPr>
                <w:rFonts w:ascii="Arial" w:hAnsi="Arial" w:cs="Arial"/>
                <w:sz w:val="16"/>
              </w:rPr>
              <w:t>8</w:t>
            </w:r>
          </w:p>
        </w:tc>
        <w:tc>
          <w:tcPr>
            <w:tcW w:w="750" w:type="dxa"/>
          </w:tcPr>
          <w:p w:rsidR="00AB6525" w:rsidRDefault="0090238F">
            <w:pPr>
              <w:spacing w:before="60"/>
              <w:rPr>
                <w:rFonts w:ascii="Arial" w:hAnsi="Arial" w:cs="Arial"/>
                <w:sz w:val="16"/>
              </w:rPr>
            </w:pPr>
            <w:r>
              <w:rPr>
                <w:rFonts w:ascii="Arial" w:hAnsi="Arial" w:cs="Arial"/>
                <w:sz w:val="16"/>
              </w:rPr>
              <w:t>8.0</w:t>
            </w:r>
          </w:p>
        </w:tc>
        <w:tc>
          <w:tcPr>
            <w:tcW w:w="6137" w:type="dxa"/>
          </w:tcPr>
          <w:p w:rsidR="00AB6525" w:rsidRDefault="0090238F">
            <w:pPr>
              <w:spacing w:before="60"/>
              <w:rPr>
                <w:rFonts w:ascii="Arial" w:hAnsi="Arial" w:cs="Arial"/>
                <w:sz w:val="16"/>
              </w:rPr>
            </w:pPr>
            <w:r>
              <w:rPr>
                <w:rFonts w:ascii="Arial" w:hAnsi="Arial" w:cs="Arial"/>
                <w:sz w:val="16"/>
              </w:rPr>
              <w:t>Anomaly 5611 correction</w:t>
            </w:r>
          </w:p>
        </w:tc>
        <w:tc>
          <w:tcPr>
            <w:tcW w:w="1072" w:type="dxa"/>
          </w:tcPr>
          <w:p w:rsidR="00AB6525" w:rsidRDefault="0090238F">
            <w:pPr>
              <w:spacing w:before="60"/>
              <w:rPr>
                <w:rFonts w:ascii="Arial" w:hAnsi="Arial" w:cs="Arial"/>
                <w:sz w:val="16"/>
              </w:rPr>
            </w:pPr>
            <w:r>
              <w:rPr>
                <w:rFonts w:ascii="Arial" w:hAnsi="Arial" w:cs="Arial"/>
                <w:sz w:val="16"/>
              </w:rPr>
              <w:t>12-Sep-13</w:t>
            </w:r>
          </w:p>
        </w:tc>
        <w:tc>
          <w:tcPr>
            <w:tcW w:w="1099" w:type="dxa"/>
          </w:tcPr>
          <w:p w:rsidR="00AB6525" w:rsidRDefault="0090238F">
            <w:pPr>
              <w:spacing w:before="60"/>
              <w:rPr>
                <w:rFonts w:ascii="Arial" w:hAnsi="Arial" w:cs="Arial"/>
                <w:sz w:val="16"/>
              </w:rPr>
            </w:pPr>
            <w:r>
              <w:rPr>
                <w:rFonts w:ascii="Arial" w:hAnsi="Arial" w:cs="Arial"/>
                <w:sz w:val="16"/>
              </w:rPr>
              <w:t>LWW</w:t>
            </w:r>
          </w:p>
        </w:tc>
      </w:tr>
      <w:tr w:rsidR="0073314F" w:rsidTr="0075409E">
        <w:tc>
          <w:tcPr>
            <w:tcW w:w="615" w:type="dxa"/>
          </w:tcPr>
          <w:p w:rsidR="0073314F" w:rsidRDefault="0073314F">
            <w:pPr>
              <w:spacing w:before="60"/>
              <w:rPr>
                <w:rFonts w:ascii="Arial" w:hAnsi="Arial" w:cs="Arial"/>
                <w:sz w:val="16"/>
              </w:rPr>
            </w:pPr>
            <w:r>
              <w:rPr>
                <w:rFonts w:ascii="Arial" w:hAnsi="Arial" w:cs="Arial"/>
                <w:sz w:val="16"/>
              </w:rPr>
              <w:t>9</w:t>
            </w:r>
          </w:p>
        </w:tc>
        <w:tc>
          <w:tcPr>
            <w:tcW w:w="750" w:type="dxa"/>
          </w:tcPr>
          <w:p w:rsidR="0073314F" w:rsidRDefault="0073314F">
            <w:pPr>
              <w:spacing w:before="60"/>
              <w:rPr>
                <w:rFonts w:ascii="Arial" w:hAnsi="Arial" w:cs="Arial"/>
                <w:sz w:val="16"/>
              </w:rPr>
            </w:pPr>
            <w:r>
              <w:rPr>
                <w:rFonts w:ascii="Arial" w:hAnsi="Arial" w:cs="Arial"/>
                <w:sz w:val="16"/>
              </w:rPr>
              <w:t>9.0</w:t>
            </w:r>
          </w:p>
        </w:tc>
        <w:tc>
          <w:tcPr>
            <w:tcW w:w="6137" w:type="dxa"/>
          </w:tcPr>
          <w:p w:rsidR="0073314F" w:rsidRDefault="0073314F">
            <w:pPr>
              <w:spacing w:before="60"/>
              <w:rPr>
                <w:rFonts w:ascii="Arial" w:hAnsi="Arial" w:cs="Arial"/>
                <w:sz w:val="16"/>
              </w:rPr>
            </w:pPr>
            <w:r>
              <w:rPr>
                <w:rFonts w:ascii="Arial" w:hAnsi="Arial" w:cs="Arial"/>
                <w:sz w:val="16"/>
              </w:rPr>
              <w:t>Anomaly 5640 correction, Updated “TurnsCntrValidity” state flow</w:t>
            </w:r>
          </w:p>
        </w:tc>
        <w:tc>
          <w:tcPr>
            <w:tcW w:w="1072" w:type="dxa"/>
          </w:tcPr>
          <w:p w:rsidR="0073314F" w:rsidRDefault="0073314F">
            <w:pPr>
              <w:spacing w:before="60"/>
              <w:rPr>
                <w:rFonts w:ascii="Arial" w:hAnsi="Arial" w:cs="Arial"/>
                <w:sz w:val="16"/>
              </w:rPr>
            </w:pPr>
            <w:r>
              <w:rPr>
                <w:rFonts w:ascii="Arial" w:hAnsi="Arial" w:cs="Arial"/>
                <w:sz w:val="16"/>
              </w:rPr>
              <w:t>23-Sep-13</w:t>
            </w:r>
          </w:p>
        </w:tc>
        <w:tc>
          <w:tcPr>
            <w:tcW w:w="1099" w:type="dxa"/>
          </w:tcPr>
          <w:p w:rsidR="0073314F" w:rsidRDefault="0073314F">
            <w:pPr>
              <w:spacing w:before="60"/>
              <w:rPr>
                <w:rFonts w:ascii="Arial" w:hAnsi="Arial" w:cs="Arial"/>
                <w:sz w:val="16"/>
              </w:rPr>
            </w:pPr>
            <w:r>
              <w:rPr>
                <w:rFonts w:ascii="Arial" w:hAnsi="Arial" w:cs="Arial"/>
                <w:sz w:val="16"/>
              </w:rPr>
              <w:t>Selva</w:t>
            </w:r>
          </w:p>
        </w:tc>
      </w:tr>
      <w:tr w:rsidR="007C7BEF" w:rsidTr="0075409E">
        <w:tc>
          <w:tcPr>
            <w:tcW w:w="615" w:type="dxa"/>
          </w:tcPr>
          <w:p w:rsidR="007C7BEF" w:rsidRDefault="007C7BEF">
            <w:pPr>
              <w:spacing w:before="60"/>
              <w:rPr>
                <w:rFonts w:ascii="Arial" w:hAnsi="Arial" w:cs="Arial"/>
                <w:sz w:val="16"/>
              </w:rPr>
            </w:pPr>
            <w:r>
              <w:rPr>
                <w:rFonts w:ascii="Arial" w:hAnsi="Arial" w:cs="Arial"/>
                <w:sz w:val="16"/>
              </w:rPr>
              <w:t>10</w:t>
            </w:r>
          </w:p>
        </w:tc>
        <w:tc>
          <w:tcPr>
            <w:tcW w:w="750" w:type="dxa"/>
          </w:tcPr>
          <w:p w:rsidR="007C7BEF" w:rsidRDefault="007C7BEF">
            <w:pPr>
              <w:spacing w:before="60"/>
              <w:rPr>
                <w:rFonts w:ascii="Arial" w:hAnsi="Arial" w:cs="Arial"/>
                <w:sz w:val="16"/>
              </w:rPr>
            </w:pPr>
            <w:r>
              <w:rPr>
                <w:rFonts w:ascii="Arial" w:hAnsi="Arial" w:cs="Arial"/>
                <w:sz w:val="16"/>
              </w:rPr>
              <w:t>10.0</w:t>
            </w:r>
          </w:p>
        </w:tc>
        <w:tc>
          <w:tcPr>
            <w:tcW w:w="6137" w:type="dxa"/>
          </w:tcPr>
          <w:p w:rsidR="007C7BEF" w:rsidRDefault="00F8386E" w:rsidP="00F8386E">
            <w:pPr>
              <w:spacing w:before="60"/>
              <w:rPr>
                <w:rFonts w:ascii="Arial" w:hAnsi="Arial" w:cs="Arial"/>
                <w:sz w:val="16"/>
              </w:rPr>
            </w:pPr>
            <w:r w:rsidRPr="00F8386E">
              <w:rPr>
                <w:rFonts w:ascii="Arial" w:hAnsi="Arial" w:cs="Arial"/>
                <w:sz w:val="16"/>
              </w:rPr>
              <w:t>FDD v4 update</w:t>
            </w:r>
            <w:r>
              <w:rPr>
                <w:rFonts w:ascii="Arial" w:hAnsi="Arial" w:cs="Arial"/>
                <w:sz w:val="16"/>
              </w:rPr>
              <w:t xml:space="preserve"> and </w:t>
            </w:r>
            <w:r w:rsidRPr="00F8386E">
              <w:rPr>
                <w:rFonts w:ascii="Arial" w:hAnsi="Arial" w:cs="Arial"/>
                <w:sz w:val="16"/>
              </w:rPr>
              <w:t>Unit fix (anomaly 6172)</w:t>
            </w:r>
          </w:p>
        </w:tc>
        <w:tc>
          <w:tcPr>
            <w:tcW w:w="1072" w:type="dxa"/>
          </w:tcPr>
          <w:p w:rsidR="007C7BEF" w:rsidRDefault="007C7BEF">
            <w:pPr>
              <w:spacing w:before="60"/>
              <w:rPr>
                <w:rFonts w:ascii="Arial" w:hAnsi="Arial" w:cs="Arial"/>
                <w:sz w:val="16"/>
              </w:rPr>
            </w:pPr>
            <w:r>
              <w:rPr>
                <w:rFonts w:ascii="Arial" w:hAnsi="Arial" w:cs="Arial"/>
                <w:sz w:val="16"/>
              </w:rPr>
              <w:t>7-April-14</w:t>
            </w:r>
          </w:p>
        </w:tc>
        <w:tc>
          <w:tcPr>
            <w:tcW w:w="1099" w:type="dxa"/>
          </w:tcPr>
          <w:p w:rsidR="007C7BEF" w:rsidRDefault="007C7BEF">
            <w:pPr>
              <w:spacing w:before="60"/>
              <w:rPr>
                <w:rFonts w:ascii="Arial" w:hAnsi="Arial" w:cs="Arial"/>
                <w:sz w:val="16"/>
              </w:rPr>
            </w:pPr>
            <w:r>
              <w:rPr>
                <w:rFonts w:ascii="Arial" w:hAnsi="Arial" w:cs="Arial"/>
                <w:sz w:val="16"/>
              </w:rPr>
              <w:t>KPIT-SK</w:t>
            </w:r>
          </w:p>
        </w:tc>
      </w:tr>
      <w:tr w:rsidR="003277B6" w:rsidTr="0075409E">
        <w:tc>
          <w:tcPr>
            <w:tcW w:w="615" w:type="dxa"/>
          </w:tcPr>
          <w:p w:rsidR="003277B6" w:rsidRDefault="003277B6">
            <w:pPr>
              <w:spacing w:before="60"/>
              <w:rPr>
                <w:rFonts w:ascii="Arial" w:hAnsi="Arial" w:cs="Arial"/>
                <w:sz w:val="16"/>
              </w:rPr>
            </w:pPr>
            <w:r>
              <w:rPr>
                <w:rFonts w:ascii="Arial" w:hAnsi="Arial" w:cs="Arial"/>
                <w:sz w:val="16"/>
              </w:rPr>
              <w:t>11</w:t>
            </w:r>
          </w:p>
        </w:tc>
        <w:tc>
          <w:tcPr>
            <w:tcW w:w="750" w:type="dxa"/>
          </w:tcPr>
          <w:p w:rsidR="003277B6" w:rsidRDefault="003277B6">
            <w:pPr>
              <w:spacing w:before="60"/>
              <w:rPr>
                <w:rFonts w:ascii="Arial" w:hAnsi="Arial" w:cs="Arial"/>
                <w:sz w:val="16"/>
              </w:rPr>
            </w:pPr>
            <w:r>
              <w:rPr>
                <w:rFonts w:ascii="Arial" w:hAnsi="Arial" w:cs="Arial"/>
                <w:sz w:val="16"/>
              </w:rPr>
              <w:t>11.0</w:t>
            </w:r>
          </w:p>
        </w:tc>
        <w:tc>
          <w:tcPr>
            <w:tcW w:w="6137" w:type="dxa"/>
          </w:tcPr>
          <w:p w:rsidR="003277B6" w:rsidRPr="00F8386E" w:rsidRDefault="002F239F" w:rsidP="002F239F">
            <w:pPr>
              <w:spacing w:before="60"/>
              <w:rPr>
                <w:rFonts w:ascii="Arial" w:hAnsi="Arial" w:cs="Arial"/>
                <w:sz w:val="16"/>
              </w:rPr>
            </w:pPr>
            <w:r w:rsidRPr="002F239F">
              <w:rPr>
                <w:rFonts w:ascii="Arial" w:hAnsi="Arial" w:cs="Arial"/>
                <w:sz w:val="16"/>
              </w:rPr>
              <w:t>Prototype of new multiple transfer group SPI trans</w:t>
            </w:r>
            <w:r>
              <w:rPr>
                <w:rFonts w:ascii="Arial" w:hAnsi="Arial" w:cs="Arial"/>
                <w:sz w:val="16"/>
              </w:rPr>
              <w:t xml:space="preserve">fers </w:t>
            </w:r>
            <w:r w:rsidRPr="002F239F">
              <w:rPr>
                <w:rFonts w:ascii="Arial" w:hAnsi="Arial" w:cs="Arial"/>
                <w:sz w:val="16"/>
              </w:rPr>
              <w:t>(v5 Prerelease) and also A5929 fixed.</w:t>
            </w:r>
          </w:p>
        </w:tc>
        <w:tc>
          <w:tcPr>
            <w:tcW w:w="1072" w:type="dxa"/>
          </w:tcPr>
          <w:p w:rsidR="003277B6" w:rsidRDefault="002F239F">
            <w:pPr>
              <w:spacing w:before="60"/>
              <w:rPr>
                <w:rFonts w:ascii="Arial" w:hAnsi="Arial" w:cs="Arial"/>
                <w:sz w:val="16"/>
              </w:rPr>
            </w:pPr>
            <w:r>
              <w:rPr>
                <w:rFonts w:ascii="Arial" w:hAnsi="Arial" w:cs="Arial"/>
                <w:sz w:val="16"/>
              </w:rPr>
              <w:t>8-April-14</w:t>
            </w:r>
          </w:p>
        </w:tc>
        <w:tc>
          <w:tcPr>
            <w:tcW w:w="1099" w:type="dxa"/>
          </w:tcPr>
          <w:p w:rsidR="003277B6" w:rsidRDefault="002F239F">
            <w:pPr>
              <w:spacing w:before="60"/>
              <w:rPr>
                <w:rFonts w:ascii="Arial" w:hAnsi="Arial" w:cs="Arial"/>
                <w:sz w:val="16"/>
              </w:rPr>
            </w:pPr>
            <w:r>
              <w:rPr>
                <w:rFonts w:ascii="Arial" w:hAnsi="Arial" w:cs="Arial"/>
                <w:sz w:val="16"/>
              </w:rPr>
              <w:t>Selva</w:t>
            </w:r>
          </w:p>
        </w:tc>
      </w:tr>
      <w:tr w:rsidR="00386DAF" w:rsidTr="0075409E">
        <w:tc>
          <w:tcPr>
            <w:tcW w:w="615" w:type="dxa"/>
          </w:tcPr>
          <w:p w:rsidR="00386DAF" w:rsidRDefault="00386DAF">
            <w:pPr>
              <w:spacing w:before="60"/>
              <w:rPr>
                <w:rFonts w:ascii="Arial" w:hAnsi="Arial" w:cs="Arial"/>
                <w:sz w:val="16"/>
              </w:rPr>
            </w:pPr>
            <w:r>
              <w:rPr>
                <w:rFonts w:ascii="Arial" w:hAnsi="Arial" w:cs="Arial"/>
                <w:sz w:val="16"/>
              </w:rPr>
              <w:t>12</w:t>
            </w:r>
          </w:p>
        </w:tc>
        <w:tc>
          <w:tcPr>
            <w:tcW w:w="750" w:type="dxa"/>
          </w:tcPr>
          <w:p w:rsidR="00386DAF" w:rsidRDefault="00386DAF">
            <w:pPr>
              <w:spacing w:before="60"/>
              <w:rPr>
                <w:rFonts w:ascii="Arial" w:hAnsi="Arial" w:cs="Arial"/>
                <w:sz w:val="16"/>
              </w:rPr>
            </w:pPr>
            <w:r>
              <w:rPr>
                <w:rFonts w:ascii="Arial" w:hAnsi="Arial" w:cs="Arial"/>
                <w:sz w:val="16"/>
              </w:rPr>
              <w:t>12.0</w:t>
            </w:r>
          </w:p>
        </w:tc>
        <w:tc>
          <w:tcPr>
            <w:tcW w:w="6137" w:type="dxa"/>
          </w:tcPr>
          <w:p w:rsidR="00386DAF" w:rsidRPr="002F239F" w:rsidRDefault="00386DAF" w:rsidP="002F239F">
            <w:pPr>
              <w:spacing w:before="60"/>
              <w:rPr>
                <w:rFonts w:ascii="Arial" w:hAnsi="Arial" w:cs="Arial"/>
                <w:sz w:val="16"/>
              </w:rPr>
            </w:pPr>
            <w:r>
              <w:rPr>
                <w:rFonts w:ascii="Arial" w:hAnsi="Arial" w:cs="Arial"/>
                <w:sz w:val="16"/>
              </w:rPr>
              <w:t xml:space="preserve">Updated for FDD v6 </w:t>
            </w:r>
          </w:p>
        </w:tc>
        <w:tc>
          <w:tcPr>
            <w:tcW w:w="1072" w:type="dxa"/>
          </w:tcPr>
          <w:p w:rsidR="00386DAF" w:rsidRDefault="00386DAF">
            <w:pPr>
              <w:spacing w:before="60"/>
              <w:rPr>
                <w:rFonts w:ascii="Arial" w:hAnsi="Arial" w:cs="Arial"/>
                <w:sz w:val="16"/>
              </w:rPr>
            </w:pPr>
            <w:r>
              <w:rPr>
                <w:rFonts w:ascii="Arial" w:hAnsi="Arial" w:cs="Arial"/>
                <w:sz w:val="16"/>
              </w:rPr>
              <w:t>28-Apr-14</w:t>
            </w:r>
          </w:p>
        </w:tc>
        <w:tc>
          <w:tcPr>
            <w:tcW w:w="1099" w:type="dxa"/>
          </w:tcPr>
          <w:p w:rsidR="00386DAF" w:rsidRDefault="00386DAF">
            <w:pPr>
              <w:spacing w:before="60"/>
              <w:rPr>
                <w:rFonts w:ascii="Arial" w:hAnsi="Arial" w:cs="Arial"/>
                <w:sz w:val="16"/>
              </w:rPr>
            </w:pPr>
            <w:r>
              <w:rPr>
                <w:rFonts w:ascii="Arial" w:hAnsi="Arial" w:cs="Arial"/>
                <w:sz w:val="16"/>
              </w:rPr>
              <w:t>Selva</w:t>
            </w:r>
          </w:p>
        </w:tc>
      </w:tr>
      <w:tr w:rsidR="00EA19CF" w:rsidTr="0075409E">
        <w:tc>
          <w:tcPr>
            <w:tcW w:w="615" w:type="dxa"/>
          </w:tcPr>
          <w:p w:rsidR="00EA19CF" w:rsidRDefault="00EA19CF">
            <w:pPr>
              <w:spacing w:before="60"/>
              <w:rPr>
                <w:rFonts w:ascii="Arial" w:hAnsi="Arial" w:cs="Arial"/>
                <w:sz w:val="16"/>
              </w:rPr>
            </w:pPr>
            <w:r>
              <w:rPr>
                <w:rFonts w:ascii="Arial" w:hAnsi="Arial" w:cs="Arial"/>
                <w:sz w:val="16"/>
              </w:rPr>
              <w:t>13</w:t>
            </w:r>
          </w:p>
        </w:tc>
        <w:tc>
          <w:tcPr>
            <w:tcW w:w="750" w:type="dxa"/>
          </w:tcPr>
          <w:p w:rsidR="00EA19CF" w:rsidRDefault="00EA19CF">
            <w:pPr>
              <w:spacing w:before="60"/>
              <w:rPr>
                <w:rFonts w:ascii="Arial" w:hAnsi="Arial" w:cs="Arial"/>
                <w:sz w:val="16"/>
              </w:rPr>
            </w:pPr>
            <w:r>
              <w:rPr>
                <w:rFonts w:ascii="Arial" w:hAnsi="Arial" w:cs="Arial"/>
                <w:sz w:val="16"/>
              </w:rPr>
              <w:t>13.0</w:t>
            </w:r>
          </w:p>
        </w:tc>
        <w:tc>
          <w:tcPr>
            <w:tcW w:w="6137" w:type="dxa"/>
          </w:tcPr>
          <w:p w:rsidR="00EA19CF" w:rsidRDefault="00EA19CF" w:rsidP="002F239F">
            <w:pPr>
              <w:spacing w:before="60"/>
              <w:rPr>
                <w:rFonts w:ascii="Arial" w:hAnsi="Arial" w:cs="Arial"/>
                <w:sz w:val="16"/>
              </w:rPr>
            </w:pPr>
            <w:r>
              <w:rPr>
                <w:rFonts w:ascii="Arial" w:hAnsi="Arial" w:cs="Arial"/>
                <w:sz w:val="16"/>
              </w:rPr>
              <w:t xml:space="preserve">Updated for </w:t>
            </w:r>
            <w:r w:rsidRPr="00EA19CF">
              <w:rPr>
                <w:rFonts w:ascii="Arial" w:hAnsi="Arial" w:cs="Arial"/>
                <w:sz w:val="16"/>
              </w:rPr>
              <w:t>6811, 6831</w:t>
            </w:r>
          </w:p>
        </w:tc>
        <w:tc>
          <w:tcPr>
            <w:tcW w:w="1072" w:type="dxa"/>
          </w:tcPr>
          <w:p w:rsidR="00EA19CF" w:rsidRDefault="00EA19CF">
            <w:pPr>
              <w:spacing w:before="60"/>
              <w:rPr>
                <w:rFonts w:ascii="Arial" w:hAnsi="Arial" w:cs="Arial"/>
                <w:sz w:val="16"/>
              </w:rPr>
            </w:pPr>
            <w:r>
              <w:rPr>
                <w:rFonts w:ascii="Arial" w:hAnsi="Arial" w:cs="Arial"/>
                <w:sz w:val="16"/>
              </w:rPr>
              <w:t>30-May-14</w:t>
            </w:r>
          </w:p>
        </w:tc>
        <w:tc>
          <w:tcPr>
            <w:tcW w:w="1099" w:type="dxa"/>
          </w:tcPr>
          <w:p w:rsidR="00EA19CF" w:rsidRDefault="00EA19CF">
            <w:pPr>
              <w:spacing w:before="60"/>
              <w:rPr>
                <w:rFonts w:ascii="Arial" w:hAnsi="Arial" w:cs="Arial"/>
                <w:sz w:val="16"/>
              </w:rPr>
            </w:pPr>
            <w:r>
              <w:rPr>
                <w:rFonts w:ascii="Arial" w:hAnsi="Arial" w:cs="Arial"/>
                <w:sz w:val="16"/>
              </w:rPr>
              <w:t>Selva</w:t>
            </w:r>
          </w:p>
        </w:tc>
      </w:tr>
      <w:tr w:rsidR="005B0CC7" w:rsidTr="0075409E">
        <w:tc>
          <w:tcPr>
            <w:tcW w:w="615" w:type="dxa"/>
          </w:tcPr>
          <w:p w:rsidR="005B0CC7" w:rsidRDefault="00D35C3D">
            <w:pPr>
              <w:spacing w:before="60"/>
              <w:rPr>
                <w:rFonts w:ascii="Arial" w:hAnsi="Arial" w:cs="Arial"/>
                <w:sz w:val="16"/>
              </w:rPr>
            </w:pPr>
            <w:r>
              <w:rPr>
                <w:rFonts w:ascii="Arial" w:hAnsi="Arial" w:cs="Arial"/>
                <w:sz w:val="16"/>
              </w:rPr>
              <w:t>1</w:t>
            </w:r>
            <w:r w:rsidR="003B38E2">
              <w:rPr>
                <w:rFonts w:ascii="Arial" w:hAnsi="Arial" w:cs="Arial"/>
                <w:sz w:val="16"/>
              </w:rPr>
              <w:t>4</w:t>
            </w:r>
          </w:p>
        </w:tc>
        <w:tc>
          <w:tcPr>
            <w:tcW w:w="750" w:type="dxa"/>
          </w:tcPr>
          <w:p w:rsidR="005B0CC7" w:rsidRDefault="005B0CC7">
            <w:pPr>
              <w:spacing w:before="60"/>
              <w:rPr>
                <w:rFonts w:ascii="Arial" w:hAnsi="Arial" w:cs="Arial"/>
                <w:sz w:val="16"/>
              </w:rPr>
            </w:pPr>
            <w:r>
              <w:rPr>
                <w:rFonts w:ascii="Arial" w:hAnsi="Arial" w:cs="Arial"/>
                <w:sz w:val="16"/>
              </w:rPr>
              <w:t>14.0</w:t>
            </w:r>
          </w:p>
        </w:tc>
        <w:tc>
          <w:tcPr>
            <w:tcW w:w="6137" w:type="dxa"/>
          </w:tcPr>
          <w:p w:rsidR="005B0CC7" w:rsidRPr="002440B4" w:rsidRDefault="005B0CC7" w:rsidP="002F239F">
            <w:pPr>
              <w:spacing w:before="60"/>
              <w:rPr>
                <w:rFonts w:ascii="Arial" w:hAnsi="Arial" w:cs="Arial"/>
                <w:sz w:val="16"/>
                <w:szCs w:val="16"/>
              </w:rPr>
            </w:pPr>
            <w:r w:rsidRPr="002440B4">
              <w:rPr>
                <w:rFonts w:ascii="Arial" w:hAnsi="Arial" w:cs="Arial"/>
                <w:sz w:val="16"/>
                <w:szCs w:val="16"/>
              </w:rPr>
              <w:t xml:space="preserve">Updated </w:t>
            </w:r>
            <w:r w:rsidRPr="00723605">
              <w:rPr>
                <w:rFonts w:ascii="Arial" w:hAnsi="Arial" w:cs="Arial"/>
                <w:sz w:val="16"/>
                <w:szCs w:val="16"/>
              </w:rPr>
              <w:t>Sections 5.1</w:t>
            </w:r>
            <w:r w:rsidRPr="002440B4">
              <w:rPr>
                <w:rFonts w:ascii="Arial" w:hAnsi="Arial" w:cs="Arial"/>
                <w:sz w:val="16"/>
                <w:szCs w:val="16"/>
              </w:rPr>
              <w:t>,</w:t>
            </w:r>
            <w:r w:rsidRPr="00723605">
              <w:rPr>
                <w:rFonts w:ascii="Arial" w:hAnsi="Arial" w:cs="Arial"/>
                <w:sz w:val="16"/>
                <w:szCs w:val="16"/>
              </w:rPr>
              <w:t>5.3.1.2,7.1.1,7.1.2.3,6.2.1.3,6.2.1.3</w:t>
            </w:r>
            <w:r w:rsidR="002440B4" w:rsidRPr="00723605">
              <w:rPr>
                <w:rFonts w:ascii="Arial" w:hAnsi="Arial" w:cs="Arial"/>
                <w:sz w:val="16"/>
                <w:szCs w:val="16"/>
              </w:rPr>
              <w:t>, 5.4.2 and 5.4.3, 5.4.4</w:t>
            </w:r>
          </w:p>
        </w:tc>
        <w:tc>
          <w:tcPr>
            <w:tcW w:w="1072" w:type="dxa"/>
          </w:tcPr>
          <w:p w:rsidR="005B0CC7" w:rsidRDefault="002440B4">
            <w:pPr>
              <w:spacing w:before="60"/>
              <w:rPr>
                <w:rFonts w:ascii="Arial" w:hAnsi="Arial" w:cs="Arial"/>
                <w:sz w:val="16"/>
              </w:rPr>
            </w:pPr>
            <w:r>
              <w:rPr>
                <w:rFonts w:ascii="Arial" w:hAnsi="Arial" w:cs="Arial"/>
                <w:sz w:val="16"/>
              </w:rPr>
              <w:t>19-Sep-14</w:t>
            </w:r>
          </w:p>
        </w:tc>
        <w:tc>
          <w:tcPr>
            <w:tcW w:w="1099" w:type="dxa"/>
          </w:tcPr>
          <w:p w:rsidR="005B0CC7" w:rsidRDefault="002440B4">
            <w:pPr>
              <w:spacing w:before="60"/>
              <w:rPr>
                <w:rFonts w:ascii="Arial" w:hAnsi="Arial" w:cs="Arial"/>
                <w:sz w:val="16"/>
              </w:rPr>
            </w:pPr>
            <w:r>
              <w:rPr>
                <w:rFonts w:ascii="Arial" w:hAnsi="Arial" w:cs="Arial"/>
                <w:sz w:val="16"/>
              </w:rPr>
              <w:t>KPIT-SSK</w:t>
            </w:r>
          </w:p>
        </w:tc>
      </w:tr>
      <w:tr w:rsidR="003B38E2" w:rsidTr="0075409E">
        <w:tc>
          <w:tcPr>
            <w:tcW w:w="615" w:type="dxa"/>
          </w:tcPr>
          <w:p w:rsidR="003B38E2" w:rsidRDefault="003B38E2">
            <w:pPr>
              <w:spacing w:before="60"/>
              <w:rPr>
                <w:rFonts w:ascii="Arial" w:hAnsi="Arial" w:cs="Arial"/>
                <w:sz w:val="16"/>
              </w:rPr>
            </w:pPr>
            <w:r>
              <w:rPr>
                <w:rFonts w:ascii="Arial" w:hAnsi="Arial" w:cs="Arial"/>
                <w:sz w:val="16"/>
              </w:rPr>
              <w:t>15</w:t>
            </w:r>
          </w:p>
        </w:tc>
        <w:tc>
          <w:tcPr>
            <w:tcW w:w="750" w:type="dxa"/>
          </w:tcPr>
          <w:p w:rsidR="003B38E2" w:rsidRDefault="003B38E2">
            <w:pPr>
              <w:spacing w:before="60"/>
              <w:rPr>
                <w:rFonts w:ascii="Arial" w:hAnsi="Arial" w:cs="Arial"/>
                <w:sz w:val="16"/>
              </w:rPr>
            </w:pPr>
            <w:r>
              <w:rPr>
                <w:rFonts w:ascii="Arial" w:hAnsi="Arial" w:cs="Arial"/>
                <w:sz w:val="16"/>
              </w:rPr>
              <w:t>15.0</w:t>
            </w:r>
          </w:p>
        </w:tc>
        <w:tc>
          <w:tcPr>
            <w:tcW w:w="6137" w:type="dxa"/>
          </w:tcPr>
          <w:p w:rsidR="003B38E2" w:rsidRPr="002440B4" w:rsidRDefault="00F46806" w:rsidP="002F239F">
            <w:pPr>
              <w:spacing w:before="60"/>
              <w:rPr>
                <w:rFonts w:ascii="Arial" w:hAnsi="Arial" w:cs="Arial"/>
                <w:sz w:val="16"/>
                <w:szCs w:val="16"/>
              </w:rPr>
            </w:pPr>
            <w:r>
              <w:rPr>
                <w:rFonts w:ascii="Arial" w:hAnsi="Arial" w:cs="Arial"/>
                <w:sz w:val="16"/>
                <w:szCs w:val="16"/>
              </w:rPr>
              <w:t>Anomaly 6855 ,6864 correction</w:t>
            </w:r>
          </w:p>
        </w:tc>
        <w:tc>
          <w:tcPr>
            <w:tcW w:w="1072" w:type="dxa"/>
          </w:tcPr>
          <w:p w:rsidR="003B38E2" w:rsidRDefault="00F12246">
            <w:pPr>
              <w:spacing w:before="60"/>
              <w:rPr>
                <w:rFonts w:ascii="Arial" w:hAnsi="Arial" w:cs="Arial"/>
                <w:sz w:val="16"/>
              </w:rPr>
            </w:pPr>
            <w:r>
              <w:rPr>
                <w:rFonts w:ascii="Arial" w:hAnsi="Arial" w:cs="Arial"/>
                <w:sz w:val="16"/>
              </w:rPr>
              <w:t>8-Dec-14</w:t>
            </w:r>
          </w:p>
        </w:tc>
        <w:tc>
          <w:tcPr>
            <w:tcW w:w="1099" w:type="dxa"/>
          </w:tcPr>
          <w:p w:rsidR="003B38E2" w:rsidRDefault="00F12246">
            <w:pPr>
              <w:spacing w:before="60"/>
              <w:rPr>
                <w:rFonts w:ascii="Arial" w:hAnsi="Arial" w:cs="Arial"/>
                <w:sz w:val="16"/>
              </w:rPr>
            </w:pPr>
            <w:r>
              <w:rPr>
                <w:rFonts w:ascii="Arial" w:hAnsi="Arial" w:cs="Arial"/>
                <w:sz w:val="16"/>
              </w:rPr>
              <w:t>TATA-JK</w:t>
            </w:r>
          </w:p>
        </w:tc>
      </w:tr>
      <w:tr w:rsidR="00D117E4" w:rsidTr="0075409E">
        <w:trPr>
          <w:ins w:id="90" w:author="Ahmed, Rijvi" w:date="2015-02-06T12:48:00Z"/>
        </w:trPr>
        <w:tc>
          <w:tcPr>
            <w:tcW w:w="615" w:type="dxa"/>
          </w:tcPr>
          <w:p w:rsidR="00D117E4" w:rsidRDefault="00D117E4">
            <w:pPr>
              <w:spacing w:before="60"/>
              <w:rPr>
                <w:ins w:id="91" w:author="Ahmed, Rijvi" w:date="2015-02-06T12:48:00Z"/>
                <w:rFonts w:ascii="Arial" w:hAnsi="Arial" w:cs="Arial"/>
                <w:sz w:val="16"/>
              </w:rPr>
            </w:pPr>
            <w:ins w:id="92" w:author="Ahmed, Rijvi" w:date="2015-02-06T12:48:00Z">
              <w:r>
                <w:rPr>
                  <w:rFonts w:ascii="Arial" w:hAnsi="Arial" w:cs="Arial"/>
                  <w:sz w:val="16"/>
                </w:rPr>
                <w:t>16</w:t>
              </w:r>
            </w:ins>
          </w:p>
        </w:tc>
        <w:tc>
          <w:tcPr>
            <w:tcW w:w="750" w:type="dxa"/>
          </w:tcPr>
          <w:p w:rsidR="00D117E4" w:rsidRDefault="00D117E4">
            <w:pPr>
              <w:spacing w:before="60"/>
              <w:rPr>
                <w:ins w:id="93" w:author="Ahmed, Rijvi" w:date="2015-02-06T12:48:00Z"/>
                <w:rFonts w:ascii="Arial" w:hAnsi="Arial" w:cs="Arial"/>
                <w:sz w:val="16"/>
              </w:rPr>
            </w:pPr>
            <w:ins w:id="94" w:author="Ahmed, Rijvi" w:date="2015-02-06T12:48:00Z">
              <w:r>
                <w:rPr>
                  <w:rFonts w:ascii="Arial" w:hAnsi="Arial" w:cs="Arial"/>
                  <w:sz w:val="16"/>
                </w:rPr>
                <w:t>16.0</w:t>
              </w:r>
            </w:ins>
          </w:p>
        </w:tc>
        <w:tc>
          <w:tcPr>
            <w:tcW w:w="6137" w:type="dxa"/>
          </w:tcPr>
          <w:p w:rsidR="00D117E4" w:rsidRDefault="00D117E4" w:rsidP="002F239F">
            <w:pPr>
              <w:spacing w:before="60"/>
              <w:rPr>
                <w:ins w:id="95" w:author="Ahmed, Rijvi" w:date="2015-02-06T12:48:00Z"/>
                <w:rFonts w:ascii="Arial" w:hAnsi="Arial" w:cs="Arial"/>
                <w:sz w:val="16"/>
                <w:szCs w:val="16"/>
              </w:rPr>
            </w:pPr>
            <w:ins w:id="96" w:author="Ahmed, Rijvi" w:date="2015-02-06T12:48:00Z">
              <w:r>
                <w:rPr>
                  <w:rFonts w:ascii="Arial" w:hAnsi="Arial" w:cs="Arial"/>
                  <w:sz w:val="16"/>
                  <w:szCs w:val="16"/>
                </w:rPr>
                <w:t>Updated per FDD rev.008</w:t>
              </w:r>
            </w:ins>
          </w:p>
        </w:tc>
        <w:tc>
          <w:tcPr>
            <w:tcW w:w="1072" w:type="dxa"/>
          </w:tcPr>
          <w:p w:rsidR="00D117E4" w:rsidRDefault="00823CD9">
            <w:pPr>
              <w:spacing w:before="60"/>
              <w:rPr>
                <w:ins w:id="97" w:author="Ahmed, Rijvi" w:date="2015-02-06T12:48:00Z"/>
                <w:rFonts w:ascii="Arial" w:hAnsi="Arial" w:cs="Arial"/>
                <w:sz w:val="16"/>
              </w:rPr>
            </w:pPr>
            <w:ins w:id="98" w:author="Ahmed, Rijvi" w:date="2015-02-06T12:51:00Z">
              <w:r>
                <w:rPr>
                  <w:rFonts w:ascii="Arial" w:hAnsi="Arial" w:cs="Arial"/>
                  <w:sz w:val="16"/>
                </w:rPr>
                <w:t>06-Feb-15</w:t>
              </w:r>
            </w:ins>
          </w:p>
        </w:tc>
        <w:tc>
          <w:tcPr>
            <w:tcW w:w="1099" w:type="dxa"/>
          </w:tcPr>
          <w:p w:rsidR="00D117E4" w:rsidRDefault="00823CD9">
            <w:pPr>
              <w:spacing w:before="60"/>
              <w:rPr>
                <w:ins w:id="99" w:author="Ahmed, Rijvi" w:date="2015-02-06T12:48:00Z"/>
                <w:rFonts w:ascii="Arial" w:hAnsi="Arial" w:cs="Arial"/>
                <w:sz w:val="16"/>
              </w:rPr>
            </w:pPr>
            <w:proofErr w:type="spellStart"/>
            <w:ins w:id="100" w:author="Ahmed, Rijvi" w:date="2015-02-06T12:51:00Z">
              <w:r>
                <w:rPr>
                  <w:rFonts w:ascii="Arial" w:hAnsi="Arial" w:cs="Arial"/>
                  <w:sz w:val="16"/>
                </w:rPr>
                <w:t>Rijvi</w:t>
              </w:r>
            </w:ins>
            <w:proofErr w:type="spellEnd"/>
          </w:p>
        </w:tc>
      </w:tr>
    </w:tbl>
    <w:p w:rsidR="00107819" w:rsidRDefault="00107819">
      <w:bookmarkStart w:id="101" w:name="_GoBack"/>
      <w:bookmarkEnd w:id="101"/>
    </w:p>
    <w:sectPr w:rsidR="00107819" w:rsidSect="00937013">
      <w:headerReference w:type="default" r:id="rId37"/>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5E6" w:rsidRDefault="000355E6">
      <w:r>
        <w:separator/>
      </w:r>
    </w:p>
  </w:endnote>
  <w:endnote w:type="continuationSeparator" w:id="0">
    <w:p w:rsidR="000355E6" w:rsidRDefault="00035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765" w:rsidRDefault="00786765">
    <w:pPr>
      <w:pStyle w:val="Footer"/>
    </w:pPr>
    <w:r>
      <w:rPr>
        <w:snapToGrid w:val="0"/>
      </w:rPr>
      <w:tab/>
    </w:r>
    <w:fldSimple w:instr=" DOCPROPERTY &quot;Company&quot;  \* MERGEFORMAT ">
      <w:r w:rsidRPr="004A3DAD">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5E6" w:rsidRDefault="000355E6">
      <w:r>
        <w:separator/>
      </w:r>
    </w:p>
  </w:footnote>
  <w:footnote w:type="continuationSeparator" w:id="0">
    <w:p w:rsidR="000355E6" w:rsidRDefault="000355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765" w:rsidRDefault="00786765">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786765">
      <w:trPr>
        <w:cantSplit/>
      </w:trPr>
      <w:tc>
        <w:tcPr>
          <w:tcW w:w="990" w:type="dxa"/>
        </w:tcPr>
        <w:p w:rsidR="00786765" w:rsidRDefault="00786765">
          <w:pPr>
            <w:pStyle w:val="Header"/>
          </w:pPr>
          <w:r>
            <w:t>Title:</w:t>
          </w:r>
        </w:p>
      </w:tc>
      <w:tc>
        <w:tcPr>
          <w:tcW w:w="5400" w:type="dxa"/>
          <w:gridSpan w:val="3"/>
          <w:vMerge w:val="restart"/>
        </w:tcPr>
        <w:p w:rsidR="00786765" w:rsidRPr="00722D2B" w:rsidRDefault="00786765">
          <w:pPr>
            <w:pStyle w:val="Header"/>
            <w:rPr>
              <w:lang w:val="es-ES"/>
            </w:rPr>
          </w:pPr>
          <w:fldSimple w:instr=" DOCPROPERTY &quot;Document Title&quot;  \* MERGEFORMAT ">
            <w:r>
              <w:rPr>
                <w:lang w:val="es-ES"/>
              </w:rPr>
              <w:t>Digital MSB</w:t>
            </w:r>
          </w:fldSimple>
        </w:p>
        <w:p w:rsidR="00786765" w:rsidRPr="00722D2B" w:rsidRDefault="00786765" w:rsidP="001A574F">
          <w:pPr>
            <w:pStyle w:val="Header"/>
            <w:tabs>
              <w:tab w:val="clear" w:pos="4320"/>
              <w:tab w:val="clear" w:pos="8640"/>
              <w:tab w:val="center" w:pos="2592"/>
            </w:tabs>
            <w:rPr>
              <w:lang w:val="es-ES"/>
            </w:rPr>
          </w:pPr>
          <w:fldSimple w:instr=" DOCPROPERTY &quot;Product Line&quot;  \* MERGEFORMAT ">
            <w:r>
              <w:rPr>
                <w:lang w:val="es-ES"/>
              </w:rPr>
              <w:t>Gen II+ EPS EA3</w:t>
            </w:r>
          </w:fldSimple>
          <w:r w:rsidRPr="00296BAA">
            <w:rPr>
              <w:lang w:val="es-ES"/>
            </w:rPr>
            <w:tab/>
          </w:r>
        </w:p>
      </w:tc>
      <w:tc>
        <w:tcPr>
          <w:tcW w:w="1170" w:type="dxa"/>
        </w:tcPr>
        <w:p w:rsidR="00786765" w:rsidRDefault="00786765">
          <w:pPr>
            <w:pStyle w:val="Header"/>
          </w:pPr>
          <w:r>
            <w:t>Revision:</w:t>
          </w:r>
        </w:p>
      </w:tc>
      <w:tc>
        <w:tcPr>
          <w:tcW w:w="1350" w:type="dxa"/>
        </w:tcPr>
        <w:p w:rsidR="00786765" w:rsidRDefault="00786765" w:rsidP="00EA19CF">
          <w:pPr>
            <w:pStyle w:val="Header"/>
          </w:pPr>
          <w:del w:id="102" w:author="Ahmed, Rijvi" w:date="2015-02-05T20:50:00Z">
            <w:r w:rsidDel="0004497D">
              <w:delText>14.0</w:delText>
            </w:r>
          </w:del>
          <w:ins w:id="103" w:author="Ahmed, Rijvi" w:date="2015-02-05T20:52:00Z">
            <w:r>
              <w:t>16</w:t>
            </w:r>
          </w:ins>
        </w:p>
      </w:tc>
    </w:tr>
    <w:tr w:rsidR="00786765">
      <w:trPr>
        <w:cantSplit/>
      </w:trPr>
      <w:tc>
        <w:tcPr>
          <w:tcW w:w="990" w:type="dxa"/>
        </w:tcPr>
        <w:p w:rsidR="00786765" w:rsidRDefault="00786765">
          <w:pPr>
            <w:pStyle w:val="Header"/>
          </w:pPr>
          <w:r>
            <w:t xml:space="preserve">Product:     </w:t>
          </w:r>
        </w:p>
      </w:tc>
      <w:tc>
        <w:tcPr>
          <w:tcW w:w="5400" w:type="dxa"/>
          <w:gridSpan w:val="3"/>
          <w:vMerge/>
        </w:tcPr>
        <w:p w:rsidR="00786765" w:rsidRDefault="00786765">
          <w:pPr>
            <w:pStyle w:val="Header"/>
            <w:jc w:val="center"/>
          </w:pPr>
        </w:p>
      </w:tc>
      <w:tc>
        <w:tcPr>
          <w:tcW w:w="1170" w:type="dxa"/>
        </w:tcPr>
        <w:p w:rsidR="00786765" w:rsidRDefault="00786765">
          <w:pPr>
            <w:pStyle w:val="Header"/>
          </w:pPr>
          <w:r>
            <w:t>Rev. Date:</w:t>
          </w:r>
        </w:p>
      </w:tc>
      <w:tc>
        <w:tcPr>
          <w:tcW w:w="1350" w:type="dxa"/>
        </w:tcPr>
        <w:p w:rsidR="00786765" w:rsidRDefault="00786765" w:rsidP="00AB6707">
          <w:pPr>
            <w:pStyle w:val="Header"/>
          </w:pPr>
          <w:del w:id="104" w:author="Ahmed, Rijvi" w:date="2015-02-05T20:51:00Z">
            <w:r w:rsidDel="0004497D">
              <w:fldChar w:fldCharType="begin"/>
            </w:r>
            <w:r w:rsidDel="0004497D">
              <w:delInstrText xml:space="preserve"> DATE \@ "d-MMM-yy" </w:delInstrText>
            </w:r>
            <w:r w:rsidDel="0004497D">
              <w:fldChar w:fldCharType="separate"/>
            </w:r>
          </w:del>
          <w:ins w:id="105" w:author="Ahmed, Rijvi" w:date="2015-02-07T12:35:00Z">
            <w:r>
              <w:rPr>
                <w:noProof/>
              </w:rPr>
              <w:t>7-Feb-15</w:t>
            </w:r>
          </w:ins>
          <w:del w:id="106" w:author="Ahmed, Rijvi" w:date="2015-02-05T20:51:00Z">
            <w:r w:rsidDel="0004497D">
              <w:rPr>
                <w:noProof/>
              </w:rPr>
              <w:delText>5-Feb-15</w:delText>
            </w:r>
            <w:r w:rsidDel="0004497D">
              <w:fldChar w:fldCharType="end"/>
            </w:r>
          </w:del>
          <w:ins w:id="107" w:author="Ahmed, Rijvi" w:date="2015-02-05T20:51:00Z">
            <w:r>
              <w:t>06 Feb-15</w:t>
            </w:r>
          </w:ins>
        </w:p>
      </w:tc>
    </w:tr>
    <w:tr w:rsidR="00786765">
      <w:trPr>
        <w:cantSplit/>
      </w:trPr>
      <w:tc>
        <w:tcPr>
          <w:tcW w:w="990" w:type="dxa"/>
        </w:tcPr>
        <w:p w:rsidR="00786765" w:rsidRDefault="00786765">
          <w:pPr>
            <w:pStyle w:val="Header"/>
          </w:pPr>
          <w:r>
            <w:t>Group:</w:t>
          </w:r>
        </w:p>
      </w:tc>
      <w:tc>
        <w:tcPr>
          <w:tcW w:w="1530" w:type="dxa"/>
        </w:tcPr>
        <w:p w:rsidR="00786765" w:rsidRDefault="00786765">
          <w:pPr>
            <w:pStyle w:val="Header"/>
          </w:pPr>
          <w:r>
            <w:t>ESG</w:t>
          </w:r>
        </w:p>
      </w:tc>
      <w:tc>
        <w:tcPr>
          <w:tcW w:w="1260" w:type="dxa"/>
        </w:tcPr>
        <w:p w:rsidR="00786765" w:rsidRDefault="00786765">
          <w:pPr>
            <w:pStyle w:val="Header"/>
          </w:pPr>
          <w:r>
            <w:t>Originator:</w:t>
          </w:r>
        </w:p>
      </w:tc>
      <w:tc>
        <w:tcPr>
          <w:tcW w:w="2610" w:type="dxa"/>
        </w:tcPr>
        <w:p w:rsidR="00786765" w:rsidRDefault="00786765" w:rsidP="00E406A5">
          <w:pPr>
            <w:pStyle w:val="Header"/>
          </w:pPr>
          <w:del w:id="108" w:author="Ahmed, Rijvi" w:date="2015-02-05T20:51:00Z">
            <w:r w:rsidDel="0004497D">
              <w:delText>Selva Sengottaiyan</w:delText>
            </w:r>
          </w:del>
          <w:proofErr w:type="spellStart"/>
          <w:ins w:id="109" w:author="Ahmed, Rijvi" w:date="2015-02-05T20:51:00Z">
            <w:r>
              <w:t>Rijvi</w:t>
            </w:r>
            <w:proofErr w:type="spellEnd"/>
            <w:r>
              <w:t xml:space="preserve"> Ahmed</w:t>
            </w:r>
          </w:ins>
        </w:p>
      </w:tc>
      <w:tc>
        <w:tcPr>
          <w:tcW w:w="1170" w:type="dxa"/>
        </w:tcPr>
        <w:p w:rsidR="00786765" w:rsidRDefault="00786765">
          <w:pPr>
            <w:pStyle w:val="Header"/>
          </w:pPr>
          <w:r>
            <w:t>Page:</w:t>
          </w:r>
        </w:p>
      </w:tc>
      <w:tc>
        <w:tcPr>
          <w:tcW w:w="1350" w:type="dxa"/>
        </w:tcPr>
        <w:p w:rsidR="00786765" w:rsidRDefault="00786765">
          <w:pPr>
            <w:pStyle w:val="Header"/>
          </w:pPr>
          <w:r>
            <w:rPr>
              <w:rStyle w:val="PageNumber"/>
            </w:rPr>
            <w:fldChar w:fldCharType="begin"/>
          </w:r>
          <w:r>
            <w:rPr>
              <w:rStyle w:val="PageNumber"/>
            </w:rPr>
            <w:instrText xml:space="preserve"> PAGE </w:instrText>
          </w:r>
          <w:r>
            <w:rPr>
              <w:rStyle w:val="PageNumber"/>
            </w:rPr>
            <w:fldChar w:fldCharType="separate"/>
          </w:r>
          <w:r w:rsidR="00B548A7">
            <w:rPr>
              <w:rStyle w:val="PageNumber"/>
              <w:noProof/>
            </w:rPr>
            <w:t>31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548A7">
            <w:rPr>
              <w:rStyle w:val="PageNumber"/>
              <w:noProof/>
            </w:rPr>
            <w:t>31</w:t>
          </w:r>
          <w:r>
            <w:rPr>
              <w:rStyle w:val="PageNumber"/>
            </w:rPr>
            <w:fldChar w:fldCharType="end"/>
          </w:r>
        </w:p>
      </w:tc>
    </w:tr>
    <w:tr w:rsidR="00786765">
      <w:trPr>
        <w:cantSplit/>
      </w:trPr>
      <w:tc>
        <w:tcPr>
          <w:tcW w:w="990" w:type="dxa"/>
        </w:tcPr>
        <w:p w:rsidR="00786765" w:rsidRDefault="00786765">
          <w:pPr>
            <w:pStyle w:val="Header"/>
          </w:pPr>
        </w:p>
      </w:tc>
      <w:tc>
        <w:tcPr>
          <w:tcW w:w="1530" w:type="dxa"/>
        </w:tcPr>
        <w:p w:rsidR="00786765" w:rsidRDefault="00786765">
          <w:pPr>
            <w:pStyle w:val="Header"/>
          </w:pPr>
        </w:p>
      </w:tc>
      <w:tc>
        <w:tcPr>
          <w:tcW w:w="1260" w:type="dxa"/>
        </w:tcPr>
        <w:p w:rsidR="00786765" w:rsidRDefault="00786765">
          <w:pPr>
            <w:pStyle w:val="Header"/>
          </w:pPr>
        </w:p>
      </w:tc>
      <w:tc>
        <w:tcPr>
          <w:tcW w:w="2610" w:type="dxa"/>
        </w:tcPr>
        <w:p w:rsidR="00786765" w:rsidRDefault="00786765" w:rsidP="00E406A5">
          <w:pPr>
            <w:pStyle w:val="Header"/>
          </w:pPr>
        </w:p>
      </w:tc>
      <w:tc>
        <w:tcPr>
          <w:tcW w:w="1170" w:type="dxa"/>
        </w:tcPr>
        <w:p w:rsidR="00786765" w:rsidRDefault="00786765">
          <w:pPr>
            <w:pStyle w:val="Header"/>
          </w:pPr>
        </w:p>
      </w:tc>
      <w:tc>
        <w:tcPr>
          <w:tcW w:w="1350" w:type="dxa"/>
        </w:tcPr>
        <w:p w:rsidR="00786765" w:rsidRDefault="00786765">
          <w:pPr>
            <w:pStyle w:val="Header"/>
            <w:rPr>
              <w:rStyle w:val="PageNumber"/>
            </w:rPr>
          </w:pPr>
        </w:p>
      </w:tc>
    </w:tr>
  </w:tbl>
  <w:p w:rsidR="00786765" w:rsidRDefault="00786765">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088EA33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7380A86"/>
    <w:multiLevelType w:val="hybridMultilevel"/>
    <w:tmpl w:val="E08E24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10"/>
    <w:lvlOverride w:ilvl="0">
      <w:startOverride w:val="6"/>
    </w:lvlOverride>
    <w:lvlOverride w:ilvl="1">
      <w:startOverride w:val="3"/>
    </w:lvlOverride>
  </w:num>
  <w:num w:numId="13">
    <w:abstractNumId w:val="10"/>
  </w:num>
  <w:num w:numId="14">
    <w:abstractNumId w:val="8"/>
  </w:num>
  <w:num w:numId="15">
    <w:abstractNumId w:val="10"/>
  </w:num>
  <w:num w:numId="16">
    <w:abstractNumId w:val="1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699"/>
    <w:rsid w:val="00004193"/>
    <w:rsid w:val="00005414"/>
    <w:rsid w:val="00006104"/>
    <w:rsid w:val="00011FDF"/>
    <w:rsid w:val="00015A38"/>
    <w:rsid w:val="00016434"/>
    <w:rsid w:val="00016C32"/>
    <w:rsid w:val="00021C1D"/>
    <w:rsid w:val="00026057"/>
    <w:rsid w:val="00026951"/>
    <w:rsid w:val="00034EB5"/>
    <w:rsid w:val="000355E6"/>
    <w:rsid w:val="00035A0A"/>
    <w:rsid w:val="0004497D"/>
    <w:rsid w:val="000449C6"/>
    <w:rsid w:val="00055444"/>
    <w:rsid w:val="000673DF"/>
    <w:rsid w:val="00085AD1"/>
    <w:rsid w:val="00091AA4"/>
    <w:rsid w:val="00092AB0"/>
    <w:rsid w:val="00095C5D"/>
    <w:rsid w:val="000A452F"/>
    <w:rsid w:val="000A5504"/>
    <w:rsid w:val="000B4639"/>
    <w:rsid w:val="000B47F1"/>
    <w:rsid w:val="000B7158"/>
    <w:rsid w:val="000B7814"/>
    <w:rsid w:val="000C0A8B"/>
    <w:rsid w:val="000C17A4"/>
    <w:rsid w:val="000C76E6"/>
    <w:rsid w:val="000C7C89"/>
    <w:rsid w:val="000D0A4E"/>
    <w:rsid w:val="000D2585"/>
    <w:rsid w:val="000D297F"/>
    <w:rsid w:val="000D434B"/>
    <w:rsid w:val="000D56AD"/>
    <w:rsid w:val="000D6D1C"/>
    <w:rsid w:val="000D7B7C"/>
    <w:rsid w:val="000F1D59"/>
    <w:rsid w:val="00103FB7"/>
    <w:rsid w:val="00107819"/>
    <w:rsid w:val="00113668"/>
    <w:rsid w:val="00114A5D"/>
    <w:rsid w:val="001155F1"/>
    <w:rsid w:val="001159BF"/>
    <w:rsid w:val="00132618"/>
    <w:rsid w:val="0013504B"/>
    <w:rsid w:val="0013736F"/>
    <w:rsid w:val="00137522"/>
    <w:rsid w:val="00143CB4"/>
    <w:rsid w:val="00145F3A"/>
    <w:rsid w:val="00147AAE"/>
    <w:rsid w:val="00147AB9"/>
    <w:rsid w:val="00156025"/>
    <w:rsid w:val="00163C34"/>
    <w:rsid w:val="001763E7"/>
    <w:rsid w:val="0019765A"/>
    <w:rsid w:val="001A574F"/>
    <w:rsid w:val="001B090E"/>
    <w:rsid w:val="001B60DF"/>
    <w:rsid w:val="001C1792"/>
    <w:rsid w:val="001C651C"/>
    <w:rsid w:val="001D4BDF"/>
    <w:rsid w:val="001E2EB1"/>
    <w:rsid w:val="001F09B2"/>
    <w:rsid w:val="001F4FA7"/>
    <w:rsid w:val="001F5B23"/>
    <w:rsid w:val="001F6C4D"/>
    <w:rsid w:val="002030F8"/>
    <w:rsid w:val="0020722A"/>
    <w:rsid w:val="002159BD"/>
    <w:rsid w:val="00217CA1"/>
    <w:rsid w:val="00225FC6"/>
    <w:rsid w:val="002405B3"/>
    <w:rsid w:val="002406D9"/>
    <w:rsid w:val="002408DE"/>
    <w:rsid w:val="00243ACD"/>
    <w:rsid w:val="00243DFA"/>
    <w:rsid w:val="002440B4"/>
    <w:rsid w:val="00251AC0"/>
    <w:rsid w:val="002529EC"/>
    <w:rsid w:val="00293A80"/>
    <w:rsid w:val="00294DE8"/>
    <w:rsid w:val="00295EB3"/>
    <w:rsid w:val="00296BAA"/>
    <w:rsid w:val="002A5D6F"/>
    <w:rsid w:val="002B134F"/>
    <w:rsid w:val="002B22C3"/>
    <w:rsid w:val="002C03D8"/>
    <w:rsid w:val="002C1A2C"/>
    <w:rsid w:val="002C4868"/>
    <w:rsid w:val="002C7803"/>
    <w:rsid w:val="002D17CC"/>
    <w:rsid w:val="002E4E90"/>
    <w:rsid w:val="002E638E"/>
    <w:rsid w:val="002F03AE"/>
    <w:rsid w:val="002F239F"/>
    <w:rsid w:val="002F4C11"/>
    <w:rsid w:val="00302887"/>
    <w:rsid w:val="00315335"/>
    <w:rsid w:val="00322514"/>
    <w:rsid w:val="00322FE7"/>
    <w:rsid w:val="003277B6"/>
    <w:rsid w:val="00327F03"/>
    <w:rsid w:val="00336393"/>
    <w:rsid w:val="00337675"/>
    <w:rsid w:val="00340766"/>
    <w:rsid w:val="003431BE"/>
    <w:rsid w:val="00344EBF"/>
    <w:rsid w:val="00346205"/>
    <w:rsid w:val="00352444"/>
    <w:rsid w:val="003562A4"/>
    <w:rsid w:val="003603B8"/>
    <w:rsid w:val="0036249C"/>
    <w:rsid w:val="00363D42"/>
    <w:rsid w:val="00366C59"/>
    <w:rsid w:val="0037382C"/>
    <w:rsid w:val="0037465C"/>
    <w:rsid w:val="00375B68"/>
    <w:rsid w:val="00375CDF"/>
    <w:rsid w:val="003764DD"/>
    <w:rsid w:val="00386DAF"/>
    <w:rsid w:val="0038719B"/>
    <w:rsid w:val="003901B6"/>
    <w:rsid w:val="003A04DB"/>
    <w:rsid w:val="003A7633"/>
    <w:rsid w:val="003B38E2"/>
    <w:rsid w:val="003B7645"/>
    <w:rsid w:val="003C3115"/>
    <w:rsid w:val="003C4D3F"/>
    <w:rsid w:val="003C6675"/>
    <w:rsid w:val="003D77F8"/>
    <w:rsid w:val="003D79CA"/>
    <w:rsid w:val="003F1268"/>
    <w:rsid w:val="003F4F3C"/>
    <w:rsid w:val="003F619C"/>
    <w:rsid w:val="0040173E"/>
    <w:rsid w:val="004169AD"/>
    <w:rsid w:val="0041780C"/>
    <w:rsid w:val="004217A9"/>
    <w:rsid w:val="004242F5"/>
    <w:rsid w:val="00426D05"/>
    <w:rsid w:val="004273D4"/>
    <w:rsid w:val="00435F68"/>
    <w:rsid w:val="00437BBB"/>
    <w:rsid w:val="00441E7D"/>
    <w:rsid w:val="00442817"/>
    <w:rsid w:val="0045042C"/>
    <w:rsid w:val="00454BBB"/>
    <w:rsid w:val="004552CB"/>
    <w:rsid w:val="004573C7"/>
    <w:rsid w:val="004713F7"/>
    <w:rsid w:val="00475013"/>
    <w:rsid w:val="00485AE3"/>
    <w:rsid w:val="00492689"/>
    <w:rsid w:val="0049436F"/>
    <w:rsid w:val="004964C3"/>
    <w:rsid w:val="004A0237"/>
    <w:rsid w:val="004A322F"/>
    <w:rsid w:val="004A3DAD"/>
    <w:rsid w:val="004A781C"/>
    <w:rsid w:val="004B0656"/>
    <w:rsid w:val="004B6DB8"/>
    <w:rsid w:val="004C01DB"/>
    <w:rsid w:val="004C404F"/>
    <w:rsid w:val="004C4FB1"/>
    <w:rsid w:val="004E1F45"/>
    <w:rsid w:val="004E396F"/>
    <w:rsid w:val="004E4A5F"/>
    <w:rsid w:val="0050162B"/>
    <w:rsid w:val="005143E4"/>
    <w:rsid w:val="0054139C"/>
    <w:rsid w:val="00545E77"/>
    <w:rsid w:val="00547531"/>
    <w:rsid w:val="00561702"/>
    <w:rsid w:val="00562408"/>
    <w:rsid w:val="0056460B"/>
    <w:rsid w:val="00567ADB"/>
    <w:rsid w:val="0057057F"/>
    <w:rsid w:val="00573F6E"/>
    <w:rsid w:val="00574A88"/>
    <w:rsid w:val="005759E7"/>
    <w:rsid w:val="00577EB3"/>
    <w:rsid w:val="00580EF6"/>
    <w:rsid w:val="005852E1"/>
    <w:rsid w:val="005864FD"/>
    <w:rsid w:val="005867B1"/>
    <w:rsid w:val="00591C94"/>
    <w:rsid w:val="005922F6"/>
    <w:rsid w:val="00595B9D"/>
    <w:rsid w:val="005979C0"/>
    <w:rsid w:val="005B0CC7"/>
    <w:rsid w:val="005B503D"/>
    <w:rsid w:val="005C5E4A"/>
    <w:rsid w:val="005D2CF9"/>
    <w:rsid w:val="005D5A6D"/>
    <w:rsid w:val="005D5FE4"/>
    <w:rsid w:val="005D783D"/>
    <w:rsid w:val="005E2033"/>
    <w:rsid w:val="005F63C4"/>
    <w:rsid w:val="00603359"/>
    <w:rsid w:val="00606D9D"/>
    <w:rsid w:val="00607592"/>
    <w:rsid w:val="006135DE"/>
    <w:rsid w:val="00613BC9"/>
    <w:rsid w:val="0061482E"/>
    <w:rsid w:val="00616853"/>
    <w:rsid w:val="006407D8"/>
    <w:rsid w:val="00640A1E"/>
    <w:rsid w:val="00643F34"/>
    <w:rsid w:val="006441CF"/>
    <w:rsid w:val="00646170"/>
    <w:rsid w:val="0065151D"/>
    <w:rsid w:val="00655315"/>
    <w:rsid w:val="00656608"/>
    <w:rsid w:val="00656FDA"/>
    <w:rsid w:val="00661C45"/>
    <w:rsid w:val="00666DFC"/>
    <w:rsid w:val="00672056"/>
    <w:rsid w:val="00674ADF"/>
    <w:rsid w:val="006805B8"/>
    <w:rsid w:val="00682230"/>
    <w:rsid w:val="00683C0F"/>
    <w:rsid w:val="00690BFC"/>
    <w:rsid w:val="006917FD"/>
    <w:rsid w:val="00691E26"/>
    <w:rsid w:val="006932B3"/>
    <w:rsid w:val="00697671"/>
    <w:rsid w:val="006A24BE"/>
    <w:rsid w:val="006B3335"/>
    <w:rsid w:val="006B423E"/>
    <w:rsid w:val="006B4B27"/>
    <w:rsid w:val="006B4FC3"/>
    <w:rsid w:val="006B6439"/>
    <w:rsid w:val="006B6DDC"/>
    <w:rsid w:val="006C2EC1"/>
    <w:rsid w:val="006C3373"/>
    <w:rsid w:val="006C730F"/>
    <w:rsid w:val="006D33CC"/>
    <w:rsid w:val="006D519A"/>
    <w:rsid w:val="006E19FD"/>
    <w:rsid w:val="006E4321"/>
    <w:rsid w:val="006F01A3"/>
    <w:rsid w:val="006F1DE2"/>
    <w:rsid w:val="006F4FD8"/>
    <w:rsid w:val="00702B1B"/>
    <w:rsid w:val="00706174"/>
    <w:rsid w:val="0071541E"/>
    <w:rsid w:val="00721AE4"/>
    <w:rsid w:val="00722D2B"/>
    <w:rsid w:val="00723605"/>
    <w:rsid w:val="00727EC1"/>
    <w:rsid w:val="0073314F"/>
    <w:rsid w:val="00737472"/>
    <w:rsid w:val="00751963"/>
    <w:rsid w:val="00751D87"/>
    <w:rsid w:val="00751D98"/>
    <w:rsid w:val="0075409E"/>
    <w:rsid w:val="00756C97"/>
    <w:rsid w:val="00760035"/>
    <w:rsid w:val="007668A4"/>
    <w:rsid w:val="00771E20"/>
    <w:rsid w:val="00786765"/>
    <w:rsid w:val="00792F3A"/>
    <w:rsid w:val="0079381B"/>
    <w:rsid w:val="0079667F"/>
    <w:rsid w:val="007A04FC"/>
    <w:rsid w:val="007A052B"/>
    <w:rsid w:val="007A10B8"/>
    <w:rsid w:val="007A1699"/>
    <w:rsid w:val="007A2F79"/>
    <w:rsid w:val="007A69AC"/>
    <w:rsid w:val="007B05B7"/>
    <w:rsid w:val="007B0B37"/>
    <w:rsid w:val="007C3CE3"/>
    <w:rsid w:val="007C4839"/>
    <w:rsid w:val="007C7BEF"/>
    <w:rsid w:val="007D47DF"/>
    <w:rsid w:val="007D6AAE"/>
    <w:rsid w:val="007D706A"/>
    <w:rsid w:val="007E79ED"/>
    <w:rsid w:val="007F3A1E"/>
    <w:rsid w:val="007F3AC6"/>
    <w:rsid w:val="007F5C89"/>
    <w:rsid w:val="00801AD4"/>
    <w:rsid w:val="00803BE7"/>
    <w:rsid w:val="00815EB0"/>
    <w:rsid w:val="008165D1"/>
    <w:rsid w:val="00817B58"/>
    <w:rsid w:val="00823CD9"/>
    <w:rsid w:val="008242F0"/>
    <w:rsid w:val="00826E2A"/>
    <w:rsid w:val="008309D2"/>
    <w:rsid w:val="00830FB7"/>
    <w:rsid w:val="00831708"/>
    <w:rsid w:val="00832A65"/>
    <w:rsid w:val="0083451B"/>
    <w:rsid w:val="0084228C"/>
    <w:rsid w:val="00842F2B"/>
    <w:rsid w:val="0084439C"/>
    <w:rsid w:val="0084677F"/>
    <w:rsid w:val="00846E36"/>
    <w:rsid w:val="0085047B"/>
    <w:rsid w:val="00850A7F"/>
    <w:rsid w:val="008535B2"/>
    <w:rsid w:val="00854AD1"/>
    <w:rsid w:val="00861E58"/>
    <w:rsid w:val="0086389B"/>
    <w:rsid w:val="00863F5C"/>
    <w:rsid w:val="00883F97"/>
    <w:rsid w:val="008A71BF"/>
    <w:rsid w:val="008A71D4"/>
    <w:rsid w:val="008B303A"/>
    <w:rsid w:val="008B3E94"/>
    <w:rsid w:val="008B7634"/>
    <w:rsid w:val="008C7284"/>
    <w:rsid w:val="008D08D2"/>
    <w:rsid w:val="008E04DA"/>
    <w:rsid w:val="008E4A68"/>
    <w:rsid w:val="008E5539"/>
    <w:rsid w:val="008E625F"/>
    <w:rsid w:val="008E626D"/>
    <w:rsid w:val="008F0A77"/>
    <w:rsid w:val="008F69A8"/>
    <w:rsid w:val="008F6DBB"/>
    <w:rsid w:val="0090238F"/>
    <w:rsid w:val="009060DD"/>
    <w:rsid w:val="00911377"/>
    <w:rsid w:val="00912DC0"/>
    <w:rsid w:val="00912EFF"/>
    <w:rsid w:val="009177AF"/>
    <w:rsid w:val="00917DD0"/>
    <w:rsid w:val="00920A8C"/>
    <w:rsid w:val="0092296D"/>
    <w:rsid w:val="00932D70"/>
    <w:rsid w:val="00937013"/>
    <w:rsid w:val="00937904"/>
    <w:rsid w:val="00944806"/>
    <w:rsid w:val="00947F12"/>
    <w:rsid w:val="00950064"/>
    <w:rsid w:val="00955F6A"/>
    <w:rsid w:val="00957470"/>
    <w:rsid w:val="00971FD9"/>
    <w:rsid w:val="00974BF2"/>
    <w:rsid w:val="0098060D"/>
    <w:rsid w:val="0099601B"/>
    <w:rsid w:val="009A2324"/>
    <w:rsid w:val="009A3416"/>
    <w:rsid w:val="009B20B2"/>
    <w:rsid w:val="009B4D6A"/>
    <w:rsid w:val="009B639E"/>
    <w:rsid w:val="009D5CBE"/>
    <w:rsid w:val="009D61FC"/>
    <w:rsid w:val="009F214A"/>
    <w:rsid w:val="009F5052"/>
    <w:rsid w:val="009F61A0"/>
    <w:rsid w:val="009F7860"/>
    <w:rsid w:val="00A07FCA"/>
    <w:rsid w:val="00A12170"/>
    <w:rsid w:val="00A12225"/>
    <w:rsid w:val="00A140BB"/>
    <w:rsid w:val="00A15570"/>
    <w:rsid w:val="00A21C02"/>
    <w:rsid w:val="00A23F14"/>
    <w:rsid w:val="00A26301"/>
    <w:rsid w:val="00A5035E"/>
    <w:rsid w:val="00A5151C"/>
    <w:rsid w:val="00A52A16"/>
    <w:rsid w:val="00A57636"/>
    <w:rsid w:val="00A7139E"/>
    <w:rsid w:val="00A71E66"/>
    <w:rsid w:val="00A74AE6"/>
    <w:rsid w:val="00A81A7A"/>
    <w:rsid w:val="00A85EAE"/>
    <w:rsid w:val="00A93A98"/>
    <w:rsid w:val="00AA0FED"/>
    <w:rsid w:val="00AA2B02"/>
    <w:rsid w:val="00AA6EBB"/>
    <w:rsid w:val="00AB1D95"/>
    <w:rsid w:val="00AB6525"/>
    <w:rsid w:val="00AB6707"/>
    <w:rsid w:val="00AD6D98"/>
    <w:rsid w:val="00AD731B"/>
    <w:rsid w:val="00AD78DC"/>
    <w:rsid w:val="00AE20C0"/>
    <w:rsid w:val="00AE588B"/>
    <w:rsid w:val="00AE5910"/>
    <w:rsid w:val="00AF1C3E"/>
    <w:rsid w:val="00B02438"/>
    <w:rsid w:val="00B02A72"/>
    <w:rsid w:val="00B03A1B"/>
    <w:rsid w:val="00B139B8"/>
    <w:rsid w:val="00B141CE"/>
    <w:rsid w:val="00B145AE"/>
    <w:rsid w:val="00B222C0"/>
    <w:rsid w:val="00B23E0F"/>
    <w:rsid w:val="00B30771"/>
    <w:rsid w:val="00B34794"/>
    <w:rsid w:val="00B34A72"/>
    <w:rsid w:val="00B40268"/>
    <w:rsid w:val="00B439E6"/>
    <w:rsid w:val="00B457D7"/>
    <w:rsid w:val="00B5300D"/>
    <w:rsid w:val="00B54697"/>
    <w:rsid w:val="00B548A7"/>
    <w:rsid w:val="00B60957"/>
    <w:rsid w:val="00B64836"/>
    <w:rsid w:val="00B66925"/>
    <w:rsid w:val="00B6696D"/>
    <w:rsid w:val="00B719A2"/>
    <w:rsid w:val="00B75712"/>
    <w:rsid w:val="00B86BEE"/>
    <w:rsid w:val="00B90EC7"/>
    <w:rsid w:val="00BA0937"/>
    <w:rsid w:val="00BB0579"/>
    <w:rsid w:val="00BB3118"/>
    <w:rsid w:val="00BB4DA7"/>
    <w:rsid w:val="00BB6020"/>
    <w:rsid w:val="00BB727D"/>
    <w:rsid w:val="00BC0FDF"/>
    <w:rsid w:val="00BC72F8"/>
    <w:rsid w:val="00BD008B"/>
    <w:rsid w:val="00BD15D2"/>
    <w:rsid w:val="00BD233F"/>
    <w:rsid w:val="00BD3DFF"/>
    <w:rsid w:val="00BE437D"/>
    <w:rsid w:val="00BE6B41"/>
    <w:rsid w:val="00BF364D"/>
    <w:rsid w:val="00BF5354"/>
    <w:rsid w:val="00BF59C5"/>
    <w:rsid w:val="00C10BD5"/>
    <w:rsid w:val="00C110D9"/>
    <w:rsid w:val="00C1131A"/>
    <w:rsid w:val="00C17102"/>
    <w:rsid w:val="00C23D41"/>
    <w:rsid w:val="00C3339A"/>
    <w:rsid w:val="00C35BD3"/>
    <w:rsid w:val="00C40431"/>
    <w:rsid w:val="00C4227E"/>
    <w:rsid w:val="00C51CC9"/>
    <w:rsid w:val="00C55584"/>
    <w:rsid w:val="00C646AD"/>
    <w:rsid w:val="00C65BDF"/>
    <w:rsid w:val="00C65FF1"/>
    <w:rsid w:val="00C6602D"/>
    <w:rsid w:val="00C67280"/>
    <w:rsid w:val="00C72FFA"/>
    <w:rsid w:val="00C75A4F"/>
    <w:rsid w:val="00C816EC"/>
    <w:rsid w:val="00C81AC6"/>
    <w:rsid w:val="00C914CC"/>
    <w:rsid w:val="00C93848"/>
    <w:rsid w:val="00CA1417"/>
    <w:rsid w:val="00CA786C"/>
    <w:rsid w:val="00CB488C"/>
    <w:rsid w:val="00CB6F5E"/>
    <w:rsid w:val="00CB79EC"/>
    <w:rsid w:val="00CC539E"/>
    <w:rsid w:val="00CC75B7"/>
    <w:rsid w:val="00CD2143"/>
    <w:rsid w:val="00CD2777"/>
    <w:rsid w:val="00CD7C57"/>
    <w:rsid w:val="00CE0902"/>
    <w:rsid w:val="00CE1429"/>
    <w:rsid w:val="00D00C3E"/>
    <w:rsid w:val="00D117E4"/>
    <w:rsid w:val="00D1529A"/>
    <w:rsid w:val="00D16F64"/>
    <w:rsid w:val="00D2374F"/>
    <w:rsid w:val="00D267A5"/>
    <w:rsid w:val="00D35C3D"/>
    <w:rsid w:val="00D40AE1"/>
    <w:rsid w:val="00D43F47"/>
    <w:rsid w:val="00D467A4"/>
    <w:rsid w:val="00D50ABA"/>
    <w:rsid w:val="00D51B15"/>
    <w:rsid w:val="00D51B6B"/>
    <w:rsid w:val="00D5366D"/>
    <w:rsid w:val="00D55ECA"/>
    <w:rsid w:val="00D63D33"/>
    <w:rsid w:val="00D72B0A"/>
    <w:rsid w:val="00D809D1"/>
    <w:rsid w:val="00D91BEA"/>
    <w:rsid w:val="00D94BDD"/>
    <w:rsid w:val="00DA5435"/>
    <w:rsid w:val="00DA6915"/>
    <w:rsid w:val="00DB11FD"/>
    <w:rsid w:val="00DC2FF4"/>
    <w:rsid w:val="00DC5025"/>
    <w:rsid w:val="00DC7E08"/>
    <w:rsid w:val="00DD52BB"/>
    <w:rsid w:val="00DD619F"/>
    <w:rsid w:val="00DD622F"/>
    <w:rsid w:val="00DE3FCE"/>
    <w:rsid w:val="00DE4889"/>
    <w:rsid w:val="00DF3153"/>
    <w:rsid w:val="00E02623"/>
    <w:rsid w:val="00E1094E"/>
    <w:rsid w:val="00E152B2"/>
    <w:rsid w:val="00E21064"/>
    <w:rsid w:val="00E2486E"/>
    <w:rsid w:val="00E25ED3"/>
    <w:rsid w:val="00E406A5"/>
    <w:rsid w:val="00E40A37"/>
    <w:rsid w:val="00E5472B"/>
    <w:rsid w:val="00E57C42"/>
    <w:rsid w:val="00E57F4D"/>
    <w:rsid w:val="00E60148"/>
    <w:rsid w:val="00E82733"/>
    <w:rsid w:val="00E91172"/>
    <w:rsid w:val="00E95A09"/>
    <w:rsid w:val="00EA0F41"/>
    <w:rsid w:val="00EA19CF"/>
    <w:rsid w:val="00EA4508"/>
    <w:rsid w:val="00EA6059"/>
    <w:rsid w:val="00EB4963"/>
    <w:rsid w:val="00EC058A"/>
    <w:rsid w:val="00EC1BB4"/>
    <w:rsid w:val="00EC3916"/>
    <w:rsid w:val="00ED0599"/>
    <w:rsid w:val="00ED1578"/>
    <w:rsid w:val="00ED58F0"/>
    <w:rsid w:val="00EF0B70"/>
    <w:rsid w:val="00EF211F"/>
    <w:rsid w:val="00EF4E9E"/>
    <w:rsid w:val="00EF5F0D"/>
    <w:rsid w:val="00F04FA2"/>
    <w:rsid w:val="00F0555C"/>
    <w:rsid w:val="00F07DE0"/>
    <w:rsid w:val="00F11E55"/>
    <w:rsid w:val="00F12246"/>
    <w:rsid w:val="00F13086"/>
    <w:rsid w:val="00F141E2"/>
    <w:rsid w:val="00F14BEE"/>
    <w:rsid w:val="00F25F0A"/>
    <w:rsid w:val="00F36BC4"/>
    <w:rsid w:val="00F4101C"/>
    <w:rsid w:val="00F44D86"/>
    <w:rsid w:val="00F46806"/>
    <w:rsid w:val="00F50530"/>
    <w:rsid w:val="00F5293B"/>
    <w:rsid w:val="00F60312"/>
    <w:rsid w:val="00F648ED"/>
    <w:rsid w:val="00F65A45"/>
    <w:rsid w:val="00F66DC0"/>
    <w:rsid w:val="00F72B8C"/>
    <w:rsid w:val="00F8149B"/>
    <w:rsid w:val="00F815CA"/>
    <w:rsid w:val="00F81ACA"/>
    <w:rsid w:val="00F82E8E"/>
    <w:rsid w:val="00F8386E"/>
    <w:rsid w:val="00F9355F"/>
    <w:rsid w:val="00F957FA"/>
    <w:rsid w:val="00FA3A56"/>
    <w:rsid w:val="00FB1EF7"/>
    <w:rsid w:val="00FB2942"/>
    <w:rsid w:val="00FB432D"/>
    <w:rsid w:val="00FB5C5C"/>
    <w:rsid w:val="00FC2D81"/>
    <w:rsid w:val="00FC721D"/>
    <w:rsid w:val="00FE258A"/>
    <w:rsid w:val="00FE5F42"/>
    <w:rsid w:val="00FF663A"/>
    <w:rsid w:val="00FF7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9BF"/>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7A1699"/>
    <w:pPr>
      <w:spacing w:after="0"/>
    </w:pPr>
    <w:rPr>
      <w:rFonts w:ascii="Tahoma" w:hAnsi="Tahoma" w:cs="Tahoma"/>
      <w:sz w:val="16"/>
      <w:szCs w:val="16"/>
    </w:rPr>
  </w:style>
  <w:style w:type="character" w:customStyle="1" w:styleId="BalloonTextChar">
    <w:name w:val="Balloon Text Char"/>
    <w:link w:val="BalloonText"/>
    <w:uiPriority w:val="99"/>
    <w:semiHidden/>
    <w:rsid w:val="007A1699"/>
    <w:rPr>
      <w:rFonts w:ascii="Tahoma" w:hAnsi="Tahoma" w:cs="Tahoma"/>
      <w:sz w:val="16"/>
      <w:szCs w:val="16"/>
    </w:rPr>
  </w:style>
  <w:style w:type="character" w:customStyle="1" w:styleId="Heading2Char">
    <w:name w:val="Heading 2 Char"/>
    <w:link w:val="Heading2"/>
    <w:rsid w:val="00EA6059"/>
    <w:rPr>
      <w:rFonts w:ascii="Arial" w:hAnsi="Arial"/>
      <w:b/>
      <w:sz w:val="24"/>
    </w:rPr>
  </w:style>
  <w:style w:type="character" w:customStyle="1" w:styleId="Heading3Char">
    <w:name w:val="Heading 3 Char"/>
    <w:link w:val="Heading3"/>
    <w:rsid w:val="00EA6059"/>
    <w:rPr>
      <w:rFonts w:ascii="Arial" w:hAnsi="Arial"/>
      <w:b/>
      <w:sz w:val="24"/>
    </w:rPr>
  </w:style>
  <w:style w:type="character" w:customStyle="1" w:styleId="Heading4Char">
    <w:name w:val="Heading 4 Char"/>
    <w:link w:val="Heading4"/>
    <w:rsid w:val="00EA6059"/>
    <w:rPr>
      <w:rFonts w:ascii="Arial" w:hAnsi="Arial"/>
      <w:b/>
      <w:sz w:val="24"/>
    </w:rPr>
  </w:style>
  <w:style w:type="paragraph" w:styleId="ListParagraph">
    <w:name w:val="List Paragraph"/>
    <w:basedOn w:val="Normal"/>
    <w:uiPriority w:val="34"/>
    <w:qFormat/>
    <w:rsid w:val="00A74A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9BF"/>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7A1699"/>
    <w:pPr>
      <w:spacing w:after="0"/>
    </w:pPr>
    <w:rPr>
      <w:rFonts w:ascii="Tahoma" w:hAnsi="Tahoma" w:cs="Tahoma"/>
      <w:sz w:val="16"/>
      <w:szCs w:val="16"/>
    </w:rPr>
  </w:style>
  <w:style w:type="character" w:customStyle="1" w:styleId="BalloonTextChar">
    <w:name w:val="Balloon Text Char"/>
    <w:link w:val="BalloonText"/>
    <w:uiPriority w:val="99"/>
    <w:semiHidden/>
    <w:rsid w:val="007A1699"/>
    <w:rPr>
      <w:rFonts w:ascii="Tahoma" w:hAnsi="Tahoma" w:cs="Tahoma"/>
      <w:sz w:val="16"/>
      <w:szCs w:val="16"/>
    </w:rPr>
  </w:style>
  <w:style w:type="character" w:customStyle="1" w:styleId="Heading2Char">
    <w:name w:val="Heading 2 Char"/>
    <w:link w:val="Heading2"/>
    <w:rsid w:val="00EA6059"/>
    <w:rPr>
      <w:rFonts w:ascii="Arial" w:hAnsi="Arial"/>
      <w:b/>
      <w:sz w:val="24"/>
    </w:rPr>
  </w:style>
  <w:style w:type="character" w:customStyle="1" w:styleId="Heading3Char">
    <w:name w:val="Heading 3 Char"/>
    <w:link w:val="Heading3"/>
    <w:rsid w:val="00EA6059"/>
    <w:rPr>
      <w:rFonts w:ascii="Arial" w:hAnsi="Arial"/>
      <w:b/>
      <w:sz w:val="24"/>
    </w:rPr>
  </w:style>
  <w:style w:type="character" w:customStyle="1" w:styleId="Heading4Char">
    <w:name w:val="Heading 4 Char"/>
    <w:link w:val="Heading4"/>
    <w:rsid w:val="00EA6059"/>
    <w:rPr>
      <w:rFonts w:ascii="Arial" w:hAnsi="Arial"/>
      <w:b/>
      <w:sz w:val="24"/>
    </w:rPr>
  </w:style>
  <w:style w:type="paragraph" w:styleId="ListParagraph">
    <w:name w:val="List Paragraph"/>
    <w:basedOn w:val="Normal"/>
    <w:uiPriority w:val="34"/>
    <w:qFormat/>
    <w:rsid w:val="00A74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880375">
      <w:bodyDiv w:val="1"/>
      <w:marLeft w:val="0"/>
      <w:marRight w:val="0"/>
      <w:marTop w:val="0"/>
      <w:marBottom w:val="0"/>
      <w:divBdr>
        <w:top w:val="none" w:sz="0" w:space="0" w:color="auto"/>
        <w:left w:val="none" w:sz="0" w:space="0" w:color="auto"/>
        <w:bottom w:val="none" w:sz="0" w:space="0" w:color="auto"/>
        <w:right w:val="none" w:sz="0" w:space="0" w:color="auto"/>
      </w:divBdr>
    </w:div>
    <w:div w:id="220363803">
      <w:bodyDiv w:val="1"/>
      <w:marLeft w:val="0"/>
      <w:marRight w:val="0"/>
      <w:marTop w:val="0"/>
      <w:marBottom w:val="0"/>
      <w:divBdr>
        <w:top w:val="none" w:sz="0" w:space="0" w:color="auto"/>
        <w:left w:val="none" w:sz="0" w:space="0" w:color="auto"/>
        <w:bottom w:val="none" w:sz="0" w:space="0" w:color="auto"/>
        <w:right w:val="none" w:sz="0" w:space="0" w:color="auto"/>
      </w:divBdr>
    </w:div>
    <w:div w:id="371922188">
      <w:bodyDiv w:val="1"/>
      <w:marLeft w:val="0"/>
      <w:marRight w:val="0"/>
      <w:marTop w:val="0"/>
      <w:marBottom w:val="0"/>
      <w:divBdr>
        <w:top w:val="none" w:sz="0" w:space="0" w:color="auto"/>
        <w:left w:val="none" w:sz="0" w:space="0" w:color="auto"/>
        <w:bottom w:val="none" w:sz="0" w:space="0" w:color="auto"/>
        <w:right w:val="none" w:sz="0" w:space="0" w:color="auto"/>
      </w:divBdr>
    </w:div>
    <w:div w:id="876891846">
      <w:bodyDiv w:val="1"/>
      <w:marLeft w:val="0"/>
      <w:marRight w:val="0"/>
      <w:marTop w:val="0"/>
      <w:marBottom w:val="0"/>
      <w:divBdr>
        <w:top w:val="none" w:sz="0" w:space="0" w:color="auto"/>
        <w:left w:val="none" w:sz="0" w:space="0" w:color="auto"/>
        <w:bottom w:val="none" w:sz="0" w:space="0" w:color="auto"/>
        <w:right w:val="none" w:sz="0" w:space="0" w:color="auto"/>
      </w:divBdr>
    </w:div>
    <w:div w:id="997146198">
      <w:bodyDiv w:val="1"/>
      <w:marLeft w:val="0"/>
      <w:marRight w:val="0"/>
      <w:marTop w:val="0"/>
      <w:marBottom w:val="0"/>
      <w:divBdr>
        <w:top w:val="none" w:sz="0" w:space="0" w:color="auto"/>
        <w:left w:val="none" w:sz="0" w:space="0" w:color="auto"/>
        <w:bottom w:val="none" w:sz="0" w:space="0" w:color="auto"/>
        <w:right w:val="none" w:sz="0" w:space="0" w:color="auto"/>
      </w:divBdr>
    </w:div>
    <w:div w:id="115043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2.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t9hv\My%20Documents\Google%20Talk%20Received%20Files\MDD%20Template%20EA3.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0EABA-E70E-469F-824F-AB1EE9E94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405</TotalTime>
  <Pages>31</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19493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nzt9hv</dc:creator>
  <cp:lastModifiedBy>Ahmed, Rijvi</cp:lastModifiedBy>
  <cp:revision>55</cp:revision>
  <cp:lastPrinted>2011-03-22T08:34:00Z</cp:lastPrinted>
  <dcterms:created xsi:type="dcterms:W3CDTF">2014-10-10T15:25:00Z</dcterms:created>
  <dcterms:modified xsi:type="dcterms:W3CDTF">2015-02-07T18:28:00Z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MSB</vt:lpwstr>
  </property>
  <property fmtid="{D5CDD505-2E9C-101B-9397-08002B2CF9AE}" pid="3" name="MDDRevNum">
    <vt:lpwstr>8.0</vt:lpwstr>
  </property>
  <property fmtid="{D5CDD505-2E9C-101B-9397-08002B2CF9AE}" pid="4" name="Module Layer">
    <vt:lpwstr>0</vt:lpwstr>
  </property>
  <property fmtid="{D5CDD505-2E9C-101B-9397-08002B2CF9AE}" pid="5" name="Module Name">
    <vt:lpwstr>DigMSB</vt:lpwstr>
  </property>
  <property fmtid="{D5CDD505-2E9C-101B-9397-08002B2CF9AE}" pid="6" name="Product Line">
    <vt:lpwstr>Gen II+ EPS EA3</vt:lpwstr>
  </property>
</Properties>
</file>