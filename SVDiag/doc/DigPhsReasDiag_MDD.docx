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81C" w:rsidRDefault="00C103FB" w:rsidP="00984731">
      <w:pPr>
        <w:pStyle w:val="Heading1"/>
        <w:numPr>
          <w:ilvl w:val="0"/>
          <w:numId w:val="0"/>
        </w:numPr>
      </w:pPr>
      <w:r>
        <w:t>Module</w:t>
      </w:r>
      <w:r w:rsidR="004A781C">
        <w:t xml:space="preserve"> -- </w:t>
      </w:r>
      <w:r w:rsidR="007119A4">
        <w:fldChar w:fldCharType="begin"/>
      </w:r>
      <w:r w:rsidR="007119A4">
        <w:instrText xml:space="preserve"> DOCPROPERTY "Document Title"  \* MERGEFORMAT </w:instrText>
      </w:r>
      <w:r w:rsidR="007119A4">
        <w:fldChar w:fldCharType="separate"/>
      </w:r>
      <w:r w:rsidR="00984731">
        <w:t>Digital Phase Reasonableness Diagnostic</w:t>
      </w:r>
      <w:r w:rsidR="007119A4">
        <w:fldChar w:fldCharType="end"/>
      </w:r>
      <w:r w:rsidR="00B12FE2">
        <w:fldChar w:fldCharType="begin"/>
      </w:r>
      <w:r w:rsidR="004A781C">
        <w:instrText xml:space="preserve"> DOCVARIABLE "MDDRevNum" \* MERGEFORMAT </w:instrText>
      </w:r>
      <w:r w:rsidR="00B12FE2">
        <w:fldChar w:fldCharType="end"/>
      </w:r>
      <w:r w:rsidR="00B12FE2">
        <w:fldChar w:fldCharType="begin"/>
      </w:r>
      <w:r w:rsidR="004A781C">
        <w:instrText xml:space="preserve"> DOCVARIABLE "MDDRevNum" \* MERGEFORMAT </w:instrText>
      </w:r>
      <w:r w:rsidR="00B12FE2">
        <w:fldChar w:fldCharType="end"/>
      </w:r>
    </w:p>
    <w:p w:rsidR="004A781C" w:rsidRDefault="004A781C">
      <w:pPr>
        <w:pStyle w:val="Heading1"/>
      </w:pPr>
      <w:r>
        <w:t>High-Level Description</w:t>
      </w:r>
    </w:p>
    <w:p w:rsidR="004A781C" w:rsidRDefault="00984731">
      <w:r>
        <w:t>This module compares the commanded duty cycle to each phase with the feedback from the NHET module.  The values are compared, compensated with a previously defined fixed value, filtered, and compared against a valid threshold.</w:t>
      </w:r>
    </w:p>
    <w:p w:rsidR="004A781C" w:rsidRDefault="004A781C">
      <w:pPr>
        <w:pStyle w:val="Heading1"/>
      </w:pPr>
      <w:r>
        <w:t>Figures</w:t>
      </w:r>
    </w:p>
    <w:p w:rsidR="00984731" w:rsidRDefault="00984731">
      <w:pPr>
        <w:pStyle w:val="Heading2"/>
      </w:pPr>
      <w:r>
        <w:t>Component Diagram</w:t>
      </w:r>
    </w:p>
    <w:p w:rsidR="00984731" w:rsidRDefault="00C0560A" w:rsidP="005F6199">
      <w:pPr>
        <w:jc w:val="center"/>
      </w:pPr>
      <w:del w:id="0" w:author="Ahmed, Rijvi" w:date="2014-11-30T15:00:00Z">
        <w:r w:rsidDel="00713102">
          <w:rPr>
            <w:noProof/>
          </w:rPr>
          <w:drawing>
            <wp:inline distT="0" distB="0" distL="0" distR="0" wp14:anchorId="48C376CF" wp14:editId="0DB1BCF7">
              <wp:extent cx="2142315" cy="18837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srcRect/>
                      <a:stretch>
                        <a:fillRect/>
                      </a:stretch>
                    </pic:blipFill>
                    <pic:spPr bwMode="auto">
                      <a:xfrm>
                        <a:off x="0" y="0"/>
                        <a:ext cx="2145938" cy="1886965"/>
                      </a:xfrm>
                      <a:prstGeom prst="rect">
                        <a:avLst/>
                      </a:prstGeom>
                      <a:noFill/>
                      <a:ln w="9525">
                        <a:noFill/>
                        <a:miter lim="800000"/>
                        <a:headEnd/>
                        <a:tailEnd/>
                      </a:ln>
                    </pic:spPr>
                  </pic:pic>
                </a:graphicData>
              </a:graphic>
            </wp:inline>
          </w:drawing>
        </w:r>
      </w:del>
      <w:ins w:id="1" w:author="Ahmed, Rijvi" w:date="2014-11-30T15:03:00Z">
        <w:r w:rsidR="009D6E19">
          <w:rPr>
            <w:noProof/>
          </w:rPr>
          <w:drawing>
            <wp:inline distT="0" distB="0" distL="0" distR="0">
              <wp:extent cx="2082800" cy="18849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4101" cy="1886171"/>
                      </a:xfrm>
                      <a:prstGeom prst="rect">
                        <a:avLst/>
                      </a:prstGeom>
                      <a:noFill/>
                      <a:ln>
                        <a:noFill/>
                      </a:ln>
                    </pic:spPr>
                  </pic:pic>
                </a:graphicData>
              </a:graphic>
            </wp:inline>
          </w:drawing>
        </w:r>
      </w:ins>
    </w:p>
    <w:p w:rsidR="00984731" w:rsidRPr="00984731" w:rsidRDefault="00984731" w:rsidP="00984731"/>
    <w:p w:rsidR="004A781C" w:rsidRDefault="004A781C">
      <w:pPr>
        <w:pStyle w:val="Heading2"/>
      </w:pPr>
      <w:r>
        <w:t>Diagram – Function Data Sharing</w:t>
      </w:r>
    </w:p>
    <w:p w:rsidR="00984731" w:rsidRPr="00984731" w:rsidRDefault="00984731" w:rsidP="00984731"/>
    <w:p w:rsidR="004A781C" w:rsidRDefault="00984731">
      <w:r>
        <w:t>No Shared Data.</w:t>
      </w:r>
    </w:p>
    <w:p w:rsidR="004A781C" w:rsidRDefault="004A781C"/>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D33CC" w:rsidRPr="004B5BE2" w:rsidRDefault="006C7443" w:rsidP="00F957FA">
            <w:pPr>
              <w:spacing w:before="100" w:beforeAutospacing="1" w:after="100" w:afterAutospacing="1"/>
              <w:rPr>
                <w:rFonts w:ascii="Arial" w:hAnsi="Arial" w:cs="Arial"/>
                <w:sz w:val="16"/>
                <w:szCs w:val="16"/>
              </w:rPr>
            </w:pPr>
            <w:r>
              <w:rPr>
                <w:rFonts w:ascii="Arial" w:hAnsi="Arial" w:cs="Arial"/>
                <w:sz w:val="16"/>
                <w:szCs w:val="16"/>
              </w:rPr>
              <w:t>ExpectedOnTimeA</w:t>
            </w:r>
            <w:r w:rsidR="00984731" w:rsidRPr="00984731">
              <w:rPr>
                <w:rFonts w:ascii="Arial" w:hAnsi="Arial" w:cs="Arial"/>
                <w:sz w:val="16"/>
                <w:szCs w:val="16"/>
              </w:rPr>
              <w:t>_Cnt_u32</w:t>
            </w:r>
          </w:p>
        </w:tc>
        <w:tc>
          <w:tcPr>
            <w:tcW w:w="4455" w:type="dxa"/>
            <w:vAlign w:val="center"/>
          </w:tcPr>
          <w:p w:rsidR="006D33CC" w:rsidRPr="004B5BE2" w:rsidRDefault="006D33CC" w:rsidP="00F957FA">
            <w:pPr>
              <w:spacing w:before="100" w:beforeAutospacing="1" w:after="100" w:afterAutospacing="1"/>
              <w:rPr>
                <w:rFonts w:ascii="Arial" w:hAnsi="Arial" w:cs="Arial"/>
                <w:sz w:val="16"/>
                <w:szCs w:val="16"/>
              </w:rPr>
            </w:pPr>
          </w:p>
        </w:tc>
      </w:tr>
      <w:tr w:rsidR="00984731"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984731" w:rsidRPr="00984731" w:rsidRDefault="006C7443" w:rsidP="00984731">
            <w:pPr>
              <w:spacing w:before="100" w:beforeAutospacing="1" w:after="100" w:afterAutospacing="1"/>
              <w:rPr>
                <w:rFonts w:ascii="Arial" w:hAnsi="Arial" w:cs="Arial"/>
                <w:sz w:val="16"/>
                <w:szCs w:val="16"/>
              </w:rPr>
            </w:pPr>
            <w:r>
              <w:rPr>
                <w:rFonts w:ascii="Arial" w:hAnsi="Arial" w:cs="Arial"/>
                <w:sz w:val="16"/>
                <w:szCs w:val="16"/>
              </w:rPr>
              <w:t>ExpectedOnTime</w:t>
            </w:r>
            <w:r w:rsidR="00984731">
              <w:rPr>
                <w:rFonts w:ascii="Arial" w:hAnsi="Arial" w:cs="Arial"/>
                <w:sz w:val="16"/>
                <w:szCs w:val="16"/>
              </w:rPr>
              <w:t>B</w:t>
            </w:r>
            <w:r w:rsidR="00984731" w:rsidRPr="00984731">
              <w:rPr>
                <w:rFonts w:ascii="Arial" w:hAnsi="Arial" w:cs="Arial"/>
                <w:sz w:val="16"/>
                <w:szCs w:val="16"/>
              </w:rPr>
              <w:t>_Cnt_u32</w:t>
            </w:r>
          </w:p>
        </w:tc>
        <w:tc>
          <w:tcPr>
            <w:tcW w:w="4455" w:type="dxa"/>
            <w:vAlign w:val="center"/>
          </w:tcPr>
          <w:p w:rsidR="00984731" w:rsidRDefault="00984731" w:rsidP="00F957FA">
            <w:pPr>
              <w:spacing w:before="100" w:beforeAutospacing="1" w:after="100" w:afterAutospacing="1"/>
              <w:rPr>
                <w:rFonts w:ascii="Arial" w:hAnsi="Arial" w:cs="Arial"/>
                <w:sz w:val="16"/>
                <w:szCs w:val="16"/>
              </w:rPr>
            </w:pPr>
          </w:p>
        </w:tc>
      </w:tr>
      <w:tr w:rsidR="00984731"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984731" w:rsidRPr="00984731" w:rsidRDefault="006C7443" w:rsidP="00984731">
            <w:pPr>
              <w:spacing w:before="100" w:beforeAutospacing="1" w:after="100" w:afterAutospacing="1"/>
              <w:rPr>
                <w:rFonts w:ascii="Arial" w:hAnsi="Arial" w:cs="Arial"/>
                <w:sz w:val="16"/>
                <w:szCs w:val="16"/>
              </w:rPr>
            </w:pPr>
            <w:r>
              <w:rPr>
                <w:rFonts w:ascii="Arial" w:hAnsi="Arial" w:cs="Arial"/>
                <w:sz w:val="16"/>
                <w:szCs w:val="16"/>
              </w:rPr>
              <w:t>ExpectedOnTime</w:t>
            </w:r>
            <w:r w:rsidR="00984731">
              <w:rPr>
                <w:rFonts w:ascii="Arial" w:hAnsi="Arial" w:cs="Arial"/>
                <w:sz w:val="16"/>
                <w:szCs w:val="16"/>
              </w:rPr>
              <w:t>C</w:t>
            </w:r>
            <w:r w:rsidR="00984731" w:rsidRPr="00984731">
              <w:rPr>
                <w:rFonts w:ascii="Arial" w:hAnsi="Arial" w:cs="Arial"/>
                <w:sz w:val="16"/>
                <w:szCs w:val="16"/>
              </w:rPr>
              <w:t>_Cnt_u32</w:t>
            </w:r>
          </w:p>
        </w:tc>
        <w:tc>
          <w:tcPr>
            <w:tcW w:w="4455" w:type="dxa"/>
            <w:vAlign w:val="center"/>
          </w:tcPr>
          <w:p w:rsidR="00984731" w:rsidRDefault="00984731" w:rsidP="00F957FA">
            <w:pPr>
              <w:spacing w:before="100" w:beforeAutospacing="1" w:after="100" w:afterAutospacing="1"/>
              <w:rPr>
                <w:rFonts w:ascii="Arial" w:hAnsi="Arial" w:cs="Arial"/>
                <w:sz w:val="16"/>
                <w:szCs w:val="16"/>
              </w:rPr>
            </w:pP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D33CC" w:rsidRDefault="006C7443" w:rsidP="00F957FA">
            <w:pPr>
              <w:spacing w:before="100" w:beforeAutospacing="1" w:after="100" w:afterAutospacing="1"/>
              <w:rPr>
                <w:rFonts w:ascii="Arial" w:hAnsi="Arial" w:cs="Arial"/>
                <w:sz w:val="16"/>
                <w:szCs w:val="16"/>
              </w:rPr>
            </w:pPr>
            <w:r>
              <w:rPr>
                <w:rFonts w:ascii="Arial" w:hAnsi="Arial" w:cs="Arial"/>
                <w:sz w:val="16"/>
                <w:szCs w:val="16"/>
              </w:rPr>
              <w:t>MeasuredOnTime</w:t>
            </w:r>
            <w:r w:rsidR="00984731" w:rsidRPr="00984731">
              <w:rPr>
                <w:rFonts w:ascii="Arial" w:hAnsi="Arial" w:cs="Arial"/>
                <w:sz w:val="16"/>
                <w:szCs w:val="16"/>
              </w:rPr>
              <w:t>A_Cnt_u32</w:t>
            </w:r>
          </w:p>
        </w:tc>
        <w:tc>
          <w:tcPr>
            <w:tcW w:w="4455" w:type="dxa"/>
            <w:vAlign w:val="center"/>
          </w:tcPr>
          <w:p w:rsidR="006D33CC" w:rsidRDefault="006D33CC" w:rsidP="00F957FA">
            <w:pPr>
              <w:spacing w:before="100" w:beforeAutospacing="1" w:after="100" w:afterAutospacing="1"/>
              <w:rPr>
                <w:rFonts w:ascii="Arial" w:hAnsi="Arial" w:cs="Arial"/>
                <w:sz w:val="16"/>
                <w:szCs w:val="16"/>
              </w:rPr>
            </w:pPr>
          </w:p>
        </w:tc>
      </w:tr>
      <w:tr w:rsidR="00984731"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984731" w:rsidRPr="00984731" w:rsidRDefault="006C7443" w:rsidP="00984731">
            <w:pPr>
              <w:spacing w:before="100" w:beforeAutospacing="1" w:after="100" w:afterAutospacing="1"/>
              <w:rPr>
                <w:rFonts w:ascii="Arial" w:hAnsi="Arial" w:cs="Arial"/>
                <w:sz w:val="16"/>
                <w:szCs w:val="16"/>
              </w:rPr>
            </w:pPr>
            <w:r>
              <w:rPr>
                <w:rFonts w:ascii="Arial" w:hAnsi="Arial" w:cs="Arial"/>
                <w:sz w:val="16"/>
                <w:szCs w:val="16"/>
              </w:rPr>
              <w:t>MeasuredOnTime</w:t>
            </w:r>
            <w:r w:rsidR="00984731">
              <w:rPr>
                <w:rFonts w:ascii="Arial" w:hAnsi="Arial" w:cs="Arial"/>
                <w:sz w:val="16"/>
                <w:szCs w:val="16"/>
              </w:rPr>
              <w:t>B</w:t>
            </w:r>
            <w:r w:rsidR="00984731" w:rsidRPr="00984731">
              <w:rPr>
                <w:rFonts w:ascii="Arial" w:hAnsi="Arial" w:cs="Arial"/>
                <w:sz w:val="16"/>
                <w:szCs w:val="16"/>
              </w:rPr>
              <w:t>_Cnt_u32</w:t>
            </w:r>
          </w:p>
        </w:tc>
        <w:tc>
          <w:tcPr>
            <w:tcW w:w="4455" w:type="dxa"/>
            <w:vAlign w:val="center"/>
          </w:tcPr>
          <w:p w:rsidR="00984731" w:rsidRDefault="00984731" w:rsidP="00F957FA">
            <w:pPr>
              <w:spacing w:before="100" w:beforeAutospacing="1" w:after="100" w:afterAutospacing="1"/>
              <w:rPr>
                <w:rFonts w:ascii="Arial" w:hAnsi="Arial" w:cs="Arial"/>
                <w:sz w:val="16"/>
                <w:szCs w:val="16"/>
              </w:rPr>
            </w:pPr>
          </w:p>
        </w:tc>
      </w:tr>
      <w:tr w:rsidR="00984731"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984731" w:rsidRPr="00984731" w:rsidRDefault="006C7443" w:rsidP="00984731">
            <w:pPr>
              <w:spacing w:before="100" w:beforeAutospacing="1" w:after="100" w:afterAutospacing="1"/>
              <w:rPr>
                <w:rFonts w:ascii="Arial" w:hAnsi="Arial" w:cs="Arial"/>
                <w:sz w:val="16"/>
                <w:szCs w:val="16"/>
              </w:rPr>
            </w:pPr>
            <w:r>
              <w:rPr>
                <w:rFonts w:ascii="Arial" w:hAnsi="Arial" w:cs="Arial"/>
                <w:sz w:val="16"/>
                <w:szCs w:val="16"/>
              </w:rPr>
              <w:t>MeasuredOnTime</w:t>
            </w:r>
            <w:r w:rsidR="00984731">
              <w:rPr>
                <w:rFonts w:ascii="Arial" w:hAnsi="Arial" w:cs="Arial"/>
                <w:sz w:val="16"/>
                <w:szCs w:val="16"/>
              </w:rPr>
              <w:t>C</w:t>
            </w:r>
            <w:r w:rsidR="00984731" w:rsidRPr="00984731">
              <w:rPr>
                <w:rFonts w:ascii="Arial" w:hAnsi="Arial" w:cs="Arial"/>
                <w:sz w:val="16"/>
                <w:szCs w:val="16"/>
              </w:rPr>
              <w:t>_Cnt_u32</w:t>
            </w:r>
          </w:p>
        </w:tc>
        <w:tc>
          <w:tcPr>
            <w:tcW w:w="4455" w:type="dxa"/>
            <w:vAlign w:val="center"/>
          </w:tcPr>
          <w:p w:rsidR="00984731" w:rsidRDefault="00984731" w:rsidP="00F957FA">
            <w:pPr>
              <w:spacing w:before="100" w:beforeAutospacing="1" w:after="100" w:afterAutospacing="1"/>
              <w:rPr>
                <w:rFonts w:ascii="Arial" w:hAnsi="Arial" w:cs="Arial"/>
                <w:sz w:val="16"/>
                <w:szCs w:val="16"/>
              </w:rPr>
            </w:pPr>
          </w:p>
        </w:tc>
      </w:tr>
      <w:tr w:rsidR="001152CF"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1152CF" w:rsidRDefault="001152CF" w:rsidP="00984731">
            <w:pPr>
              <w:spacing w:before="100" w:beforeAutospacing="1" w:after="100" w:afterAutospacing="1"/>
              <w:rPr>
                <w:rFonts w:ascii="Arial" w:hAnsi="Arial" w:cs="Arial"/>
                <w:sz w:val="16"/>
                <w:szCs w:val="16"/>
              </w:rPr>
            </w:pPr>
            <w:r w:rsidRPr="001152CF">
              <w:rPr>
                <w:rFonts w:ascii="Arial" w:hAnsi="Arial" w:cs="Arial"/>
                <w:sz w:val="16"/>
                <w:szCs w:val="16"/>
              </w:rPr>
              <w:t>LRPRCorrectedMtrPosCaptured_rev_u0p16</w:t>
            </w:r>
          </w:p>
        </w:tc>
        <w:tc>
          <w:tcPr>
            <w:tcW w:w="4455" w:type="dxa"/>
            <w:vAlign w:val="center"/>
          </w:tcPr>
          <w:p w:rsidR="001152CF" w:rsidRDefault="001152CF" w:rsidP="00F957FA">
            <w:pPr>
              <w:spacing w:before="100" w:beforeAutospacing="1" w:after="100" w:afterAutospacing="1"/>
              <w:rPr>
                <w:rFonts w:ascii="Arial" w:hAnsi="Arial" w:cs="Arial"/>
                <w:sz w:val="16"/>
                <w:szCs w:val="16"/>
              </w:rPr>
            </w:pPr>
          </w:p>
        </w:tc>
      </w:tr>
      <w:tr w:rsidR="001152CF"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1152CF" w:rsidRDefault="001152CF" w:rsidP="00984731">
            <w:pPr>
              <w:spacing w:before="100" w:beforeAutospacing="1" w:after="100" w:afterAutospacing="1"/>
              <w:rPr>
                <w:rFonts w:ascii="Arial" w:hAnsi="Arial" w:cs="Arial"/>
                <w:sz w:val="16"/>
                <w:szCs w:val="16"/>
              </w:rPr>
            </w:pPr>
            <w:r w:rsidRPr="001152CF">
              <w:rPr>
                <w:rFonts w:ascii="Arial" w:hAnsi="Arial" w:cs="Arial"/>
                <w:sz w:val="16"/>
                <w:szCs w:val="16"/>
              </w:rPr>
              <w:t>LRPRPhaseadvanceCaptured_Cnt_s16</w:t>
            </w:r>
          </w:p>
        </w:tc>
        <w:tc>
          <w:tcPr>
            <w:tcW w:w="4455" w:type="dxa"/>
            <w:vAlign w:val="center"/>
          </w:tcPr>
          <w:p w:rsidR="001152CF" w:rsidRDefault="001152CF" w:rsidP="00F957FA">
            <w:pPr>
              <w:spacing w:before="100" w:beforeAutospacing="1" w:after="100" w:afterAutospacing="1"/>
              <w:rPr>
                <w:rFonts w:ascii="Arial" w:hAnsi="Arial" w:cs="Arial"/>
                <w:sz w:val="16"/>
                <w:szCs w:val="16"/>
              </w:rPr>
            </w:pPr>
          </w:p>
        </w:tc>
      </w:tr>
      <w:tr w:rsidR="001152CF"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1152CF" w:rsidRDefault="001152CF" w:rsidP="00984731">
            <w:pPr>
              <w:spacing w:before="100" w:beforeAutospacing="1" w:after="100" w:afterAutospacing="1"/>
              <w:rPr>
                <w:rFonts w:ascii="Arial" w:hAnsi="Arial" w:cs="Arial"/>
                <w:sz w:val="16"/>
                <w:szCs w:val="16"/>
              </w:rPr>
            </w:pPr>
            <w:r w:rsidRPr="001152CF">
              <w:rPr>
                <w:rFonts w:ascii="Arial" w:hAnsi="Arial" w:cs="Arial"/>
                <w:sz w:val="16"/>
                <w:szCs w:val="16"/>
              </w:rPr>
              <w:t>LRPRModulationIndexCaptured_Uls_f3</w:t>
            </w:r>
            <w:r w:rsidR="008C1CC9">
              <w:rPr>
                <w:rFonts w:ascii="Arial" w:hAnsi="Arial" w:cs="Arial"/>
                <w:sz w:val="16"/>
                <w:szCs w:val="16"/>
              </w:rPr>
              <w:t>2</w:t>
            </w:r>
          </w:p>
        </w:tc>
        <w:tc>
          <w:tcPr>
            <w:tcW w:w="4455" w:type="dxa"/>
            <w:vAlign w:val="center"/>
          </w:tcPr>
          <w:p w:rsidR="001152CF" w:rsidRDefault="001152CF" w:rsidP="00F957FA">
            <w:pPr>
              <w:spacing w:before="100" w:beforeAutospacing="1" w:after="100" w:afterAutospacing="1"/>
              <w:rPr>
                <w:rFonts w:ascii="Arial" w:hAnsi="Arial" w:cs="Arial"/>
                <w:sz w:val="16"/>
                <w:szCs w:val="16"/>
              </w:rPr>
            </w:pPr>
          </w:p>
        </w:tc>
      </w:tr>
      <w:tr w:rsidR="001152CF"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1152CF" w:rsidRDefault="001152CF" w:rsidP="00984731">
            <w:pPr>
              <w:spacing w:before="100" w:beforeAutospacing="1" w:after="100" w:afterAutospacing="1"/>
              <w:rPr>
                <w:rFonts w:ascii="Arial" w:hAnsi="Arial" w:cs="Arial"/>
                <w:sz w:val="16"/>
                <w:szCs w:val="16"/>
              </w:rPr>
            </w:pPr>
            <w:r w:rsidRPr="001152CF">
              <w:rPr>
                <w:rFonts w:ascii="Arial" w:hAnsi="Arial" w:cs="Arial"/>
                <w:sz w:val="16"/>
                <w:szCs w:val="16"/>
              </w:rPr>
              <w:t>MotorVelMRFUnfiltered_MtrRadpS_f32</w:t>
            </w:r>
          </w:p>
        </w:tc>
        <w:tc>
          <w:tcPr>
            <w:tcW w:w="4455" w:type="dxa"/>
            <w:vAlign w:val="center"/>
          </w:tcPr>
          <w:p w:rsidR="001152CF" w:rsidRDefault="001152CF" w:rsidP="00F957FA">
            <w:pPr>
              <w:spacing w:before="100" w:beforeAutospacing="1" w:after="100" w:afterAutospacing="1"/>
              <w:rPr>
                <w:rFonts w:ascii="Arial" w:hAnsi="Arial" w:cs="Arial"/>
                <w:sz w:val="16"/>
                <w:szCs w:val="16"/>
              </w:rPr>
            </w:pPr>
          </w:p>
        </w:tc>
      </w:tr>
      <w:tr w:rsidR="001152CF"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1152CF" w:rsidRDefault="001152CF" w:rsidP="00984731">
            <w:pPr>
              <w:spacing w:before="100" w:beforeAutospacing="1" w:after="100" w:afterAutospacing="1"/>
              <w:rPr>
                <w:rFonts w:ascii="Arial" w:hAnsi="Arial" w:cs="Arial"/>
                <w:sz w:val="16"/>
                <w:szCs w:val="16"/>
              </w:rPr>
            </w:pPr>
            <w:r w:rsidRPr="001152CF">
              <w:rPr>
                <w:rFonts w:ascii="Arial" w:hAnsi="Arial" w:cs="Arial"/>
                <w:sz w:val="16"/>
                <w:szCs w:val="16"/>
              </w:rPr>
              <w:t>ElecMechPolarity_Cnt_s08</w:t>
            </w:r>
          </w:p>
        </w:tc>
        <w:tc>
          <w:tcPr>
            <w:tcW w:w="4455" w:type="dxa"/>
            <w:vAlign w:val="center"/>
          </w:tcPr>
          <w:p w:rsidR="001152CF" w:rsidRDefault="001152CF" w:rsidP="00F957FA">
            <w:pPr>
              <w:spacing w:before="100" w:beforeAutospacing="1" w:after="100" w:afterAutospacing="1"/>
              <w:rPr>
                <w:rFonts w:ascii="Arial" w:hAnsi="Arial" w:cs="Arial"/>
                <w:sz w:val="16"/>
                <w:szCs w:val="16"/>
              </w:rPr>
            </w:pPr>
          </w:p>
        </w:tc>
      </w:tr>
      <w:tr w:rsidR="001152CF"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1152CF" w:rsidRDefault="002C5167" w:rsidP="00984731">
            <w:pPr>
              <w:spacing w:before="100" w:beforeAutospacing="1" w:after="100" w:afterAutospacing="1"/>
              <w:rPr>
                <w:rFonts w:ascii="Arial" w:hAnsi="Arial" w:cs="Arial"/>
                <w:sz w:val="16"/>
                <w:szCs w:val="16"/>
              </w:rPr>
            </w:pPr>
            <w:proofErr w:type="spellStart"/>
            <w:r w:rsidRPr="002C5167">
              <w:rPr>
                <w:rFonts w:ascii="Arial" w:hAnsi="Arial" w:cs="Arial"/>
                <w:sz w:val="16"/>
                <w:szCs w:val="16"/>
              </w:rPr>
              <w:t>PDActivateTest_Cnt_lgc</w:t>
            </w:r>
            <w:proofErr w:type="spellEnd"/>
          </w:p>
        </w:tc>
        <w:tc>
          <w:tcPr>
            <w:tcW w:w="4455" w:type="dxa"/>
            <w:vAlign w:val="center"/>
          </w:tcPr>
          <w:p w:rsidR="001152CF" w:rsidRDefault="001152CF" w:rsidP="00F957FA">
            <w:pPr>
              <w:spacing w:before="100" w:beforeAutospacing="1" w:after="100" w:afterAutospacing="1"/>
              <w:rPr>
                <w:rFonts w:ascii="Arial" w:hAnsi="Arial" w:cs="Arial"/>
                <w:sz w:val="16"/>
                <w:szCs w:val="16"/>
              </w:rPr>
            </w:pPr>
          </w:p>
        </w:tc>
      </w:tr>
      <w:tr w:rsidR="00033A99"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ins w:id="2" w:author="Ahmed, Rijvi" w:date="2014-11-30T15:49:00Z"/>
        </w:trPr>
        <w:tc>
          <w:tcPr>
            <w:tcW w:w="4455" w:type="dxa"/>
            <w:gridSpan w:val="2"/>
            <w:vAlign w:val="center"/>
          </w:tcPr>
          <w:p w:rsidR="00033A99" w:rsidRPr="002C5167" w:rsidRDefault="00E45E5D" w:rsidP="00984731">
            <w:pPr>
              <w:spacing w:before="100" w:beforeAutospacing="1" w:after="100" w:afterAutospacing="1"/>
              <w:rPr>
                <w:ins w:id="3" w:author="Ahmed, Rijvi" w:date="2014-11-30T15:49:00Z"/>
                <w:rFonts w:ascii="Arial" w:hAnsi="Arial" w:cs="Arial"/>
                <w:sz w:val="16"/>
                <w:szCs w:val="16"/>
              </w:rPr>
            </w:pPr>
            <w:proofErr w:type="spellStart"/>
            <w:ins w:id="4" w:author="Ahmed, Rijvi" w:date="2014-11-30T15:49:00Z">
              <w:r>
                <w:rPr>
                  <w:rFonts w:ascii="Arial" w:hAnsi="Arial" w:cs="Arial"/>
                  <w:sz w:val="16"/>
                  <w:szCs w:val="16"/>
                </w:rPr>
                <w:t>GateDriveResetActive_Cnt</w:t>
              </w:r>
              <w:r w:rsidRPr="00E45E5D">
                <w:rPr>
                  <w:rFonts w:ascii="Arial" w:hAnsi="Arial" w:cs="Arial"/>
                  <w:sz w:val="16"/>
                  <w:szCs w:val="16"/>
                </w:rPr>
                <w:t>_lgc</w:t>
              </w:r>
              <w:proofErr w:type="spellEnd"/>
            </w:ins>
          </w:p>
        </w:tc>
        <w:tc>
          <w:tcPr>
            <w:tcW w:w="4455" w:type="dxa"/>
            <w:vAlign w:val="center"/>
          </w:tcPr>
          <w:p w:rsidR="00033A99" w:rsidRDefault="00033A99" w:rsidP="00F957FA">
            <w:pPr>
              <w:spacing w:before="100" w:beforeAutospacing="1" w:after="100" w:afterAutospacing="1"/>
              <w:rPr>
                <w:ins w:id="5" w:author="Ahmed, Rijvi" w:date="2014-11-30T15:49:00Z"/>
                <w:rFonts w:ascii="Arial" w:hAnsi="Arial" w:cs="Arial"/>
                <w:sz w:val="16"/>
                <w:szCs w:val="16"/>
              </w:rPr>
            </w:pPr>
          </w:p>
        </w:tc>
      </w:tr>
    </w:tbl>
    <w:p w:rsidR="006D33CC" w:rsidRDefault="006D33CC"/>
    <w:p w:rsidR="004A781C" w:rsidRDefault="004A781C">
      <w:pPr>
        <w:pStyle w:val="Heading2"/>
      </w:pPr>
      <w:r>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Change w:id="6" w:author="Thomas, Vince" w:date="2013-10-03T15:52:00Z">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PrChange>
      </w:tblPr>
      <w:tblGrid>
        <w:gridCol w:w="3348"/>
        <w:gridCol w:w="900"/>
        <w:gridCol w:w="1080"/>
        <w:gridCol w:w="1350"/>
        <w:gridCol w:w="2250"/>
        <w:tblGridChange w:id="7">
          <w:tblGrid>
            <w:gridCol w:w="3168"/>
            <w:gridCol w:w="1080"/>
            <w:gridCol w:w="1215"/>
            <w:gridCol w:w="1215"/>
            <w:gridCol w:w="2250"/>
          </w:tblGrid>
        </w:tblGridChange>
      </w:tblGrid>
      <w:tr w:rsidR="00BD008B" w:rsidTr="00E622BE">
        <w:tc>
          <w:tcPr>
            <w:tcW w:w="3348" w:type="dxa"/>
            <w:tcBorders>
              <w:top w:val="single" w:sz="6" w:space="0" w:color="auto"/>
              <w:left w:val="single" w:sz="6" w:space="0" w:color="auto"/>
              <w:bottom w:val="single" w:sz="6" w:space="0" w:color="auto"/>
              <w:right w:val="single" w:sz="6" w:space="0" w:color="auto"/>
            </w:tcBorders>
            <w:shd w:val="pct30" w:color="FFFF00" w:fill="FFFFFF"/>
            <w:tcPrChange w:id="8" w:author="Thomas, Vince" w:date="2013-10-03T15:52:00Z">
              <w:tcPr>
                <w:tcW w:w="3168" w:type="dxa"/>
                <w:tcBorders>
                  <w:top w:val="single" w:sz="6" w:space="0" w:color="auto"/>
                  <w:left w:val="single" w:sz="6" w:space="0" w:color="auto"/>
                  <w:bottom w:val="single" w:sz="6" w:space="0" w:color="auto"/>
                  <w:right w:val="single" w:sz="6" w:space="0" w:color="auto"/>
                </w:tcBorders>
                <w:shd w:val="pct30" w:color="FFFF00" w:fill="FFFFFF"/>
              </w:tcPr>
            </w:tcPrChange>
          </w:tcPr>
          <w:p w:rsidR="00BD008B" w:rsidRDefault="00BD008B" w:rsidP="00F957FA">
            <w:pPr>
              <w:spacing w:before="60"/>
              <w:jc w:val="center"/>
              <w:rPr>
                <w:rFonts w:ascii="Arial" w:hAnsi="Arial" w:cs="Arial"/>
                <w:sz w:val="16"/>
              </w:rPr>
            </w:pPr>
            <w:r>
              <w:rPr>
                <w:rFonts w:ascii="Arial" w:hAnsi="Arial" w:cs="Arial"/>
                <w:sz w:val="16"/>
              </w:rPr>
              <w:t>Variable Name</w:t>
            </w:r>
          </w:p>
        </w:tc>
        <w:tc>
          <w:tcPr>
            <w:tcW w:w="900" w:type="dxa"/>
            <w:tcBorders>
              <w:top w:val="single" w:sz="6" w:space="0" w:color="auto"/>
              <w:left w:val="single" w:sz="6" w:space="0" w:color="auto"/>
              <w:bottom w:val="single" w:sz="6" w:space="0" w:color="auto"/>
              <w:right w:val="single" w:sz="6" w:space="0" w:color="auto"/>
            </w:tcBorders>
            <w:shd w:val="pct30" w:color="FFFF00" w:fill="FFFFFF"/>
            <w:tcPrChange w:id="9" w:author="Thomas, Vince" w:date="2013-10-03T15:52:00Z">
              <w:tcPr>
                <w:tcW w:w="1080" w:type="dxa"/>
                <w:tcBorders>
                  <w:top w:val="single" w:sz="6" w:space="0" w:color="auto"/>
                  <w:left w:val="single" w:sz="6" w:space="0" w:color="auto"/>
                  <w:bottom w:val="single" w:sz="6" w:space="0" w:color="auto"/>
                  <w:right w:val="single" w:sz="6" w:space="0" w:color="auto"/>
                </w:tcBorders>
                <w:shd w:val="pct30" w:color="FFFF00" w:fill="FFFFFF"/>
              </w:tcPr>
            </w:tcPrChange>
          </w:tcPr>
          <w:p w:rsidR="00BD008B" w:rsidRDefault="00BD008B" w:rsidP="00F957FA">
            <w:pPr>
              <w:spacing w:before="60"/>
              <w:jc w:val="center"/>
              <w:rPr>
                <w:rFonts w:ascii="Arial" w:hAnsi="Arial" w:cs="Arial"/>
                <w:sz w:val="16"/>
              </w:rPr>
            </w:pPr>
            <w:r>
              <w:rPr>
                <w:rFonts w:ascii="Arial" w:hAnsi="Arial" w:cs="Arial"/>
                <w:sz w:val="16"/>
              </w:rPr>
              <w:t>Resolution</w:t>
            </w:r>
          </w:p>
        </w:tc>
        <w:tc>
          <w:tcPr>
            <w:tcW w:w="1080" w:type="dxa"/>
            <w:tcBorders>
              <w:top w:val="single" w:sz="6" w:space="0" w:color="auto"/>
              <w:left w:val="single" w:sz="6" w:space="0" w:color="auto"/>
              <w:bottom w:val="single" w:sz="6" w:space="0" w:color="auto"/>
              <w:right w:val="single" w:sz="6" w:space="0" w:color="auto"/>
            </w:tcBorders>
            <w:shd w:val="pct30" w:color="FFFF00" w:fill="FFFFFF"/>
            <w:tcPrChange w:id="10" w:author="Thomas, Vince" w:date="2013-10-03T15:52:00Z">
              <w:tcPr>
                <w:tcW w:w="1215" w:type="dxa"/>
                <w:tcBorders>
                  <w:top w:val="single" w:sz="6" w:space="0" w:color="auto"/>
                  <w:left w:val="single" w:sz="6" w:space="0" w:color="auto"/>
                  <w:bottom w:val="single" w:sz="6" w:space="0" w:color="auto"/>
                  <w:right w:val="single" w:sz="6" w:space="0" w:color="auto"/>
                </w:tcBorders>
                <w:shd w:val="pct30" w:color="FFFF00" w:fill="FFFFFF"/>
              </w:tcPr>
            </w:tcPrChange>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1350" w:type="dxa"/>
            <w:tcBorders>
              <w:top w:val="single" w:sz="6" w:space="0" w:color="auto"/>
              <w:left w:val="single" w:sz="6" w:space="0" w:color="auto"/>
              <w:bottom w:val="single" w:sz="6" w:space="0" w:color="auto"/>
              <w:right w:val="single" w:sz="6" w:space="0" w:color="auto"/>
            </w:tcBorders>
            <w:shd w:val="pct30" w:color="FFFF00" w:fill="FFFFFF"/>
            <w:tcPrChange w:id="11" w:author="Thomas, Vince" w:date="2013-10-03T15:52:00Z">
              <w:tcPr>
                <w:tcW w:w="1215" w:type="dxa"/>
                <w:tcBorders>
                  <w:top w:val="single" w:sz="6" w:space="0" w:color="auto"/>
                  <w:left w:val="single" w:sz="6" w:space="0" w:color="auto"/>
                  <w:bottom w:val="single" w:sz="6" w:space="0" w:color="auto"/>
                  <w:right w:val="single" w:sz="6" w:space="0" w:color="auto"/>
                </w:tcBorders>
                <w:shd w:val="pct30" w:color="FFFF00" w:fill="FFFFFF"/>
              </w:tcPr>
            </w:tcPrChange>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250" w:type="dxa"/>
            <w:tcBorders>
              <w:top w:val="single" w:sz="6" w:space="0" w:color="auto"/>
              <w:left w:val="single" w:sz="6" w:space="0" w:color="auto"/>
              <w:bottom w:val="single" w:sz="6" w:space="0" w:color="auto"/>
              <w:right w:val="single" w:sz="6" w:space="0" w:color="auto"/>
            </w:tcBorders>
            <w:shd w:val="pct30" w:color="FFFF00" w:fill="FFFFFF"/>
            <w:tcPrChange w:id="12" w:author="Thomas, Vince" w:date="2013-10-03T15:52:00Z">
              <w:tcPr>
                <w:tcW w:w="2250" w:type="dxa"/>
                <w:tcBorders>
                  <w:top w:val="single" w:sz="6" w:space="0" w:color="auto"/>
                  <w:left w:val="single" w:sz="6" w:space="0" w:color="auto"/>
                  <w:bottom w:val="single" w:sz="6" w:space="0" w:color="auto"/>
                  <w:right w:val="single" w:sz="6" w:space="0" w:color="auto"/>
                </w:tcBorders>
                <w:shd w:val="pct30" w:color="FFFF00" w:fill="FFFFFF"/>
              </w:tcPr>
            </w:tcPrChange>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BD008B" w:rsidTr="00E622BE">
        <w:tc>
          <w:tcPr>
            <w:tcW w:w="3348" w:type="dxa"/>
            <w:tcBorders>
              <w:top w:val="single" w:sz="6" w:space="0" w:color="auto"/>
              <w:left w:val="single" w:sz="6" w:space="0" w:color="auto"/>
              <w:bottom w:val="single" w:sz="6" w:space="0" w:color="auto"/>
              <w:right w:val="single" w:sz="6" w:space="0" w:color="auto"/>
            </w:tcBorders>
            <w:tcPrChange w:id="13" w:author="Thomas, Vince" w:date="2013-10-03T15:52:00Z">
              <w:tcPr>
                <w:tcW w:w="3168" w:type="dxa"/>
                <w:tcBorders>
                  <w:top w:val="single" w:sz="6" w:space="0" w:color="auto"/>
                  <w:left w:val="single" w:sz="6" w:space="0" w:color="auto"/>
                  <w:bottom w:val="single" w:sz="6" w:space="0" w:color="auto"/>
                  <w:right w:val="single" w:sz="6" w:space="0" w:color="auto"/>
                </w:tcBorders>
              </w:tcPr>
            </w:tcPrChange>
          </w:tcPr>
          <w:p w:rsidR="00BD008B" w:rsidRDefault="00E622BE" w:rsidP="00E11499">
            <w:pPr>
              <w:spacing w:before="60"/>
              <w:rPr>
                <w:rFonts w:ascii="Arial" w:hAnsi="Arial" w:cs="Arial"/>
                <w:sz w:val="16"/>
              </w:rPr>
            </w:pPr>
            <w:r w:rsidRPr="00E622BE">
              <w:rPr>
                <w:rFonts w:ascii="Arial" w:hAnsi="Arial" w:cs="Arial"/>
                <w:sz w:val="16"/>
              </w:rPr>
              <w:t>SVDiag_</w:t>
            </w:r>
            <w:r w:rsidR="00177A25" w:rsidRPr="00177A25">
              <w:rPr>
                <w:rFonts w:ascii="Arial" w:hAnsi="Arial" w:cs="Arial"/>
                <w:sz w:val="16"/>
              </w:rPr>
              <w:t>FilterSV_Cnt_M_s18p13</w:t>
            </w:r>
            <w:r w:rsidR="00E11499">
              <w:rPr>
                <w:rFonts w:ascii="Arial" w:hAnsi="Arial" w:cs="Arial"/>
                <w:sz w:val="16"/>
              </w:rPr>
              <w:t>[3]</w:t>
            </w:r>
          </w:p>
        </w:tc>
        <w:tc>
          <w:tcPr>
            <w:tcW w:w="900" w:type="dxa"/>
            <w:tcBorders>
              <w:top w:val="single" w:sz="6" w:space="0" w:color="auto"/>
              <w:left w:val="single" w:sz="6" w:space="0" w:color="auto"/>
              <w:bottom w:val="single" w:sz="6" w:space="0" w:color="auto"/>
              <w:right w:val="single" w:sz="6" w:space="0" w:color="auto"/>
            </w:tcBorders>
            <w:tcPrChange w:id="14" w:author="Thomas, Vince" w:date="2013-10-03T15:52:00Z">
              <w:tcPr>
                <w:tcW w:w="1080" w:type="dxa"/>
                <w:tcBorders>
                  <w:top w:val="single" w:sz="6" w:space="0" w:color="auto"/>
                  <w:left w:val="single" w:sz="6" w:space="0" w:color="auto"/>
                  <w:bottom w:val="single" w:sz="6" w:space="0" w:color="auto"/>
                  <w:right w:val="single" w:sz="6" w:space="0" w:color="auto"/>
                </w:tcBorders>
              </w:tcPr>
            </w:tcPrChange>
          </w:tcPr>
          <w:p w:rsidR="00BD008B" w:rsidRDefault="00BF7851" w:rsidP="00F957FA">
            <w:pPr>
              <w:spacing w:before="60"/>
              <w:rPr>
                <w:rFonts w:ascii="Arial" w:hAnsi="Arial" w:cs="Arial"/>
                <w:sz w:val="16"/>
              </w:rPr>
            </w:pPr>
            <w:r>
              <w:rPr>
                <w:rFonts w:ascii="Arial" w:hAnsi="Arial" w:cs="Arial"/>
                <w:sz w:val="16"/>
              </w:rPr>
              <w:t>2</w:t>
            </w:r>
            <w:r w:rsidRPr="00BF7851">
              <w:rPr>
                <w:rFonts w:ascii="Arial" w:hAnsi="Arial" w:cs="Arial"/>
                <w:sz w:val="16"/>
                <w:vertAlign w:val="superscript"/>
              </w:rPr>
              <w:t>-13</w:t>
            </w:r>
          </w:p>
        </w:tc>
        <w:tc>
          <w:tcPr>
            <w:tcW w:w="1080" w:type="dxa"/>
            <w:tcBorders>
              <w:top w:val="single" w:sz="6" w:space="0" w:color="auto"/>
              <w:left w:val="single" w:sz="6" w:space="0" w:color="auto"/>
              <w:bottom w:val="single" w:sz="6" w:space="0" w:color="auto"/>
              <w:right w:val="single" w:sz="6" w:space="0" w:color="auto"/>
            </w:tcBorders>
            <w:tcPrChange w:id="15"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BD008B" w:rsidRDefault="00984731" w:rsidP="00BF7851">
            <w:pPr>
              <w:spacing w:before="60"/>
              <w:rPr>
                <w:rFonts w:ascii="Arial" w:hAnsi="Arial" w:cs="Arial"/>
                <w:sz w:val="16"/>
              </w:rPr>
            </w:pPr>
            <w:r>
              <w:rPr>
                <w:rFonts w:ascii="Arial" w:hAnsi="Arial" w:cs="Arial"/>
                <w:sz w:val="16"/>
              </w:rPr>
              <w:t>-</w:t>
            </w:r>
            <w:r w:rsidR="00BF7851">
              <w:rPr>
                <w:rFonts w:ascii="Arial" w:hAnsi="Arial" w:cs="Arial"/>
                <w:sz w:val="16"/>
              </w:rPr>
              <w:t>210000</w:t>
            </w:r>
          </w:p>
        </w:tc>
        <w:tc>
          <w:tcPr>
            <w:tcW w:w="1350" w:type="dxa"/>
            <w:tcBorders>
              <w:top w:val="single" w:sz="6" w:space="0" w:color="auto"/>
              <w:left w:val="single" w:sz="6" w:space="0" w:color="auto"/>
              <w:bottom w:val="single" w:sz="6" w:space="0" w:color="auto"/>
              <w:right w:val="single" w:sz="6" w:space="0" w:color="auto"/>
            </w:tcBorders>
            <w:tcPrChange w:id="16"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BD008B" w:rsidRDefault="00BF7851" w:rsidP="00F957FA">
            <w:pPr>
              <w:spacing w:before="60"/>
              <w:rPr>
                <w:rFonts w:ascii="Arial" w:hAnsi="Arial" w:cs="Arial"/>
                <w:sz w:val="16"/>
              </w:rPr>
            </w:pPr>
            <w:r>
              <w:rPr>
                <w:rFonts w:ascii="Arial" w:hAnsi="Arial" w:cs="Arial"/>
                <w:sz w:val="16"/>
              </w:rPr>
              <w:t>210000</w:t>
            </w:r>
          </w:p>
        </w:tc>
        <w:tc>
          <w:tcPr>
            <w:tcW w:w="2250" w:type="dxa"/>
            <w:tcBorders>
              <w:top w:val="single" w:sz="6" w:space="0" w:color="auto"/>
              <w:left w:val="single" w:sz="6" w:space="0" w:color="auto"/>
              <w:bottom w:val="single" w:sz="6" w:space="0" w:color="auto"/>
              <w:right w:val="single" w:sz="6" w:space="0" w:color="auto"/>
            </w:tcBorders>
            <w:tcPrChange w:id="17" w:author="Thomas, Vince" w:date="2013-10-03T15:52:00Z">
              <w:tcPr>
                <w:tcW w:w="2250" w:type="dxa"/>
                <w:tcBorders>
                  <w:top w:val="single" w:sz="6" w:space="0" w:color="auto"/>
                  <w:left w:val="single" w:sz="6" w:space="0" w:color="auto"/>
                  <w:bottom w:val="single" w:sz="6" w:space="0" w:color="auto"/>
                  <w:right w:val="single" w:sz="6" w:space="0" w:color="auto"/>
                </w:tcBorders>
              </w:tcPr>
            </w:tcPrChange>
          </w:tcPr>
          <w:p w:rsidR="00BD008B" w:rsidRDefault="00177A25" w:rsidP="00F957FA">
            <w:pPr>
              <w:spacing w:before="60"/>
              <w:rPr>
                <w:rFonts w:ascii="Arial" w:hAnsi="Arial" w:cs="Arial"/>
                <w:sz w:val="16"/>
              </w:rPr>
            </w:pPr>
            <w:r w:rsidRPr="00177A25">
              <w:rPr>
                <w:rFonts w:ascii="Arial" w:hAnsi="Arial" w:cs="Arial"/>
                <w:sz w:val="16"/>
              </w:rPr>
              <w:t>DIGPHSREASDIAG_START_SEC_VAR_</w:t>
            </w:r>
            <w:r w:rsidR="00BA0496">
              <w:rPr>
                <w:rFonts w:ascii="Arial" w:hAnsi="Arial" w:cs="Arial"/>
                <w:sz w:val="16"/>
              </w:rPr>
              <w:t>CLEARED_</w:t>
            </w:r>
            <w:r w:rsidRPr="00177A25">
              <w:rPr>
                <w:rFonts w:ascii="Arial" w:hAnsi="Arial" w:cs="Arial"/>
                <w:sz w:val="16"/>
              </w:rPr>
              <w:t>32</w:t>
            </w:r>
          </w:p>
        </w:tc>
      </w:tr>
      <w:tr w:rsidR="007E32EC" w:rsidTr="00E622BE">
        <w:tc>
          <w:tcPr>
            <w:tcW w:w="3348" w:type="dxa"/>
            <w:tcBorders>
              <w:top w:val="single" w:sz="6" w:space="0" w:color="auto"/>
              <w:left w:val="single" w:sz="6" w:space="0" w:color="auto"/>
              <w:bottom w:val="single" w:sz="6" w:space="0" w:color="auto"/>
              <w:right w:val="single" w:sz="6" w:space="0" w:color="auto"/>
            </w:tcBorders>
            <w:tcPrChange w:id="18" w:author="Thomas, Vince" w:date="2013-10-03T15:52:00Z">
              <w:tcPr>
                <w:tcW w:w="3168" w:type="dxa"/>
                <w:tcBorders>
                  <w:top w:val="single" w:sz="6" w:space="0" w:color="auto"/>
                  <w:left w:val="single" w:sz="6" w:space="0" w:color="auto"/>
                  <w:bottom w:val="single" w:sz="6" w:space="0" w:color="auto"/>
                  <w:right w:val="single" w:sz="6" w:space="0" w:color="auto"/>
                </w:tcBorders>
              </w:tcPr>
            </w:tcPrChange>
          </w:tcPr>
          <w:p w:rsidR="007E32EC" w:rsidRPr="00177A25" w:rsidRDefault="00E622BE" w:rsidP="00E11499">
            <w:pPr>
              <w:spacing w:before="60"/>
              <w:rPr>
                <w:rFonts w:ascii="Arial" w:hAnsi="Arial" w:cs="Arial"/>
                <w:sz w:val="16"/>
              </w:rPr>
            </w:pPr>
            <w:proofErr w:type="spellStart"/>
            <w:ins w:id="19" w:author="Thomas, Vince" w:date="2013-10-03T15:51:00Z">
              <w:r w:rsidRPr="009D6E19">
                <w:rPr>
                  <w:rFonts w:ascii="Arial" w:hAnsi="Arial" w:cs="Arial"/>
                  <w:sz w:val="16"/>
                </w:rPr>
                <w:t>SVDiag_</w:t>
              </w:r>
            </w:ins>
            <w:r w:rsidR="007E32EC" w:rsidRPr="001152CF">
              <w:rPr>
                <w:rFonts w:ascii="Arial" w:hAnsi="Arial" w:cs="Arial"/>
                <w:sz w:val="16"/>
              </w:rPr>
              <w:t>PrevLRPRHighSector_Cnt_M_lgc</w:t>
            </w:r>
            <w:proofErr w:type="spellEnd"/>
          </w:p>
        </w:tc>
        <w:tc>
          <w:tcPr>
            <w:tcW w:w="900" w:type="dxa"/>
            <w:tcBorders>
              <w:top w:val="single" w:sz="6" w:space="0" w:color="auto"/>
              <w:left w:val="single" w:sz="6" w:space="0" w:color="auto"/>
              <w:bottom w:val="single" w:sz="6" w:space="0" w:color="auto"/>
              <w:right w:val="single" w:sz="6" w:space="0" w:color="auto"/>
            </w:tcBorders>
            <w:tcPrChange w:id="20" w:author="Thomas, Vince" w:date="2013-10-03T15:52:00Z">
              <w:tcPr>
                <w:tcW w:w="1080" w:type="dxa"/>
                <w:tcBorders>
                  <w:top w:val="single" w:sz="6" w:space="0" w:color="auto"/>
                  <w:left w:val="single" w:sz="6" w:space="0" w:color="auto"/>
                  <w:bottom w:val="single" w:sz="6" w:space="0" w:color="auto"/>
                  <w:right w:val="single" w:sz="6" w:space="0" w:color="auto"/>
                </w:tcBorders>
              </w:tcPr>
            </w:tcPrChange>
          </w:tcPr>
          <w:p w:rsidR="007E32EC" w:rsidRDefault="007E32EC" w:rsidP="00F957FA">
            <w:pPr>
              <w:spacing w:before="60"/>
              <w:rPr>
                <w:rFonts w:ascii="Arial" w:hAnsi="Arial" w:cs="Arial"/>
                <w:sz w:val="16"/>
              </w:rPr>
            </w:pPr>
            <w:r>
              <w:rPr>
                <w:rFonts w:ascii="Arial" w:hAnsi="Arial" w:cs="Arial"/>
                <w:sz w:val="16"/>
              </w:rPr>
              <w:t>N/A</w:t>
            </w:r>
          </w:p>
        </w:tc>
        <w:tc>
          <w:tcPr>
            <w:tcW w:w="1080" w:type="dxa"/>
            <w:tcBorders>
              <w:top w:val="single" w:sz="6" w:space="0" w:color="auto"/>
              <w:left w:val="single" w:sz="6" w:space="0" w:color="auto"/>
              <w:bottom w:val="single" w:sz="6" w:space="0" w:color="auto"/>
              <w:right w:val="single" w:sz="6" w:space="0" w:color="auto"/>
            </w:tcBorders>
            <w:tcPrChange w:id="21"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7E32EC" w:rsidRDefault="00202887" w:rsidP="00BF7851">
            <w:pPr>
              <w:spacing w:before="60"/>
              <w:rPr>
                <w:rFonts w:ascii="Arial" w:hAnsi="Arial" w:cs="Arial"/>
                <w:sz w:val="16"/>
              </w:rPr>
            </w:pPr>
            <w:r>
              <w:rPr>
                <w:rFonts w:ascii="Arial" w:hAnsi="Arial" w:cs="Arial"/>
                <w:sz w:val="16"/>
              </w:rPr>
              <w:t>FALSE</w:t>
            </w:r>
          </w:p>
        </w:tc>
        <w:tc>
          <w:tcPr>
            <w:tcW w:w="1350" w:type="dxa"/>
            <w:tcBorders>
              <w:top w:val="single" w:sz="6" w:space="0" w:color="auto"/>
              <w:left w:val="single" w:sz="6" w:space="0" w:color="auto"/>
              <w:bottom w:val="single" w:sz="6" w:space="0" w:color="auto"/>
              <w:right w:val="single" w:sz="6" w:space="0" w:color="auto"/>
            </w:tcBorders>
            <w:tcPrChange w:id="22"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7E32EC" w:rsidRDefault="00202887" w:rsidP="00F957FA">
            <w:pPr>
              <w:spacing w:before="60"/>
              <w:rPr>
                <w:rFonts w:ascii="Arial" w:hAnsi="Arial" w:cs="Arial"/>
                <w:sz w:val="16"/>
              </w:rPr>
            </w:pPr>
            <w:r>
              <w:rPr>
                <w:rFonts w:ascii="Arial" w:hAnsi="Arial" w:cs="Arial"/>
                <w:sz w:val="16"/>
              </w:rPr>
              <w:t>TRUE</w:t>
            </w:r>
          </w:p>
        </w:tc>
        <w:tc>
          <w:tcPr>
            <w:tcW w:w="2250" w:type="dxa"/>
            <w:tcBorders>
              <w:top w:val="single" w:sz="6" w:space="0" w:color="auto"/>
              <w:left w:val="single" w:sz="6" w:space="0" w:color="auto"/>
              <w:bottom w:val="single" w:sz="6" w:space="0" w:color="auto"/>
              <w:right w:val="single" w:sz="6" w:space="0" w:color="auto"/>
            </w:tcBorders>
            <w:tcPrChange w:id="23" w:author="Thomas, Vince" w:date="2013-10-03T15:52:00Z">
              <w:tcPr>
                <w:tcW w:w="2250" w:type="dxa"/>
                <w:tcBorders>
                  <w:top w:val="single" w:sz="6" w:space="0" w:color="auto"/>
                  <w:left w:val="single" w:sz="6" w:space="0" w:color="auto"/>
                  <w:bottom w:val="single" w:sz="6" w:space="0" w:color="auto"/>
                  <w:right w:val="single" w:sz="6" w:space="0" w:color="auto"/>
                </w:tcBorders>
              </w:tcPr>
            </w:tcPrChange>
          </w:tcPr>
          <w:p w:rsidR="007E32EC" w:rsidRPr="00177A25" w:rsidRDefault="007E32EC" w:rsidP="00F957FA">
            <w:pPr>
              <w:spacing w:before="60"/>
              <w:rPr>
                <w:rFonts w:ascii="Arial" w:hAnsi="Arial" w:cs="Arial"/>
                <w:sz w:val="16"/>
              </w:rPr>
            </w:pPr>
            <w:r w:rsidRPr="00177A25">
              <w:rPr>
                <w:rFonts w:ascii="Arial" w:hAnsi="Arial" w:cs="Arial"/>
                <w:sz w:val="16"/>
              </w:rPr>
              <w:t>DIGPHSREASDIAG_START_SEC_VAR_</w:t>
            </w:r>
            <w:r>
              <w:rPr>
                <w:rFonts w:ascii="Arial" w:hAnsi="Arial" w:cs="Arial"/>
                <w:sz w:val="16"/>
              </w:rPr>
              <w:t>CLEARED_BOOLEAN</w:t>
            </w:r>
          </w:p>
        </w:tc>
      </w:tr>
      <w:tr w:rsidR="00202887" w:rsidTr="00E622BE">
        <w:tc>
          <w:tcPr>
            <w:tcW w:w="3348" w:type="dxa"/>
            <w:tcBorders>
              <w:top w:val="single" w:sz="6" w:space="0" w:color="auto"/>
              <w:left w:val="single" w:sz="6" w:space="0" w:color="auto"/>
              <w:bottom w:val="single" w:sz="6" w:space="0" w:color="auto"/>
              <w:right w:val="single" w:sz="6" w:space="0" w:color="auto"/>
            </w:tcBorders>
            <w:tcPrChange w:id="24" w:author="Thomas, Vince" w:date="2013-10-03T15:52:00Z">
              <w:tcPr>
                <w:tcW w:w="3168" w:type="dxa"/>
                <w:tcBorders>
                  <w:top w:val="single" w:sz="6" w:space="0" w:color="auto"/>
                  <w:left w:val="single" w:sz="6" w:space="0" w:color="auto"/>
                  <w:bottom w:val="single" w:sz="6" w:space="0" w:color="auto"/>
                  <w:right w:val="single" w:sz="6" w:space="0" w:color="auto"/>
                </w:tcBorders>
              </w:tcPr>
            </w:tcPrChange>
          </w:tcPr>
          <w:p w:rsidR="00202887" w:rsidRPr="00177A25" w:rsidRDefault="00E622BE" w:rsidP="00E11499">
            <w:pPr>
              <w:spacing w:before="60"/>
              <w:rPr>
                <w:rFonts w:ascii="Arial" w:hAnsi="Arial" w:cs="Arial"/>
                <w:sz w:val="16"/>
              </w:rPr>
            </w:pPr>
            <w:proofErr w:type="spellStart"/>
            <w:ins w:id="25" w:author="Thomas, Vince" w:date="2013-10-03T15:51:00Z">
              <w:r w:rsidRPr="00E622BE">
                <w:rPr>
                  <w:rFonts w:ascii="Arial" w:hAnsi="Arial" w:cs="Arial"/>
                  <w:sz w:val="16"/>
                </w:rPr>
                <w:t>SVDiag_</w:t>
              </w:r>
            </w:ins>
            <w:r w:rsidR="00202887" w:rsidRPr="001152CF">
              <w:rPr>
                <w:rFonts w:ascii="Arial" w:hAnsi="Arial" w:cs="Arial"/>
                <w:sz w:val="16"/>
              </w:rPr>
              <w:t>LRPRHighSector_Cnt_M_lgc</w:t>
            </w:r>
            <w:proofErr w:type="spellEnd"/>
          </w:p>
        </w:tc>
        <w:tc>
          <w:tcPr>
            <w:tcW w:w="900" w:type="dxa"/>
            <w:tcBorders>
              <w:top w:val="single" w:sz="6" w:space="0" w:color="auto"/>
              <w:left w:val="single" w:sz="6" w:space="0" w:color="auto"/>
              <w:bottom w:val="single" w:sz="6" w:space="0" w:color="auto"/>
              <w:right w:val="single" w:sz="6" w:space="0" w:color="auto"/>
            </w:tcBorders>
            <w:tcPrChange w:id="26" w:author="Thomas, Vince" w:date="2013-10-03T15:52:00Z">
              <w:tcPr>
                <w:tcW w:w="1080" w:type="dxa"/>
                <w:tcBorders>
                  <w:top w:val="single" w:sz="6" w:space="0" w:color="auto"/>
                  <w:left w:val="single" w:sz="6" w:space="0" w:color="auto"/>
                  <w:bottom w:val="single" w:sz="6" w:space="0" w:color="auto"/>
                  <w:right w:val="single" w:sz="6" w:space="0" w:color="auto"/>
                </w:tcBorders>
              </w:tcPr>
            </w:tcPrChange>
          </w:tcPr>
          <w:p w:rsidR="00202887" w:rsidRDefault="00202887" w:rsidP="00F957FA">
            <w:pPr>
              <w:spacing w:before="60"/>
              <w:rPr>
                <w:rFonts w:ascii="Arial" w:hAnsi="Arial" w:cs="Arial"/>
                <w:sz w:val="16"/>
              </w:rPr>
            </w:pPr>
            <w:r w:rsidRPr="00422C8B">
              <w:rPr>
                <w:rFonts w:ascii="Arial" w:hAnsi="Arial" w:cs="Arial"/>
                <w:sz w:val="16"/>
              </w:rPr>
              <w:t>N/A</w:t>
            </w:r>
          </w:p>
        </w:tc>
        <w:tc>
          <w:tcPr>
            <w:tcW w:w="1080" w:type="dxa"/>
            <w:tcBorders>
              <w:top w:val="single" w:sz="6" w:space="0" w:color="auto"/>
              <w:left w:val="single" w:sz="6" w:space="0" w:color="auto"/>
              <w:bottom w:val="single" w:sz="6" w:space="0" w:color="auto"/>
              <w:right w:val="single" w:sz="6" w:space="0" w:color="auto"/>
            </w:tcBorders>
            <w:tcPrChange w:id="27"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202887" w:rsidRDefault="00202887" w:rsidP="00BF7851">
            <w:pPr>
              <w:spacing w:before="60"/>
              <w:rPr>
                <w:rFonts w:ascii="Arial" w:hAnsi="Arial" w:cs="Arial"/>
                <w:sz w:val="16"/>
              </w:rPr>
            </w:pPr>
            <w:r>
              <w:rPr>
                <w:rFonts w:ascii="Arial" w:hAnsi="Arial" w:cs="Arial"/>
                <w:sz w:val="16"/>
              </w:rPr>
              <w:t>FALSE</w:t>
            </w:r>
          </w:p>
        </w:tc>
        <w:tc>
          <w:tcPr>
            <w:tcW w:w="1350" w:type="dxa"/>
            <w:tcBorders>
              <w:top w:val="single" w:sz="6" w:space="0" w:color="auto"/>
              <w:left w:val="single" w:sz="6" w:space="0" w:color="auto"/>
              <w:bottom w:val="single" w:sz="6" w:space="0" w:color="auto"/>
              <w:right w:val="single" w:sz="6" w:space="0" w:color="auto"/>
            </w:tcBorders>
            <w:tcPrChange w:id="28"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202887" w:rsidRDefault="00202887" w:rsidP="00F957FA">
            <w:pPr>
              <w:spacing w:before="60"/>
              <w:rPr>
                <w:rFonts w:ascii="Arial" w:hAnsi="Arial" w:cs="Arial"/>
                <w:sz w:val="16"/>
              </w:rPr>
            </w:pPr>
            <w:r>
              <w:rPr>
                <w:rFonts w:ascii="Arial" w:hAnsi="Arial" w:cs="Arial"/>
                <w:sz w:val="16"/>
              </w:rPr>
              <w:t>TRUE</w:t>
            </w:r>
          </w:p>
        </w:tc>
        <w:tc>
          <w:tcPr>
            <w:tcW w:w="2250" w:type="dxa"/>
            <w:tcBorders>
              <w:top w:val="single" w:sz="6" w:space="0" w:color="auto"/>
              <w:left w:val="single" w:sz="6" w:space="0" w:color="auto"/>
              <w:bottom w:val="single" w:sz="6" w:space="0" w:color="auto"/>
              <w:right w:val="single" w:sz="6" w:space="0" w:color="auto"/>
            </w:tcBorders>
            <w:tcPrChange w:id="29" w:author="Thomas, Vince" w:date="2013-10-03T15:52:00Z">
              <w:tcPr>
                <w:tcW w:w="2250" w:type="dxa"/>
                <w:tcBorders>
                  <w:top w:val="single" w:sz="6" w:space="0" w:color="auto"/>
                  <w:left w:val="single" w:sz="6" w:space="0" w:color="auto"/>
                  <w:bottom w:val="single" w:sz="6" w:space="0" w:color="auto"/>
                  <w:right w:val="single" w:sz="6" w:space="0" w:color="auto"/>
                </w:tcBorders>
              </w:tcPr>
            </w:tcPrChange>
          </w:tcPr>
          <w:p w:rsidR="00202887" w:rsidRPr="00177A25" w:rsidRDefault="00202887" w:rsidP="00F957FA">
            <w:pPr>
              <w:spacing w:before="60"/>
              <w:rPr>
                <w:rFonts w:ascii="Arial" w:hAnsi="Arial" w:cs="Arial"/>
                <w:sz w:val="16"/>
              </w:rPr>
            </w:pPr>
            <w:r w:rsidRPr="00177A25">
              <w:rPr>
                <w:rFonts w:ascii="Arial" w:hAnsi="Arial" w:cs="Arial"/>
                <w:sz w:val="16"/>
              </w:rPr>
              <w:t>DIGPHSREASDIAG_START_SEC_VAR_</w:t>
            </w:r>
            <w:r>
              <w:rPr>
                <w:rFonts w:ascii="Arial" w:hAnsi="Arial" w:cs="Arial"/>
                <w:sz w:val="16"/>
              </w:rPr>
              <w:t>CLEARED_BOOLEAN</w:t>
            </w:r>
          </w:p>
        </w:tc>
      </w:tr>
      <w:tr w:rsidR="00202887" w:rsidTr="00E622BE">
        <w:tc>
          <w:tcPr>
            <w:tcW w:w="3348" w:type="dxa"/>
            <w:tcBorders>
              <w:top w:val="single" w:sz="6" w:space="0" w:color="auto"/>
              <w:left w:val="single" w:sz="6" w:space="0" w:color="auto"/>
              <w:bottom w:val="single" w:sz="6" w:space="0" w:color="auto"/>
              <w:right w:val="single" w:sz="6" w:space="0" w:color="auto"/>
            </w:tcBorders>
            <w:tcPrChange w:id="30" w:author="Thomas, Vince" w:date="2013-10-03T15:52:00Z">
              <w:tcPr>
                <w:tcW w:w="3168" w:type="dxa"/>
                <w:tcBorders>
                  <w:top w:val="single" w:sz="6" w:space="0" w:color="auto"/>
                  <w:left w:val="single" w:sz="6" w:space="0" w:color="auto"/>
                  <w:bottom w:val="single" w:sz="6" w:space="0" w:color="auto"/>
                  <w:right w:val="single" w:sz="6" w:space="0" w:color="auto"/>
                </w:tcBorders>
              </w:tcPr>
            </w:tcPrChange>
          </w:tcPr>
          <w:p w:rsidR="00202887" w:rsidRPr="00177A25" w:rsidRDefault="00E622BE" w:rsidP="00E11499">
            <w:pPr>
              <w:spacing w:before="60"/>
              <w:rPr>
                <w:rFonts w:ascii="Arial" w:hAnsi="Arial" w:cs="Arial"/>
                <w:sz w:val="16"/>
              </w:rPr>
            </w:pPr>
            <w:proofErr w:type="spellStart"/>
            <w:ins w:id="31" w:author="Thomas, Vince" w:date="2013-10-03T15:51:00Z">
              <w:r w:rsidRPr="00E622BE">
                <w:rPr>
                  <w:rFonts w:ascii="Arial" w:hAnsi="Arial" w:cs="Arial"/>
                  <w:sz w:val="16"/>
                </w:rPr>
                <w:t>SVDiag_</w:t>
              </w:r>
            </w:ins>
            <w:r w:rsidR="00202887" w:rsidRPr="001152CF">
              <w:rPr>
                <w:rFonts w:ascii="Arial" w:hAnsi="Arial" w:cs="Arial"/>
                <w:sz w:val="16"/>
              </w:rPr>
              <w:t>PrevLRPRLowSector_Cnt_M_lgc</w:t>
            </w:r>
            <w:proofErr w:type="spellEnd"/>
          </w:p>
        </w:tc>
        <w:tc>
          <w:tcPr>
            <w:tcW w:w="900" w:type="dxa"/>
            <w:tcBorders>
              <w:top w:val="single" w:sz="6" w:space="0" w:color="auto"/>
              <w:left w:val="single" w:sz="6" w:space="0" w:color="auto"/>
              <w:bottom w:val="single" w:sz="6" w:space="0" w:color="auto"/>
              <w:right w:val="single" w:sz="6" w:space="0" w:color="auto"/>
            </w:tcBorders>
            <w:tcPrChange w:id="32" w:author="Thomas, Vince" w:date="2013-10-03T15:52:00Z">
              <w:tcPr>
                <w:tcW w:w="1080" w:type="dxa"/>
                <w:tcBorders>
                  <w:top w:val="single" w:sz="6" w:space="0" w:color="auto"/>
                  <w:left w:val="single" w:sz="6" w:space="0" w:color="auto"/>
                  <w:bottom w:val="single" w:sz="6" w:space="0" w:color="auto"/>
                  <w:right w:val="single" w:sz="6" w:space="0" w:color="auto"/>
                </w:tcBorders>
              </w:tcPr>
            </w:tcPrChange>
          </w:tcPr>
          <w:p w:rsidR="00202887" w:rsidRDefault="00202887" w:rsidP="00F957FA">
            <w:pPr>
              <w:spacing w:before="60"/>
              <w:rPr>
                <w:rFonts w:ascii="Arial" w:hAnsi="Arial" w:cs="Arial"/>
                <w:sz w:val="16"/>
              </w:rPr>
            </w:pPr>
            <w:r w:rsidRPr="00422C8B">
              <w:rPr>
                <w:rFonts w:ascii="Arial" w:hAnsi="Arial" w:cs="Arial"/>
                <w:sz w:val="16"/>
              </w:rPr>
              <w:t>N/A</w:t>
            </w:r>
          </w:p>
        </w:tc>
        <w:tc>
          <w:tcPr>
            <w:tcW w:w="1080" w:type="dxa"/>
            <w:tcBorders>
              <w:top w:val="single" w:sz="6" w:space="0" w:color="auto"/>
              <w:left w:val="single" w:sz="6" w:space="0" w:color="auto"/>
              <w:bottom w:val="single" w:sz="6" w:space="0" w:color="auto"/>
              <w:right w:val="single" w:sz="6" w:space="0" w:color="auto"/>
            </w:tcBorders>
            <w:tcPrChange w:id="33"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202887" w:rsidRDefault="00202887" w:rsidP="00BF7851">
            <w:pPr>
              <w:spacing w:before="60"/>
              <w:rPr>
                <w:rFonts w:ascii="Arial" w:hAnsi="Arial" w:cs="Arial"/>
                <w:sz w:val="16"/>
              </w:rPr>
            </w:pPr>
            <w:r>
              <w:rPr>
                <w:rFonts w:ascii="Arial" w:hAnsi="Arial" w:cs="Arial"/>
                <w:sz w:val="16"/>
              </w:rPr>
              <w:t>FALSE</w:t>
            </w:r>
          </w:p>
        </w:tc>
        <w:tc>
          <w:tcPr>
            <w:tcW w:w="1350" w:type="dxa"/>
            <w:tcBorders>
              <w:top w:val="single" w:sz="6" w:space="0" w:color="auto"/>
              <w:left w:val="single" w:sz="6" w:space="0" w:color="auto"/>
              <w:bottom w:val="single" w:sz="6" w:space="0" w:color="auto"/>
              <w:right w:val="single" w:sz="6" w:space="0" w:color="auto"/>
            </w:tcBorders>
            <w:tcPrChange w:id="34"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202887" w:rsidRDefault="00202887" w:rsidP="00F957FA">
            <w:pPr>
              <w:spacing w:before="60"/>
              <w:rPr>
                <w:rFonts w:ascii="Arial" w:hAnsi="Arial" w:cs="Arial"/>
                <w:sz w:val="16"/>
              </w:rPr>
            </w:pPr>
            <w:r>
              <w:rPr>
                <w:rFonts w:ascii="Arial" w:hAnsi="Arial" w:cs="Arial"/>
                <w:sz w:val="16"/>
              </w:rPr>
              <w:t>TRUE</w:t>
            </w:r>
          </w:p>
        </w:tc>
        <w:tc>
          <w:tcPr>
            <w:tcW w:w="2250" w:type="dxa"/>
            <w:tcBorders>
              <w:top w:val="single" w:sz="6" w:space="0" w:color="auto"/>
              <w:left w:val="single" w:sz="6" w:space="0" w:color="auto"/>
              <w:bottom w:val="single" w:sz="6" w:space="0" w:color="auto"/>
              <w:right w:val="single" w:sz="6" w:space="0" w:color="auto"/>
            </w:tcBorders>
            <w:tcPrChange w:id="35" w:author="Thomas, Vince" w:date="2013-10-03T15:52:00Z">
              <w:tcPr>
                <w:tcW w:w="2250" w:type="dxa"/>
                <w:tcBorders>
                  <w:top w:val="single" w:sz="6" w:space="0" w:color="auto"/>
                  <w:left w:val="single" w:sz="6" w:space="0" w:color="auto"/>
                  <w:bottom w:val="single" w:sz="6" w:space="0" w:color="auto"/>
                  <w:right w:val="single" w:sz="6" w:space="0" w:color="auto"/>
                </w:tcBorders>
              </w:tcPr>
            </w:tcPrChange>
          </w:tcPr>
          <w:p w:rsidR="00202887" w:rsidRPr="00177A25" w:rsidRDefault="00202887" w:rsidP="00F957FA">
            <w:pPr>
              <w:spacing w:before="60"/>
              <w:rPr>
                <w:rFonts w:ascii="Arial" w:hAnsi="Arial" w:cs="Arial"/>
                <w:sz w:val="16"/>
              </w:rPr>
            </w:pPr>
            <w:r w:rsidRPr="00177A25">
              <w:rPr>
                <w:rFonts w:ascii="Arial" w:hAnsi="Arial" w:cs="Arial"/>
                <w:sz w:val="16"/>
              </w:rPr>
              <w:t>DIGPHSREASDIAG_START_SEC_VAR_</w:t>
            </w:r>
            <w:r>
              <w:rPr>
                <w:rFonts w:ascii="Arial" w:hAnsi="Arial" w:cs="Arial"/>
                <w:sz w:val="16"/>
              </w:rPr>
              <w:t>CLEARED_BOOLEAN</w:t>
            </w:r>
          </w:p>
        </w:tc>
      </w:tr>
      <w:tr w:rsidR="00202887" w:rsidTr="00E622BE">
        <w:tc>
          <w:tcPr>
            <w:tcW w:w="3348" w:type="dxa"/>
            <w:tcBorders>
              <w:top w:val="single" w:sz="6" w:space="0" w:color="auto"/>
              <w:left w:val="single" w:sz="6" w:space="0" w:color="auto"/>
              <w:bottom w:val="single" w:sz="6" w:space="0" w:color="auto"/>
              <w:right w:val="single" w:sz="6" w:space="0" w:color="auto"/>
            </w:tcBorders>
            <w:tcPrChange w:id="36" w:author="Thomas, Vince" w:date="2013-10-03T15:52:00Z">
              <w:tcPr>
                <w:tcW w:w="3168" w:type="dxa"/>
                <w:tcBorders>
                  <w:top w:val="single" w:sz="6" w:space="0" w:color="auto"/>
                  <w:left w:val="single" w:sz="6" w:space="0" w:color="auto"/>
                  <w:bottom w:val="single" w:sz="6" w:space="0" w:color="auto"/>
                  <w:right w:val="single" w:sz="6" w:space="0" w:color="auto"/>
                </w:tcBorders>
              </w:tcPr>
            </w:tcPrChange>
          </w:tcPr>
          <w:p w:rsidR="00202887" w:rsidRPr="00177A25" w:rsidRDefault="00E622BE" w:rsidP="001152CF">
            <w:pPr>
              <w:spacing w:before="60"/>
              <w:rPr>
                <w:rFonts w:ascii="Arial" w:hAnsi="Arial" w:cs="Arial"/>
                <w:sz w:val="16"/>
              </w:rPr>
            </w:pPr>
            <w:proofErr w:type="spellStart"/>
            <w:ins w:id="37" w:author="Thomas, Vince" w:date="2013-10-03T15:51:00Z">
              <w:r w:rsidRPr="00E622BE">
                <w:rPr>
                  <w:rFonts w:ascii="Arial" w:hAnsi="Arial" w:cs="Arial"/>
                  <w:sz w:val="16"/>
                </w:rPr>
                <w:t>SVDiag_</w:t>
              </w:r>
            </w:ins>
            <w:r w:rsidR="00202887" w:rsidRPr="001152CF">
              <w:rPr>
                <w:rFonts w:ascii="Arial" w:hAnsi="Arial" w:cs="Arial"/>
                <w:sz w:val="16"/>
              </w:rPr>
              <w:t>LRPRLowSector_Cnt_M_lgc</w:t>
            </w:r>
            <w:proofErr w:type="spellEnd"/>
          </w:p>
        </w:tc>
        <w:tc>
          <w:tcPr>
            <w:tcW w:w="900" w:type="dxa"/>
            <w:tcBorders>
              <w:top w:val="single" w:sz="6" w:space="0" w:color="auto"/>
              <w:left w:val="single" w:sz="6" w:space="0" w:color="auto"/>
              <w:bottom w:val="single" w:sz="6" w:space="0" w:color="auto"/>
              <w:right w:val="single" w:sz="6" w:space="0" w:color="auto"/>
            </w:tcBorders>
            <w:tcPrChange w:id="38" w:author="Thomas, Vince" w:date="2013-10-03T15:52:00Z">
              <w:tcPr>
                <w:tcW w:w="1080" w:type="dxa"/>
                <w:tcBorders>
                  <w:top w:val="single" w:sz="6" w:space="0" w:color="auto"/>
                  <w:left w:val="single" w:sz="6" w:space="0" w:color="auto"/>
                  <w:bottom w:val="single" w:sz="6" w:space="0" w:color="auto"/>
                  <w:right w:val="single" w:sz="6" w:space="0" w:color="auto"/>
                </w:tcBorders>
              </w:tcPr>
            </w:tcPrChange>
          </w:tcPr>
          <w:p w:rsidR="00202887" w:rsidRDefault="00202887" w:rsidP="00F957FA">
            <w:pPr>
              <w:spacing w:before="60"/>
              <w:rPr>
                <w:rFonts w:ascii="Arial" w:hAnsi="Arial" w:cs="Arial"/>
                <w:sz w:val="16"/>
              </w:rPr>
            </w:pPr>
            <w:r w:rsidRPr="00422C8B">
              <w:rPr>
                <w:rFonts w:ascii="Arial" w:hAnsi="Arial" w:cs="Arial"/>
                <w:sz w:val="16"/>
              </w:rPr>
              <w:t>N/A</w:t>
            </w:r>
          </w:p>
        </w:tc>
        <w:tc>
          <w:tcPr>
            <w:tcW w:w="1080" w:type="dxa"/>
            <w:tcBorders>
              <w:top w:val="single" w:sz="6" w:space="0" w:color="auto"/>
              <w:left w:val="single" w:sz="6" w:space="0" w:color="auto"/>
              <w:bottom w:val="single" w:sz="6" w:space="0" w:color="auto"/>
              <w:right w:val="single" w:sz="6" w:space="0" w:color="auto"/>
            </w:tcBorders>
            <w:tcPrChange w:id="39"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202887" w:rsidRDefault="00202887" w:rsidP="00BF7851">
            <w:pPr>
              <w:spacing w:before="60"/>
              <w:rPr>
                <w:rFonts w:ascii="Arial" w:hAnsi="Arial" w:cs="Arial"/>
                <w:sz w:val="16"/>
              </w:rPr>
            </w:pPr>
            <w:r>
              <w:rPr>
                <w:rFonts w:ascii="Arial" w:hAnsi="Arial" w:cs="Arial"/>
                <w:sz w:val="16"/>
              </w:rPr>
              <w:t>FALSE</w:t>
            </w:r>
          </w:p>
        </w:tc>
        <w:tc>
          <w:tcPr>
            <w:tcW w:w="1350" w:type="dxa"/>
            <w:tcBorders>
              <w:top w:val="single" w:sz="6" w:space="0" w:color="auto"/>
              <w:left w:val="single" w:sz="6" w:space="0" w:color="auto"/>
              <w:bottom w:val="single" w:sz="6" w:space="0" w:color="auto"/>
              <w:right w:val="single" w:sz="6" w:space="0" w:color="auto"/>
            </w:tcBorders>
            <w:tcPrChange w:id="40"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202887" w:rsidRDefault="00202887" w:rsidP="00F957FA">
            <w:pPr>
              <w:spacing w:before="60"/>
              <w:rPr>
                <w:rFonts w:ascii="Arial" w:hAnsi="Arial" w:cs="Arial"/>
                <w:sz w:val="16"/>
              </w:rPr>
            </w:pPr>
            <w:r>
              <w:rPr>
                <w:rFonts w:ascii="Arial" w:hAnsi="Arial" w:cs="Arial"/>
                <w:sz w:val="16"/>
              </w:rPr>
              <w:t>TRUE</w:t>
            </w:r>
          </w:p>
        </w:tc>
        <w:tc>
          <w:tcPr>
            <w:tcW w:w="2250" w:type="dxa"/>
            <w:tcBorders>
              <w:top w:val="single" w:sz="6" w:space="0" w:color="auto"/>
              <w:left w:val="single" w:sz="6" w:space="0" w:color="auto"/>
              <w:bottom w:val="single" w:sz="6" w:space="0" w:color="auto"/>
              <w:right w:val="single" w:sz="6" w:space="0" w:color="auto"/>
            </w:tcBorders>
            <w:tcPrChange w:id="41" w:author="Thomas, Vince" w:date="2013-10-03T15:52:00Z">
              <w:tcPr>
                <w:tcW w:w="2250" w:type="dxa"/>
                <w:tcBorders>
                  <w:top w:val="single" w:sz="6" w:space="0" w:color="auto"/>
                  <w:left w:val="single" w:sz="6" w:space="0" w:color="auto"/>
                  <w:bottom w:val="single" w:sz="6" w:space="0" w:color="auto"/>
                  <w:right w:val="single" w:sz="6" w:space="0" w:color="auto"/>
                </w:tcBorders>
              </w:tcPr>
            </w:tcPrChange>
          </w:tcPr>
          <w:p w:rsidR="00202887" w:rsidRPr="00177A25" w:rsidRDefault="00202887" w:rsidP="00F957FA">
            <w:pPr>
              <w:spacing w:before="60"/>
              <w:rPr>
                <w:rFonts w:ascii="Arial" w:hAnsi="Arial" w:cs="Arial"/>
                <w:sz w:val="16"/>
              </w:rPr>
            </w:pPr>
            <w:r w:rsidRPr="00177A25">
              <w:rPr>
                <w:rFonts w:ascii="Arial" w:hAnsi="Arial" w:cs="Arial"/>
                <w:sz w:val="16"/>
              </w:rPr>
              <w:t>DIGPHSREASDIAG_START_SEC_VAR_</w:t>
            </w:r>
            <w:r>
              <w:rPr>
                <w:rFonts w:ascii="Arial" w:hAnsi="Arial" w:cs="Arial"/>
                <w:sz w:val="16"/>
              </w:rPr>
              <w:t>CLEARED_BOOLEAN</w:t>
            </w:r>
          </w:p>
        </w:tc>
      </w:tr>
      <w:tr w:rsidR="007E32EC" w:rsidTr="00E622BE">
        <w:tc>
          <w:tcPr>
            <w:tcW w:w="3348" w:type="dxa"/>
            <w:tcBorders>
              <w:top w:val="single" w:sz="6" w:space="0" w:color="auto"/>
              <w:left w:val="single" w:sz="6" w:space="0" w:color="auto"/>
              <w:bottom w:val="single" w:sz="6" w:space="0" w:color="auto"/>
              <w:right w:val="single" w:sz="6" w:space="0" w:color="auto"/>
            </w:tcBorders>
            <w:tcPrChange w:id="42" w:author="Thomas, Vince" w:date="2013-10-03T15:52:00Z">
              <w:tcPr>
                <w:tcW w:w="3168" w:type="dxa"/>
                <w:tcBorders>
                  <w:top w:val="single" w:sz="6" w:space="0" w:color="auto"/>
                  <w:left w:val="single" w:sz="6" w:space="0" w:color="auto"/>
                  <w:bottom w:val="single" w:sz="6" w:space="0" w:color="auto"/>
                  <w:right w:val="single" w:sz="6" w:space="0" w:color="auto"/>
                </w:tcBorders>
              </w:tcPr>
            </w:tcPrChange>
          </w:tcPr>
          <w:p w:rsidR="007E32EC" w:rsidRPr="00177A25" w:rsidRDefault="00E622BE" w:rsidP="00E11499">
            <w:pPr>
              <w:spacing w:before="60"/>
              <w:rPr>
                <w:rFonts w:ascii="Arial" w:hAnsi="Arial" w:cs="Arial"/>
                <w:sz w:val="16"/>
              </w:rPr>
            </w:pPr>
            <w:r w:rsidRPr="00E622BE">
              <w:rPr>
                <w:rFonts w:ascii="Arial" w:hAnsi="Arial" w:cs="Arial"/>
                <w:sz w:val="16"/>
              </w:rPr>
              <w:lastRenderedPageBreak/>
              <w:t>SVDiag_</w:t>
            </w:r>
            <w:r w:rsidR="007E32EC" w:rsidRPr="001152CF">
              <w:rPr>
                <w:rFonts w:ascii="Arial" w:hAnsi="Arial" w:cs="Arial"/>
                <w:sz w:val="16"/>
              </w:rPr>
              <w:t>LRPRAdjModldAComp_Cnt_M_f32</w:t>
            </w:r>
          </w:p>
        </w:tc>
        <w:tc>
          <w:tcPr>
            <w:tcW w:w="900" w:type="dxa"/>
            <w:tcBorders>
              <w:top w:val="single" w:sz="6" w:space="0" w:color="auto"/>
              <w:left w:val="single" w:sz="6" w:space="0" w:color="auto"/>
              <w:bottom w:val="single" w:sz="6" w:space="0" w:color="auto"/>
              <w:right w:val="single" w:sz="6" w:space="0" w:color="auto"/>
            </w:tcBorders>
            <w:tcPrChange w:id="43" w:author="Thomas, Vince" w:date="2013-10-03T15:52:00Z">
              <w:tcPr>
                <w:tcW w:w="1080" w:type="dxa"/>
                <w:tcBorders>
                  <w:top w:val="single" w:sz="6" w:space="0" w:color="auto"/>
                  <w:left w:val="single" w:sz="6" w:space="0" w:color="auto"/>
                  <w:bottom w:val="single" w:sz="6" w:space="0" w:color="auto"/>
                  <w:right w:val="single" w:sz="6" w:space="0" w:color="auto"/>
                </w:tcBorders>
              </w:tcPr>
            </w:tcPrChange>
          </w:tcPr>
          <w:p w:rsidR="007E32EC" w:rsidRDefault="00202887" w:rsidP="00F957FA">
            <w:pPr>
              <w:spacing w:before="60"/>
              <w:rPr>
                <w:rFonts w:ascii="Arial" w:hAnsi="Arial" w:cs="Arial"/>
                <w:sz w:val="16"/>
              </w:rPr>
            </w:pPr>
            <w:r>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Change w:id="44"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7E32EC" w:rsidRDefault="007E32EC" w:rsidP="00BF7851">
            <w:pPr>
              <w:spacing w:before="60"/>
              <w:rPr>
                <w:rFonts w:ascii="Arial" w:hAnsi="Arial" w:cs="Arial"/>
                <w:sz w:val="16"/>
              </w:rPr>
            </w:pPr>
            <w:r>
              <w:rPr>
                <w:rFonts w:ascii="Arial" w:hAnsi="Arial" w:cs="Arial"/>
                <w:sz w:val="16"/>
              </w:rPr>
              <w:t>0</w:t>
            </w:r>
          </w:p>
        </w:tc>
        <w:tc>
          <w:tcPr>
            <w:tcW w:w="1350" w:type="dxa"/>
            <w:tcBorders>
              <w:top w:val="single" w:sz="6" w:space="0" w:color="auto"/>
              <w:left w:val="single" w:sz="6" w:space="0" w:color="auto"/>
              <w:bottom w:val="single" w:sz="6" w:space="0" w:color="auto"/>
              <w:right w:val="single" w:sz="6" w:space="0" w:color="auto"/>
            </w:tcBorders>
            <w:tcPrChange w:id="45"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7E32EC" w:rsidRDefault="004F1417" w:rsidP="00F957FA">
            <w:pPr>
              <w:spacing w:before="60"/>
              <w:rPr>
                <w:rFonts w:ascii="Arial" w:hAnsi="Arial" w:cs="Arial"/>
                <w:sz w:val="16"/>
              </w:rPr>
            </w:pPr>
            <w:r>
              <w:rPr>
                <w:rFonts w:ascii="Arial" w:hAnsi="Arial" w:cs="Arial"/>
                <w:sz w:val="16"/>
              </w:rPr>
              <w:t>1</w:t>
            </w:r>
          </w:p>
        </w:tc>
        <w:tc>
          <w:tcPr>
            <w:tcW w:w="2250" w:type="dxa"/>
            <w:tcBorders>
              <w:top w:val="single" w:sz="6" w:space="0" w:color="auto"/>
              <w:left w:val="single" w:sz="6" w:space="0" w:color="auto"/>
              <w:bottom w:val="single" w:sz="6" w:space="0" w:color="auto"/>
              <w:right w:val="single" w:sz="6" w:space="0" w:color="auto"/>
            </w:tcBorders>
            <w:tcPrChange w:id="46" w:author="Thomas, Vince" w:date="2013-10-03T15:52:00Z">
              <w:tcPr>
                <w:tcW w:w="2250" w:type="dxa"/>
                <w:tcBorders>
                  <w:top w:val="single" w:sz="6" w:space="0" w:color="auto"/>
                  <w:left w:val="single" w:sz="6" w:space="0" w:color="auto"/>
                  <w:bottom w:val="single" w:sz="6" w:space="0" w:color="auto"/>
                  <w:right w:val="single" w:sz="6" w:space="0" w:color="auto"/>
                </w:tcBorders>
              </w:tcPr>
            </w:tcPrChange>
          </w:tcPr>
          <w:p w:rsidR="007E32EC" w:rsidRPr="00177A25" w:rsidRDefault="007E32EC" w:rsidP="007E32EC">
            <w:pPr>
              <w:spacing w:before="60"/>
              <w:rPr>
                <w:rFonts w:ascii="Arial" w:hAnsi="Arial" w:cs="Arial"/>
                <w:sz w:val="16"/>
              </w:rPr>
            </w:pPr>
            <w:r w:rsidRPr="00177A25">
              <w:rPr>
                <w:rFonts w:ascii="Arial" w:hAnsi="Arial" w:cs="Arial"/>
                <w:sz w:val="16"/>
              </w:rPr>
              <w:t>DIGPHSREASDIAG_START_SEC_VAR_</w:t>
            </w:r>
            <w:r>
              <w:rPr>
                <w:rFonts w:ascii="Arial" w:hAnsi="Arial" w:cs="Arial"/>
                <w:sz w:val="16"/>
              </w:rPr>
              <w:t>CLEARED_FLOAT32</w:t>
            </w:r>
          </w:p>
        </w:tc>
      </w:tr>
      <w:tr w:rsidR="00202887" w:rsidTr="00E622BE">
        <w:tc>
          <w:tcPr>
            <w:tcW w:w="3348" w:type="dxa"/>
            <w:tcBorders>
              <w:top w:val="single" w:sz="6" w:space="0" w:color="auto"/>
              <w:left w:val="single" w:sz="6" w:space="0" w:color="auto"/>
              <w:bottom w:val="single" w:sz="6" w:space="0" w:color="auto"/>
              <w:right w:val="single" w:sz="6" w:space="0" w:color="auto"/>
            </w:tcBorders>
            <w:tcPrChange w:id="47" w:author="Thomas, Vince" w:date="2013-10-03T15:52:00Z">
              <w:tcPr>
                <w:tcW w:w="3168" w:type="dxa"/>
                <w:tcBorders>
                  <w:top w:val="single" w:sz="6" w:space="0" w:color="auto"/>
                  <w:left w:val="single" w:sz="6" w:space="0" w:color="auto"/>
                  <w:bottom w:val="single" w:sz="6" w:space="0" w:color="auto"/>
                  <w:right w:val="single" w:sz="6" w:space="0" w:color="auto"/>
                </w:tcBorders>
              </w:tcPr>
            </w:tcPrChange>
          </w:tcPr>
          <w:p w:rsidR="008D76C9" w:rsidRDefault="00E622BE">
            <w:pPr>
              <w:spacing w:before="60"/>
              <w:jc w:val="right"/>
              <w:rPr>
                <w:rFonts w:ascii="Arial" w:hAnsi="Arial" w:cs="Arial"/>
                <w:sz w:val="16"/>
              </w:rPr>
            </w:pPr>
            <w:r w:rsidRPr="00E622BE">
              <w:rPr>
                <w:rFonts w:ascii="Arial" w:hAnsi="Arial" w:cs="Arial"/>
                <w:sz w:val="16"/>
              </w:rPr>
              <w:t>SVDiag_</w:t>
            </w:r>
            <w:r w:rsidR="00202887" w:rsidRPr="001152CF">
              <w:rPr>
                <w:rFonts w:ascii="Arial" w:hAnsi="Arial" w:cs="Arial"/>
                <w:sz w:val="16"/>
              </w:rPr>
              <w:t>PrevLRPRAdjModldComp_Cnt_M_f32</w:t>
            </w:r>
          </w:p>
        </w:tc>
        <w:tc>
          <w:tcPr>
            <w:tcW w:w="900" w:type="dxa"/>
            <w:tcBorders>
              <w:top w:val="single" w:sz="6" w:space="0" w:color="auto"/>
              <w:left w:val="single" w:sz="6" w:space="0" w:color="auto"/>
              <w:bottom w:val="single" w:sz="6" w:space="0" w:color="auto"/>
              <w:right w:val="single" w:sz="6" w:space="0" w:color="auto"/>
            </w:tcBorders>
            <w:tcPrChange w:id="48" w:author="Thomas, Vince" w:date="2013-10-03T15:52:00Z">
              <w:tcPr>
                <w:tcW w:w="1080" w:type="dxa"/>
                <w:tcBorders>
                  <w:top w:val="single" w:sz="6" w:space="0" w:color="auto"/>
                  <w:left w:val="single" w:sz="6" w:space="0" w:color="auto"/>
                  <w:bottom w:val="single" w:sz="6" w:space="0" w:color="auto"/>
                  <w:right w:val="single" w:sz="6" w:space="0" w:color="auto"/>
                </w:tcBorders>
              </w:tcPr>
            </w:tcPrChange>
          </w:tcPr>
          <w:p w:rsidR="00202887" w:rsidRDefault="00202887" w:rsidP="00F957FA">
            <w:pPr>
              <w:spacing w:before="60"/>
              <w:rPr>
                <w:rFonts w:ascii="Arial" w:hAnsi="Arial" w:cs="Arial"/>
                <w:sz w:val="16"/>
              </w:rPr>
            </w:pPr>
            <w:r w:rsidRPr="001A5589">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Change w:id="49"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202887" w:rsidRDefault="00202887" w:rsidP="00BF7851">
            <w:pPr>
              <w:spacing w:before="60"/>
              <w:rPr>
                <w:rFonts w:ascii="Arial" w:hAnsi="Arial" w:cs="Arial"/>
                <w:sz w:val="16"/>
              </w:rPr>
            </w:pPr>
            <w:r w:rsidRPr="00A87980">
              <w:rPr>
                <w:rFonts w:ascii="Arial" w:hAnsi="Arial" w:cs="Arial"/>
                <w:sz w:val="16"/>
              </w:rPr>
              <w:t>0</w:t>
            </w:r>
          </w:p>
        </w:tc>
        <w:tc>
          <w:tcPr>
            <w:tcW w:w="1350" w:type="dxa"/>
            <w:tcBorders>
              <w:top w:val="single" w:sz="6" w:space="0" w:color="auto"/>
              <w:left w:val="single" w:sz="6" w:space="0" w:color="auto"/>
              <w:bottom w:val="single" w:sz="6" w:space="0" w:color="auto"/>
              <w:right w:val="single" w:sz="6" w:space="0" w:color="auto"/>
            </w:tcBorders>
            <w:tcPrChange w:id="50"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202887" w:rsidRDefault="004F1417" w:rsidP="00F957FA">
            <w:pPr>
              <w:spacing w:before="60"/>
              <w:rPr>
                <w:rFonts w:ascii="Arial" w:hAnsi="Arial" w:cs="Arial"/>
                <w:sz w:val="16"/>
              </w:rPr>
            </w:pPr>
            <w:r>
              <w:rPr>
                <w:rFonts w:ascii="Arial" w:hAnsi="Arial" w:cs="Arial"/>
                <w:sz w:val="16"/>
              </w:rPr>
              <w:t>1</w:t>
            </w:r>
          </w:p>
        </w:tc>
        <w:tc>
          <w:tcPr>
            <w:tcW w:w="2250" w:type="dxa"/>
            <w:tcBorders>
              <w:top w:val="single" w:sz="6" w:space="0" w:color="auto"/>
              <w:left w:val="single" w:sz="6" w:space="0" w:color="auto"/>
              <w:bottom w:val="single" w:sz="6" w:space="0" w:color="auto"/>
              <w:right w:val="single" w:sz="6" w:space="0" w:color="auto"/>
            </w:tcBorders>
            <w:tcPrChange w:id="51" w:author="Thomas, Vince" w:date="2013-10-03T15:52:00Z">
              <w:tcPr>
                <w:tcW w:w="2250" w:type="dxa"/>
                <w:tcBorders>
                  <w:top w:val="single" w:sz="6" w:space="0" w:color="auto"/>
                  <w:left w:val="single" w:sz="6" w:space="0" w:color="auto"/>
                  <w:bottom w:val="single" w:sz="6" w:space="0" w:color="auto"/>
                  <w:right w:val="single" w:sz="6" w:space="0" w:color="auto"/>
                </w:tcBorders>
              </w:tcPr>
            </w:tcPrChange>
          </w:tcPr>
          <w:p w:rsidR="00202887" w:rsidRPr="00177A25" w:rsidRDefault="00202887" w:rsidP="00F957FA">
            <w:pPr>
              <w:spacing w:before="60"/>
              <w:rPr>
                <w:rFonts w:ascii="Arial" w:hAnsi="Arial" w:cs="Arial"/>
                <w:sz w:val="16"/>
              </w:rPr>
            </w:pPr>
            <w:r w:rsidRPr="00177A25">
              <w:rPr>
                <w:rFonts w:ascii="Arial" w:hAnsi="Arial" w:cs="Arial"/>
                <w:sz w:val="16"/>
              </w:rPr>
              <w:t>DIGPHSREASDIAG_START_SEC_VAR_</w:t>
            </w:r>
            <w:r>
              <w:rPr>
                <w:rFonts w:ascii="Arial" w:hAnsi="Arial" w:cs="Arial"/>
                <w:sz w:val="16"/>
              </w:rPr>
              <w:t>CLEARED_32</w:t>
            </w:r>
          </w:p>
        </w:tc>
      </w:tr>
      <w:tr w:rsidR="00202887" w:rsidTr="00E622BE">
        <w:tc>
          <w:tcPr>
            <w:tcW w:w="3348" w:type="dxa"/>
            <w:tcBorders>
              <w:top w:val="single" w:sz="6" w:space="0" w:color="auto"/>
              <w:left w:val="single" w:sz="6" w:space="0" w:color="auto"/>
              <w:bottom w:val="single" w:sz="6" w:space="0" w:color="auto"/>
              <w:right w:val="single" w:sz="6" w:space="0" w:color="auto"/>
            </w:tcBorders>
            <w:tcPrChange w:id="52" w:author="Thomas, Vince" w:date="2013-10-03T15:52:00Z">
              <w:tcPr>
                <w:tcW w:w="3168" w:type="dxa"/>
                <w:tcBorders>
                  <w:top w:val="single" w:sz="6" w:space="0" w:color="auto"/>
                  <w:left w:val="single" w:sz="6" w:space="0" w:color="auto"/>
                  <w:bottom w:val="single" w:sz="6" w:space="0" w:color="auto"/>
                  <w:right w:val="single" w:sz="6" w:space="0" w:color="auto"/>
                </w:tcBorders>
              </w:tcPr>
            </w:tcPrChange>
          </w:tcPr>
          <w:p w:rsidR="00202887" w:rsidRPr="001152CF" w:rsidRDefault="00E622BE" w:rsidP="001152CF">
            <w:pPr>
              <w:spacing w:before="60"/>
              <w:jc w:val="right"/>
              <w:rPr>
                <w:rFonts w:ascii="Arial" w:hAnsi="Arial" w:cs="Arial"/>
                <w:sz w:val="16"/>
              </w:rPr>
            </w:pPr>
            <w:r w:rsidRPr="00E622BE">
              <w:rPr>
                <w:rFonts w:ascii="Arial" w:hAnsi="Arial" w:cs="Arial"/>
                <w:sz w:val="16"/>
              </w:rPr>
              <w:t>SVDiag_</w:t>
            </w:r>
            <w:r w:rsidR="00202887" w:rsidRPr="001152CF">
              <w:rPr>
                <w:rFonts w:ascii="Arial" w:hAnsi="Arial" w:cs="Arial"/>
                <w:sz w:val="16"/>
              </w:rPr>
              <w:t>PrevLRPRPhsAdvComp_Cnt_M_u16</w:t>
            </w:r>
          </w:p>
        </w:tc>
        <w:tc>
          <w:tcPr>
            <w:tcW w:w="900" w:type="dxa"/>
            <w:tcBorders>
              <w:top w:val="single" w:sz="6" w:space="0" w:color="auto"/>
              <w:left w:val="single" w:sz="6" w:space="0" w:color="auto"/>
              <w:bottom w:val="single" w:sz="6" w:space="0" w:color="auto"/>
              <w:right w:val="single" w:sz="6" w:space="0" w:color="auto"/>
            </w:tcBorders>
            <w:tcPrChange w:id="53" w:author="Thomas, Vince" w:date="2013-10-03T15:52:00Z">
              <w:tcPr>
                <w:tcW w:w="1080" w:type="dxa"/>
                <w:tcBorders>
                  <w:top w:val="single" w:sz="6" w:space="0" w:color="auto"/>
                  <w:left w:val="single" w:sz="6" w:space="0" w:color="auto"/>
                  <w:bottom w:val="single" w:sz="6" w:space="0" w:color="auto"/>
                  <w:right w:val="single" w:sz="6" w:space="0" w:color="auto"/>
                </w:tcBorders>
              </w:tcPr>
            </w:tcPrChange>
          </w:tcPr>
          <w:p w:rsidR="00202887" w:rsidRDefault="00202887"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Change w:id="54"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202887" w:rsidRDefault="00202887" w:rsidP="00BF7851">
            <w:pPr>
              <w:spacing w:before="60"/>
              <w:rPr>
                <w:rFonts w:ascii="Arial" w:hAnsi="Arial" w:cs="Arial"/>
                <w:sz w:val="16"/>
              </w:rPr>
            </w:pPr>
            <w:r w:rsidRPr="00A87980">
              <w:rPr>
                <w:rFonts w:ascii="Arial" w:hAnsi="Arial" w:cs="Arial"/>
                <w:sz w:val="16"/>
              </w:rPr>
              <w:t>0</w:t>
            </w:r>
          </w:p>
        </w:tc>
        <w:tc>
          <w:tcPr>
            <w:tcW w:w="1350" w:type="dxa"/>
            <w:tcBorders>
              <w:top w:val="single" w:sz="6" w:space="0" w:color="auto"/>
              <w:left w:val="single" w:sz="6" w:space="0" w:color="auto"/>
              <w:bottom w:val="single" w:sz="6" w:space="0" w:color="auto"/>
              <w:right w:val="single" w:sz="6" w:space="0" w:color="auto"/>
            </w:tcBorders>
            <w:tcPrChange w:id="55"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202887" w:rsidRDefault="004F1417" w:rsidP="00F957FA">
            <w:pPr>
              <w:spacing w:before="60"/>
              <w:rPr>
                <w:rFonts w:ascii="Arial" w:hAnsi="Arial" w:cs="Arial"/>
                <w:sz w:val="16"/>
              </w:rPr>
            </w:pPr>
            <w:r>
              <w:rPr>
                <w:rFonts w:ascii="Arial" w:hAnsi="Arial" w:cs="Arial"/>
                <w:sz w:val="16"/>
              </w:rPr>
              <w:t>6144</w:t>
            </w:r>
          </w:p>
        </w:tc>
        <w:tc>
          <w:tcPr>
            <w:tcW w:w="2250" w:type="dxa"/>
            <w:tcBorders>
              <w:top w:val="single" w:sz="6" w:space="0" w:color="auto"/>
              <w:left w:val="single" w:sz="6" w:space="0" w:color="auto"/>
              <w:bottom w:val="single" w:sz="6" w:space="0" w:color="auto"/>
              <w:right w:val="single" w:sz="6" w:space="0" w:color="auto"/>
            </w:tcBorders>
            <w:tcPrChange w:id="56" w:author="Thomas, Vince" w:date="2013-10-03T15:52:00Z">
              <w:tcPr>
                <w:tcW w:w="2250" w:type="dxa"/>
                <w:tcBorders>
                  <w:top w:val="single" w:sz="6" w:space="0" w:color="auto"/>
                  <w:left w:val="single" w:sz="6" w:space="0" w:color="auto"/>
                  <w:bottom w:val="single" w:sz="6" w:space="0" w:color="auto"/>
                  <w:right w:val="single" w:sz="6" w:space="0" w:color="auto"/>
                </w:tcBorders>
              </w:tcPr>
            </w:tcPrChange>
          </w:tcPr>
          <w:p w:rsidR="00202887" w:rsidRPr="00177A25" w:rsidRDefault="00202887" w:rsidP="007E32EC">
            <w:pPr>
              <w:spacing w:before="60"/>
              <w:rPr>
                <w:rFonts w:ascii="Arial" w:hAnsi="Arial" w:cs="Arial"/>
                <w:sz w:val="16"/>
              </w:rPr>
            </w:pPr>
            <w:r w:rsidRPr="004C5A22">
              <w:rPr>
                <w:rFonts w:ascii="Arial" w:hAnsi="Arial" w:cs="Arial"/>
                <w:sz w:val="16"/>
              </w:rPr>
              <w:t>DIGPHSREASDIAG_START_SEC_VAR_CLEARED_</w:t>
            </w:r>
            <w:r>
              <w:rPr>
                <w:rFonts w:ascii="Arial" w:hAnsi="Arial" w:cs="Arial"/>
                <w:sz w:val="16"/>
              </w:rPr>
              <w:t>16</w:t>
            </w:r>
          </w:p>
        </w:tc>
      </w:tr>
      <w:tr w:rsidR="00202887" w:rsidTr="00E622BE">
        <w:tc>
          <w:tcPr>
            <w:tcW w:w="3348" w:type="dxa"/>
            <w:tcBorders>
              <w:top w:val="single" w:sz="6" w:space="0" w:color="auto"/>
              <w:left w:val="single" w:sz="6" w:space="0" w:color="auto"/>
              <w:bottom w:val="single" w:sz="6" w:space="0" w:color="auto"/>
              <w:right w:val="single" w:sz="6" w:space="0" w:color="auto"/>
            </w:tcBorders>
            <w:tcPrChange w:id="57" w:author="Thomas, Vince" w:date="2013-10-03T15:52:00Z">
              <w:tcPr>
                <w:tcW w:w="3168" w:type="dxa"/>
                <w:tcBorders>
                  <w:top w:val="single" w:sz="6" w:space="0" w:color="auto"/>
                  <w:left w:val="single" w:sz="6" w:space="0" w:color="auto"/>
                  <w:bottom w:val="single" w:sz="6" w:space="0" w:color="auto"/>
                  <w:right w:val="single" w:sz="6" w:space="0" w:color="auto"/>
                </w:tcBorders>
              </w:tcPr>
            </w:tcPrChange>
          </w:tcPr>
          <w:p w:rsidR="00202887" w:rsidRPr="001152CF" w:rsidRDefault="00E622BE" w:rsidP="001152CF">
            <w:pPr>
              <w:spacing w:before="60"/>
              <w:jc w:val="right"/>
              <w:rPr>
                <w:rFonts w:ascii="Arial" w:hAnsi="Arial" w:cs="Arial"/>
                <w:sz w:val="16"/>
              </w:rPr>
            </w:pPr>
            <w:r w:rsidRPr="00E622BE">
              <w:rPr>
                <w:rFonts w:ascii="Arial" w:hAnsi="Arial" w:cs="Arial"/>
                <w:sz w:val="16"/>
              </w:rPr>
              <w:t>SVDiag_</w:t>
            </w:r>
            <w:r w:rsidR="00202887" w:rsidRPr="001152CF">
              <w:rPr>
                <w:rFonts w:ascii="Arial" w:hAnsi="Arial" w:cs="Arial"/>
                <w:sz w:val="16"/>
              </w:rPr>
              <w:t>LRPRPhsAdvComp_Cnt_M_u16</w:t>
            </w:r>
          </w:p>
        </w:tc>
        <w:tc>
          <w:tcPr>
            <w:tcW w:w="900" w:type="dxa"/>
            <w:tcBorders>
              <w:top w:val="single" w:sz="6" w:space="0" w:color="auto"/>
              <w:left w:val="single" w:sz="6" w:space="0" w:color="auto"/>
              <w:bottom w:val="single" w:sz="6" w:space="0" w:color="auto"/>
              <w:right w:val="single" w:sz="6" w:space="0" w:color="auto"/>
            </w:tcBorders>
            <w:tcPrChange w:id="58" w:author="Thomas, Vince" w:date="2013-10-03T15:52:00Z">
              <w:tcPr>
                <w:tcW w:w="1080" w:type="dxa"/>
                <w:tcBorders>
                  <w:top w:val="single" w:sz="6" w:space="0" w:color="auto"/>
                  <w:left w:val="single" w:sz="6" w:space="0" w:color="auto"/>
                  <w:bottom w:val="single" w:sz="6" w:space="0" w:color="auto"/>
                  <w:right w:val="single" w:sz="6" w:space="0" w:color="auto"/>
                </w:tcBorders>
              </w:tcPr>
            </w:tcPrChange>
          </w:tcPr>
          <w:p w:rsidR="00202887" w:rsidRDefault="00202887"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Change w:id="59"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202887" w:rsidRDefault="00202887" w:rsidP="00BF7851">
            <w:pPr>
              <w:spacing w:before="60"/>
              <w:rPr>
                <w:rFonts w:ascii="Arial" w:hAnsi="Arial" w:cs="Arial"/>
                <w:sz w:val="16"/>
              </w:rPr>
            </w:pPr>
            <w:r w:rsidRPr="00A87980">
              <w:rPr>
                <w:rFonts w:ascii="Arial" w:hAnsi="Arial" w:cs="Arial"/>
                <w:sz w:val="16"/>
              </w:rPr>
              <w:t>0</w:t>
            </w:r>
          </w:p>
        </w:tc>
        <w:tc>
          <w:tcPr>
            <w:tcW w:w="1350" w:type="dxa"/>
            <w:tcBorders>
              <w:top w:val="single" w:sz="6" w:space="0" w:color="auto"/>
              <w:left w:val="single" w:sz="6" w:space="0" w:color="auto"/>
              <w:bottom w:val="single" w:sz="6" w:space="0" w:color="auto"/>
              <w:right w:val="single" w:sz="6" w:space="0" w:color="auto"/>
            </w:tcBorders>
            <w:tcPrChange w:id="60"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202887" w:rsidRDefault="004F1417" w:rsidP="00F957FA">
            <w:pPr>
              <w:spacing w:before="60"/>
              <w:rPr>
                <w:rFonts w:ascii="Arial" w:hAnsi="Arial" w:cs="Arial"/>
                <w:sz w:val="16"/>
              </w:rPr>
            </w:pPr>
            <w:r>
              <w:rPr>
                <w:rFonts w:ascii="Arial" w:hAnsi="Arial" w:cs="Arial"/>
                <w:sz w:val="16"/>
              </w:rPr>
              <w:t>6144</w:t>
            </w:r>
          </w:p>
        </w:tc>
        <w:tc>
          <w:tcPr>
            <w:tcW w:w="2250" w:type="dxa"/>
            <w:tcBorders>
              <w:top w:val="single" w:sz="6" w:space="0" w:color="auto"/>
              <w:left w:val="single" w:sz="6" w:space="0" w:color="auto"/>
              <w:bottom w:val="single" w:sz="6" w:space="0" w:color="auto"/>
              <w:right w:val="single" w:sz="6" w:space="0" w:color="auto"/>
            </w:tcBorders>
            <w:tcPrChange w:id="61" w:author="Thomas, Vince" w:date="2013-10-03T15:52:00Z">
              <w:tcPr>
                <w:tcW w:w="2250" w:type="dxa"/>
                <w:tcBorders>
                  <w:top w:val="single" w:sz="6" w:space="0" w:color="auto"/>
                  <w:left w:val="single" w:sz="6" w:space="0" w:color="auto"/>
                  <w:bottom w:val="single" w:sz="6" w:space="0" w:color="auto"/>
                  <w:right w:val="single" w:sz="6" w:space="0" w:color="auto"/>
                </w:tcBorders>
              </w:tcPr>
            </w:tcPrChange>
          </w:tcPr>
          <w:p w:rsidR="00202887" w:rsidRPr="00177A25" w:rsidRDefault="00202887" w:rsidP="007E32EC">
            <w:pPr>
              <w:spacing w:before="60"/>
              <w:rPr>
                <w:rFonts w:ascii="Arial" w:hAnsi="Arial" w:cs="Arial"/>
                <w:sz w:val="16"/>
              </w:rPr>
            </w:pPr>
            <w:r w:rsidRPr="004C5A22">
              <w:rPr>
                <w:rFonts w:ascii="Arial" w:hAnsi="Arial" w:cs="Arial"/>
                <w:sz w:val="16"/>
              </w:rPr>
              <w:t>DIGPHSREASDIAG_START_SEC_VAR_CLEARED_</w:t>
            </w:r>
            <w:r>
              <w:rPr>
                <w:rFonts w:ascii="Arial" w:hAnsi="Arial" w:cs="Arial"/>
                <w:sz w:val="16"/>
              </w:rPr>
              <w:t>16</w:t>
            </w:r>
          </w:p>
        </w:tc>
      </w:tr>
      <w:tr w:rsidR="007E32EC" w:rsidTr="00E622BE">
        <w:tc>
          <w:tcPr>
            <w:tcW w:w="3348" w:type="dxa"/>
            <w:tcBorders>
              <w:top w:val="single" w:sz="6" w:space="0" w:color="auto"/>
              <w:left w:val="single" w:sz="6" w:space="0" w:color="auto"/>
              <w:bottom w:val="single" w:sz="6" w:space="0" w:color="auto"/>
              <w:right w:val="single" w:sz="6" w:space="0" w:color="auto"/>
            </w:tcBorders>
            <w:tcPrChange w:id="62" w:author="Thomas, Vince" w:date="2013-10-03T15:52:00Z">
              <w:tcPr>
                <w:tcW w:w="3168" w:type="dxa"/>
                <w:tcBorders>
                  <w:top w:val="single" w:sz="6" w:space="0" w:color="auto"/>
                  <w:left w:val="single" w:sz="6" w:space="0" w:color="auto"/>
                  <w:bottom w:val="single" w:sz="6" w:space="0" w:color="auto"/>
                  <w:right w:val="single" w:sz="6" w:space="0" w:color="auto"/>
                </w:tcBorders>
              </w:tcPr>
            </w:tcPrChange>
          </w:tcPr>
          <w:p w:rsidR="008D76C9" w:rsidRDefault="00E622BE">
            <w:pPr>
              <w:spacing w:before="60"/>
              <w:jc w:val="center"/>
              <w:rPr>
                <w:rFonts w:ascii="Arial" w:hAnsi="Arial" w:cs="Arial"/>
                <w:sz w:val="16"/>
              </w:rPr>
            </w:pPr>
            <w:r w:rsidRPr="00E622BE">
              <w:rPr>
                <w:rFonts w:ascii="Arial" w:hAnsi="Arial" w:cs="Arial"/>
                <w:sz w:val="16"/>
              </w:rPr>
              <w:t>SVDiag_</w:t>
            </w:r>
            <w:r w:rsidR="007E32EC" w:rsidRPr="001152CF">
              <w:rPr>
                <w:rFonts w:ascii="Arial" w:hAnsi="Arial" w:cs="Arial"/>
                <w:sz w:val="16"/>
              </w:rPr>
              <w:t>PhaseOffset_Rev_M_u0p16</w:t>
            </w:r>
          </w:p>
        </w:tc>
        <w:tc>
          <w:tcPr>
            <w:tcW w:w="900" w:type="dxa"/>
            <w:tcBorders>
              <w:top w:val="single" w:sz="6" w:space="0" w:color="auto"/>
              <w:left w:val="single" w:sz="6" w:space="0" w:color="auto"/>
              <w:bottom w:val="single" w:sz="6" w:space="0" w:color="auto"/>
              <w:right w:val="single" w:sz="6" w:space="0" w:color="auto"/>
            </w:tcBorders>
            <w:tcPrChange w:id="63" w:author="Thomas, Vince" w:date="2013-10-03T15:52:00Z">
              <w:tcPr>
                <w:tcW w:w="1080" w:type="dxa"/>
                <w:tcBorders>
                  <w:top w:val="single" w:sz="6" w:space="0" w:color="auto"/>
                  <w:left w:val="single" w:sz="6" w:space="0" w:color="auto"/>
                  <w:bottom w:val="single" w:sz="6" w:space="0" w:color="auto"/>
                  <w:right w:val="single" w:sz="6" w:space="0" w:color="auto"/>
                </w:tcBorders>
              </w:tcPr>
            </w:tcPrChange>
          </w:tcPr>
          <w:p w:rsidR="007E32EC" w:rsidRDefault="007E32EC" w:rsidP="007E32EC">
            <w:pPr>
              <w:spacing w:before="60"/>
              <w:rPr>
                <w:rFonts w:ascii="Arial" w:hAnsi="Arial" w:cs="Arial"/>
                <w:sz w:val="16"/>
              </w:rPr>
            </w:pPr>
            <w:r>
              <w:rPr>
                <w:rFonts w:ascii="Arial" w:hAnsi="Arial" w:cs="Arial"/>
                <w:sz w:val="16"/>
              </w:rPr>
              <w:t>2</w:t>
            </w:r>
            <w:r w:rsidR="00B4032B" w:rsidRPr="00B4032B">
              <w:rPr>
                <w:rFonts w:ascii="Arial" w:hAnsi="Arial" w:cs="Arial"/>
                <w:sz w:val="16"/>
                <w:vertAlign w:val="superscript"/>
              </w:rPr>
              <w:t>-1</w:t>
            </w:r>
            <w:r>
              <w:rPr>
                <w:rFonts w:ascii="Arial" w:hAnsi="Arial" w:cs="Arial"/>
                <w:sz w:val="16"/>
                <w:vertAlign w:val="superscript"/>
              </w:rPr>
              <w:t>6</w:t>
            </w:r>
          </w:p>
        </w:tc>
        <w:tc>
          <w:tcPr>
            <w:tcW w:w="1080" w:type="dxa"/>
            <w:tcBorders>
              <w:top w:val="single" w:sz="6" w:space="0" w:color="auto"/>
              <w:left w:val="single" w:sz="6" w:space="0" w:color="auto"/>
              <w:bottom w:val="single" w:sz="6" w:space="0" w:color="auto"/>
              <w:right w:val="single" w:sz="6" w:space="0" w:color="auto"/>
            </w:tcBorders>
            <w:tcPrChange w:id="64"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7E32EC" w:rsidRDefault="007E32EC" w:rsidP="00BF7851">
            <w:pPr>
              <w:spacing w:before="60"/>
              <w:rPr>
                <w:rFonts w:ascii="Arial" w:hAnsi="Arial" w:cs="Arial"/>
                <w:sz w:val="16"/>
              </w:rPr>
            </w:pPr>
            <w:r>
              <w:rPr>
                <w:rFonts w:ascii="Arial" w:hAnsi="Arial" w:cs="Arial"/>
                <w:sz w:val="16"/>
              </w:rPr>
              <w:t>0</w:t>
            </w:r>
          </w:p>
        </w:tc>
        <w:tc>
          <w:tcPr>
            <w:tcW w:w="1350" w:type="dxa"/>
            <w:tcBorders>
              <w:top w:val="single" w:sz="6" w:space="0" w:color="auto"/>
              <w:left w:val="single" w:sz="6" w:space="0" w:color="auto"/>
              <w:bottom w:val="single" w:sz="6" w:space="0" w:color="auto"/>
              <w:right w:val="single" w:sz="6" w:space="0" w:color="auto"/>
            </w:tcBorders>
            <w:tcPrChange w:id="65"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7E32EC" w:rsidRDefault="007E32EC" w:rsidP="00F957FA">
            <w:pPr>
              <w:spacing w:before="60"/>
              <w:rPr>
                <w:rFonts w:ascii="Arial" w:hAnsi="Arial" w:cs="Arial"/>
                <w:sz w:val="16"/>
              </w:rPr>
            </w:pPr>
            <w:r>
              <w:rPr>
                <w:rFonts w:ascii="Arial" w:hAnsi="Arial" w:cs="Arial"/>
                <w:sz w:val="16"/>
              </w:rPr>
              <w:t>1</w:t>
            </w:r>
          </w:p>
        </w:tc>
        <w:tc>
          <w:tcPr>
            <w:tcW w:w="2250" w:type="dxa"/>
            <w:tcBorders>
              <w:top w:val="single" w:sz="6" w:space="0" w:color="auto"/>
              <w:left w:val="single" w:sz="6" w:space="0" w:color="auto"/>
              <w:bottom w:val="single" w:sz="6" w:space="0" w:color="auto"/>
              <w:right w:val="single" w:sz="6" w:space="0" w:color="auto"/>
            </w:tcBorders>
            <w:tcPrChange w:id="66" w:author="Thomas, Vince" w:date="2013-10-03T15:52:00Z">
              <w:tcPr>
                <w:tcW w:w="2250" w:type="dxa"/>
                <w:tcBorders>
                  <w:top w:val="single" w:sz="6" w:space="0" w:color="auto"/>
                  <w:left w:val="single" w:sz="6" w:space="0" w:color="auto"/>
                  <w:bottom w:val="single" w:sz="6" w:space="0" w:color="auto"/>
                  <w:right w:val="single" w:sz="6" w:space="0" w:color="auto"/>
                </w:tcBorders>
              </w:tcPr>
            </w:tcPrChange>
          </w:tcPr>
          <w:p w:rsidR="007E32EC" w:rsidRPr="00177A25" w:rsidRDefault="007E32EC" w:rsidP="007E32EC">
            <w:pPr>
              <w:spacing w:before="60"/>
              <w:rPr>
                <w:rFonts w:ascii="Arial" w:hAnsi="Arial" w:cs="Arial"/>
                <w:sz w:val="16"/>
              </w:rPr>
            </w:pPr>
            <w:r w:rsidRPr="004C5A22">
              <w:rPr>
                <w:rFonts w:ascii="Arial" w:hAnsi="Arial" w:cs="Arial"/>
                <w:sz w:val="16"/>
              </w:rPr>
              <w:t>DIGPHSREASDIAG_START_SEC_VAR_CLEARED_</w:t>
            </w:r>
            <w:r>
              <w:rPr>
                <w:rFonts w:ascii="Arial" w:hAnsi="Arial" w:cs="Arial"/>
                <w:sz w:val="16"/>
              </w:rPr>
              <w:t>16</w:t>
            </w:r>
          </w:p>
        </w:tc>
      </w:tr>
      <w:tr w:rsidR="007E32EC" w:rsidTr="00E622BE">
        <w:tc>
          <w:tcPr>
            <w:tcW w:w="3348" w:type="dxa"/>
            <w:tcBorders>
              <w:top w:val="single" w:sz="6" w:space="0" w:color="auto"/>
              <w:left w:val="single" w:sz="6" w:space="0" w:color="auto"/>
              <w:bottom w:val="single" w:sz="6" w:space="0" w:color="auto"/>
              <w:right w:val="single" w:sz="6" w:space="0" w:color="auto"/>
            </w:tcBorders>
            <w:tcPrChange w:id="67" w:author="Thomas, Vince" w:date="2013-10-03T15:52:00Z">
              <w:tcPr>
                <w:tcW w:w="3168" w:type="dxa"/>
                <w:tcBorders>
                  <w:top w:val="single" w:sz="6" w:space="0" w:color="auto"/>
                  <w:left w:val="single" w:sz="6" w:space="0" w:color="auto"/>
                  <w:bottom w:val="single" w:sz="6" w:space="0" w:color="auto"/>
                  <w:right w:val="single" w:sz="6" w:space="0" w:color="auto"/>
                </w:tcBorders>
              </w:tcPr>
            </w:tcPrChange>
          </w:tcPr>
          <w:p w:rsidR="007E32EC" w:rsidRPr="001152CF" w:rsidRDefault="00E622BE" w:rsidP="001152CF">
            <w:pPr>
              <w:spacing w:before="60"/>
              <w:jc w:val="center"/>
              <w:rPr>
                <w:rFonts w:ascii="Arial" w:hAnsi="Arial" w:cs="Arial"/>
                <w:sz w:val="16"/>
              </w:rPr>
            </w:pPr>
            <w:r w:rsidRPr="00E622BE">
              <w:rPr>
                <w:rFonts w:ascii="Arial" w:hAnsi="Arial" w:cs="Arial"/>
                <w:sz w:val="16"/>
              </w:rPr>
              <w:t>SVDiag_</w:t>
            </w:r>
            <w:r w:rsidR="007E32EC" w:rsidRPr="001152CF">
              <w:rPr>
                <w:rFonts w:ascii="Arial" w:hAnsi="Arial" w:cs="Arial"/>
                <w:sz w:val="16"/>
              </w:rPr>
              <w:t>LowPhReasErrorAcc_Cnt_M_u16</w:t>
            </w:r>
          </w:p>
        </w:tc>
        <w:tc>
          <w:tcPr>
            <w:tcW w:w="900" w:type="dxa"/>
            <w:tcBorders>
              <w:top w:val="single" w:sz="6" w:space="0" w:color="auto"/>
              <w:left w:val="single" w:sz="6" w:space="0" w:color="auto"/>
              <w:bottom w:val="single" w:sz="6" w:space="0" w:color="auto"/>
              <w:right w:val="single" w:sz="6" w:space="0" w:color="auto"/>
            </w:tcBorders>
            <w:tcPrChange w:id="68" w:author="Thomas, Vince" w:date="2013-10-03T15:52:00Z">
              <w:tcPr>
                <w:tcW w:w="1080" w:type="dxa"/>
                <w:tcBorders>
                  <w:top w:val="single" w:sz="6" w:space="0" w:color="auto"/>
                  <w:left w:val="single" w:sz="6" w:space="0" w:color="auto"/>
                  <w:bottom w:val="single" w:sz="6" w:space="0" w:color="auto"/>
                  <w:right w:val="single" w:sz="6" w:space="0" w:color="auto"/>
                </w:tcBorders>
              </w:tcPr>
            </w:tcPrChange>
          </w:tcPr>
          <w:p w:rsidR="007E32EC" w:rsidRDefault="007E32EC"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Change w:id="69"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7E32EC" w:rsidRDefault="007E32EC" w:rsidP="00BF7851">
            <w:pPr>
              <w:spacing w:before="60"/>
              <w:rPr>
                <w:rFonts w:ascii="Arial" w:hAnsi="Arial" w:cs="Arial"/>
                <w:sz w:val="16"/>
              </w:rPr>
            </w:pPr>
            <w:r>
              <w:rPr>
                <w:rFonts w:ascii="Arial" w:hAnsi="Arial" w:cs="Arial"/>
                <w:sz w:val="16"/>
              </w:rPr>
              <w:t>0</w:t>
            </w:r>
          </w:p>
        </w:tc>
        <w:tc>
          <w:tcPr>
            <w:tcW w:w="1350" w:type="dxa"/>
            <w:tcBorders>
              <w:top w:val="single" w:sz="6" w:space="0" w:color="auto"/>
              <w:left w:val="single" w:sz="6" w:space="0" w:color="auto"/>
              <w:bottom w:val="single" w:sz="6" w:space="0" w:color="auto"/>
              <w:right w:val="single" w:sz="6" w:space="0" w:color="auto"/>
            </w:tcBorders>
            <w:tcPrChange w:id="70"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7E32EC" w:rsidRDefault="00202887" w:rsidP="00F957FA">
            <w:pPr>
              <w:spacing w:before="60"/>
              <w:rPr>
                <w:rFonts w:ascii="Arial" w:hAnsi="Arial" w:cs="Arial"/>
                <w:sz w:val="16"/>
              </w:rPr>
            </w:pPr>
            <w:r>
              <w:rPr>
                <w:rFonts w:ascii="Arial" w:hAnsi="Arial" w:cs="Arial"/>
                <w:sz w:val="16"/>
              </w:rPr>
              <w:t>1000</w:t>
            </w:r>
          </w:p>
        </w:tc>
        <w:tc>
          <w:tcPr>
            <w:tcW w:w="2250" w:type="dxa"/>
            <w:tcBorders>
              <w:top w:val="single" w:sz="6" w:space="0" w:color="auto"/>
              <w:left w:val="single" w:sz="6" w:space="0" w:color="auto"/>
              <w:bottom w:val="single" w:sz="6" w:space="0" w:color="auto"/>
              <w:right w:val="single" w:sz="6" w:space="0" w:color="auto"/>
            </w:tcBorders>
            <w:tcPrChange w:id="71" w:author="Thomas, Vince" w:date="2013-10-03T15:52:00Z">
              <w:tcPr>
                <w:tcW w:w="2250" w:type="dxa"/>
                <w:tcBorders>
                  <w:top w:val="single" w:sz="6" w:space="0" w:color="auto"/>
                  <w:left w:val="single" w:sz="6" w:space="0" w:color="auto"/>
                  <w:bottom w:val="single" w:sz="6" w:space="0" w:color="auto"/>
                  <w:right w:val="single" w:sz="6" w:space="0" w:color="auto"/>
                </w:tcBorders>
              </w:tcPr>
            </w:tcPrChange>
          </w:tcPr>
          <w:p w:rsidR="007E32EC" w:rsidRPr="00177A25" w:rsidRDefault="007E32EC" w:rsidP="007E32EC">
            <w:pPr>
              <w:spacing w:before="60"/>
              <w:rPr>
                <w:rFonts w:ascii="Arial" w:hAnsi="Arial" w:cs="Arial"/>
                <w:sz w:val="16"/>
              </w:rPr>
            </w:pPr>
            <w:r w:rsidRPr="004C5A22">
              <w:rPr>
                <w:rFonts w:ascii="Arial" w:hAnsi="Arial" w:cs="Arial"/>
                <w:sz w:val="16"/>
              </w:rPr>
              <w:t>DIGPHSREASDIAG_START_SEC_VAR_CLEARED_</w:t>
            </w:r>
            <w:r>
              <w:rPr>
                <w:rFonts w:ascii="Arial" w:hAnsi="Arial" w:cs="Arial"/>
                <w:sz w:val="16"/>
              </w:rPr>
              <w:t>16</w:t>
            </w:r>
          </w:p>
        </w:tc>
      </w:tr>
      <w:tr w:rsidR="008D76C9" w:rsidTr="00E622BE">
        <w:tc>
          <w:tcPr>
            <w:tcW w:w="3348" w:type="dxa"/>
            <w:tcBorders>
              <w:top w:val="single" w:sz="6" w:space="0" w:color="auto"/>
              <w:left w:val="single" w:sz="6" w:space="0" w:color="auto"/>
              <w:bottom w:val="single" w:sz="6" w:space="0" w:color="auto"/>
              <w:right w:val="single" w:sz="6" w:space="0" w:color="auto"/>
            </w:tcBorders>
            <w:tcPrChange w:id="72" w:author="Thomas, Vince" w:date="2013-10-03T15:52:00Z">
              <w:tcPr>
                <w:tcW w:w="3168" w:type="dxa"/>
                <w:tcBorders>
                  <w:top w:val="single" w:sz="6" w:space="0" w:color="auto"/>
                  <w:left w:val="single" w:sz="6" w:space="0" w:color="auto"/>
                  <w:bottom w:val="single" w:sz="6" w:space="0" w:color="auto"/>
                  <w:right w:val="single" w:sz="6" w:space="0" w:color="auto"/>
                </w:tcBorders>
              </w:tcPr>
            </w:tcPrChange>
          </w:tcPr>
          <w:p w:rsidR="008D76C9" w:rsidRPr="001152CF" w:rsidRDefault="00E622BE" w:rsidP="001152CF">
            <w:pPr>
              <w:spacing w:before="60"/>
              <w:jc w:val="center"/>
              <w:rPr>
                <w:rFonts w:ascii="Arial" w:hAnsi="Arial" w:cs="Arial"/>
                <w:sz w:val="16"/>
              </w:rPr>
            </w:pPr>
            <w:r w:rsidRPr="00E622BE">
              <w:rPr>
                <w:rFonts w:ascii="Arial" w:hAnsi="Arial" w:cs="Arial"/>
                <w:sz w:val="16"/>
              </w:rPr>
              <w:t>SVDiag_</w:t>
            </w:r>
            <w:r w:rsidR="008D76C9" w:rsidRPr="008D76C9">
              <w:rPr>
                <w:rFonts w:ascii="Arial" w:hAnsi="Arial" w:cs="Arial"/>
                <w:sz w:val="16"/>
              </w:rPr>
              <w:t>HighResPhsReasDisable_M_u8</w:t>
            </w:r>
          </w:p>
        </w:tc>
        <w:tc>
          <w:tcPr>
            <w:tcW w:w="900" w:type="dxa"/>
            <w:tcBorders>
              <w:top w:val="single" w:sz="6" w:space="0" w:color="auto"/>
              <w:left w:val="single" w:sz="6" w:space="0" w:color="auto"/>
              <w:bottom w:val="single" w:sz="6" w:space="0" w:color="auto"/>
              <w:right w:val="single" w:sz="6" w:space="0" w:color="auto"/>
            </w:tcBorders>
            <w:tcPrChange w:id="73" w:author="Thomas, Vince" w:date="2013-10-03T15:52:00Z">
              <w:tcPr>
                <w:tcW w:w="1080" w:type="dxa"/>
                <w:tcBorders>
                  <w:top w:val="single" w:sz="6" w:space="0" w:color="auto"/>
                  <w:left w:val="single" w:sz="6" w:space="0" w:color="auto"/>
                  <w:bottom w:val="single" w:sz="6" w:space="0" w:color="auto"/>
                  <w:right w:val="single" w:sz="6" w:space="0" w:color="auto"/>
                </w:tcBorders>
              </w:tcPr>
            </w:tcPrChange>
          </w:tcPr>
          <w:p w:rsidR="008D76C9" w:rsidRDefault="008D76C9"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Change w:id="74"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8D76C9" w:rsidRDefault="008D76C9" w:rsidP="00BF7851">
            <w:pPr>
              <w:spacing w:before="60"/>
              <w:rPr>
                <w:rFonts w:ascii="Arial" w:hAnsi="Arial" w:cs="Arial"/>
                <w:sz w:val="16"/>
              </w:rPr>
            </w:pPr>
            <w:r>
              <w:rPr>
                <w:rFonts w:ascii="Arial" w:hAnsi="Arial" w:cs="Arial"/>
                <w:sz w:val="16"/>
              </w:rPr>
              <w:t>0</w:t>
            </w:r>
          </w:p>
        </w:tc>
        <w:tc>
          <w:tcPr>
            <w:tcW w:w="1350" w:type="dxa"/>
            <w:tcBorders>
              <w:top w:val="single" w:sz="6" w:space="0" w:color="auto"/>
              <w:left w:val="single" w:sz="6" w:space="0" w:color="auto"/>
              <w:bottom w:val="single" w:sz="6" w:space="0" w:color="auto"/>
              <w:right w:val="single" w:sz="6" w:space="0" w:color="auto"/>
            </w:tcBorders>
            <w:tcPrChange w:id="75"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8D76C9" w:rsidRDefault="008D76C9" w:rsidP="00F957FA">
            <w:pPr>
              <w:spacing w:before="60"/>
              <w:rPr>
                <w:rFonts w:ascii="Arial" w:hAnsi="Arial" w:cs="Arial"/>
                <w:sz w:val="16"/>
              </w:rPr>
            </w:pPr>
            <w:r>
              <w:rPr>
                <w:rFonts w:ascii="Arial" w:hAnsi="Arial" w:cs="Arial"/>
                <w:sz w:val="16"/>
              </w:rPr>
              <w:t>100</w:t>
            </w:r>
          </w:p>
        </w:tc>
        <w:tc>
          <w:tcPr>
            <w:tcW w:w="2250" w:type="dxa"/>
            <w:tcBorders>
              <w:top w:val="single" w:sz="6" w:space="0" w:color="auto"/>
              <w:left w:val="single" w:sz="6" w:space="0" w:color="auto"/>
              <w:bottom w:val="single" w:sz="6" w:space="0" w:color="auto"/>
              <w:right w:val="single" w:sz="6" w:space="0" w:color="auto"/>
            </w:tcBorders>
            <w:tcPrChange w:id="76" w:author="Thomas, Vince" w:date="2013-10-03T15:52:00Z">
              <w:tcPr>
                <w:tcW w:w="2250" w:type="dxa"/>
                <w:tcBorders>
                  <w:top w:val="single" w:sz="6" w:space="0" w:color="auto"/>
                  <w:left w:val="single" w:sz="6" w:space="0" w:color="auto"/>
                  <w:bottom w:val="single" w:sz="6" w:space="0" w:color="auto"/>
                  <w:right w:val="single" w:sz="6" w:space="0" w:color="auto"/>
                </w:tcBorders>
              </w:tcPr>
            </w:tcPrChange>
          </w:tcPr>
          <w:p w:rsidR="008D76C9" w:rsidRPr="004C5A22" w:rsidRDefault="008D76C9" w:rsidP="007E32EC">
            <w:pPr>
              <w:spacing w:before="60"/>
              <w:rPr>
                <w:rFonts w:ascii="Arial" w:hAnsi="Arial" w:cs="Arial"/>
                <w:sz w:val="16"/>
              </w:rPr>
            </w:pPr>
            <w:r w:rsidRPr="008D76C9">
              <w:rPr>
                <w:rFonts w:ascii="Arial" w:hAnsi="Arial" w:cs="Arial"/>
                <w:sz w:val="16"/>
              </w:rPr>
              <w:t>DIGPHSREASDIAG_START_SEC_VAR_CLEARED_8</w:t>
            </w:r>
          </w:p>
        </w:tc>
      </w:tr>
      <w:tr w:rsidR="008D76C9" w:rsidTr="00E622BE">
        <w:tc>
          <w:tcPr>
            <w:tcW w:w="3348" w:type="dxa"/>
            <w:tcBorders>
              <w:top w:val="single" w:sz="6" w:space="0" w:color="auto"/>
              <w:left w:val="single" w:sz="6" w:space="0" w:color="auto"/>
              <w:bottom w:val="single" w:sz="6" w:space="0" w:color="auto"/>
              <w:right w:val="single" w:sz="6" w:space="0" w:color="auto"/>
            </w:tcBorders>
            <w:tcPrChange w:id="77" w:author="Thomas, Vince" w:date="2013-10-03T15:52:00Z">
              <w:tcPr>
                <w:tcW w:w="3168" w:type="dxa"/>
                <w:tcBorders>
                  <w:top w:val="single" w:sz="6" w:space="0" w:color="auto"/>
                  <w:left w:val="single" w:sz="6" w:space="0" w:color="auto"/>
                  <w:bottom w:val="single" w:sz="6" w:space="0" w:color="auto"/>
                  <w:right w:val="single" w:sz="6" w:space="0" w:color="auto"/>
                </w:tcBorders>
              </w:tcPr>
            </w:tcPrChange>
          </w:tcPr>
          <w:p w:rsidR="008D76C9" w:rsidRPr="001152CF" w:rsidRDefault="00E622BE" w:rsidP="001152CF">
            <w:pPr>
              <w:spacing w:before="60"/>
              <w:jc w:val="center"/>
              <w:rPr>
                <w:rFonts w:ascii="Arial" w:hAnsi="Arial" w:cs="Arial"/>
                <w:sz w:val="16"/>
              </w:rPr>
            </w:pPr>
            <w:r w:rsidRPr="00E622BE">
              <w:rPr>
                <w:rFonts w:ascii="Arial" w:hAnsi="Arial" w:cs="Arial"/>
                <w:sz w:val="16"/>
              </w:rPr>
              <w:t>SVDiag_</w:t>
            </w:r>
            <w:r w:rsidR="008D76C9" w:rsidRPr="008D76C9">
              <w:rPr>
                <w:rFonts w:ascii="Arial" w:hAnsi="Arial" w:cs="Arial"/>
                <w:sz w:val="16"/>
              </w:rPr>
              <w:t>LowResPhsReasDisable_M_u8</w:t>
            </w:r>
          </w:p>
        </w:tc>
        <w:tc>
          <w:tcPr>
            <w:tcW w:w="900" w:type="dxa"/>
            <w:tcBorders>
              <w:top w:val="single" w:sz="6" w:space="0" w:color="auto"/>
              <w:left w:val="single" w:sz="6" w:space="0" w:color="auto"/>
              <w:bottom w:val="single" w:sz="6" w:space="0" w:color="auto"/>
              <w:right w:val="single" w:sz="6" w:space="0" w:color="auto"/>
            </w:tcBorders>
            <w:tcPrChange w:id="78" w:author="Thomas, Vince" w:date="2013-10-03T15:52:00Z">
              <w:tcPr>
                <w:tcW w:w="1080" w:type="dxa"/>
                <w:tcBorders>
                  <w:top w:val="single" w:sz="6" w:space="0" w:color="auto"/>
                  <w:left w:val="single" w:sz="6" w:space="0" w:color="auto"/>
                  <w:bottom w:val="single" w:sz="6" w:space="0" w:color="auto"/>
                  <w:right w:val="single" w:sz="6" w:space="0" w:color="auto"/>
                </w:tcBorders>
              </w:tcPr>
            </w:tcPrChange>
          </w:tcPr>
          <w:p w:rsidR="008D76C9" w:rsidRDefault="008D76C9" w:rsidP="00F957FA">
            <w:pPr>
              <w:spacing w:before="60"/>
              <w:rPr>
                <w:rFonts w:ascii="Arial" w:hAnsi="Arial" w:cs="Arial"/>
                <w:sz w:val="16"/>
              </w:rPr>
            </w:pPr>
            <w:r>
              <w:rPr>
                <w:rFonts w:ascii="Arial" w:hAnsi="Arial" w:cs="Arial"/>
                <w:sz w:val="16"/>
              </w:rPr>
              <w:t>1</w:t>
            </w:r>
          </w:p>
        </w:tc>
        <w:tc>
          <w:tcPr>
            <w:tcW w:w="1080" w:type="dxa"/>
            <w:tcBorders>
              <w:top w:val="single" w:sz="6" w:space="0" w:color="auto"/>
              <w:left w:val="single" w:sz="6" w:space="0" w:color="auto"/>
              <w:bottom w:val="single" w:sz="6" w:space="0" w:color="auto"/>
              <w:right w:val="single" w:sz="6" w:space="0" w:color="auto"/>
            </w:tcBorders>
            <w:tcPrChange w:id="79"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8D76C9" w:rsidRDefault="008D76C9" w:rsidP="00BF7851">
            <w:pPr>
              <w:spacing w:before="60"/>
              <w:rPr>
                <w:rFonts w:ascii="Arial" w:hAnsi="Arial" w:cs="Arial"/>
                <w:sz w:val="16"/>
              </w:rPr>
            </w:pPr>
            <w:r>
              <w:rPr>
                <w:rFonts w:ascii="Arial" w:hAnsi="Arial" w:cs="Arial"/>
                <w:sz w:val="16"/>
              </w:rPr>
              <w:t>0</w:t>
            </w:r>
          </w:p>
        </w:tc>
        <w:tc>
          <w:tcPr>
            <w:tcW w:w="1350" w:type="dxa"/>
            <w:tcBorders>
              <w:top w:val="single" w:sz="6" w:space="0" w:color="auto"/>
              <w:left w:val="single" w:sz="6" w:space="0" w:color="auto"/>
              <w:bottom w:val="single" w:sz="6" w:space="0" w:color="auto"/>
              <w:right w:val="single" w:sz="6" w:space="0" w:color="auto"/>
            </w:tcBorders>
            <w:tcPrChange w:id="80"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8D76C9" w:rsidRDefault="008D76C9" w:rsidP="00F957FA">
            <w:pPr>
              <w:spacing w:before="60"/>
              <w:rPr>
                <w:rFonts w:ascii="Arial" w:hAnsi="Arial" w:cs="Arial"/>
                <w:sz w:val="16"/>
              </w:rPr>
            </w:pPr>
            <w:r>
              <w:rPr>
                <w:rFonts w:ascii="Arial" w:hAnsi="Arial" w:cs="Arial"/>
                <w:sz w:val="16"/>
              </w:rPr>
              <w:t>100</w:t>
            </w:r>
          </w:p>
        </w:tc>
        <w:tc>
          <w:tcPr>
            <w:tcW w:w="2250" w:type="dxa"/>
            <w:tcBorders>
              <w:top w:val="single" w:sz="6" w:space="0" w:color="auto"/>
              <w:left w:val="single" w:sz="6" w:space="0" w:color="auto"/>
              <w:bottom w:val="single" w:sz="6" w:space="0" w:color="auto"/>
              <w:right w:val="single" w:sz="6" w:space="0" w:color="auto"/>
            </w:tcBorders>
            <w:tcPrChange w:id="81" w:author="Thomas, Vince" w:date="2013-10-03T15:52:00Z">
              <w:tcPr>
                <w:tcW w:w="2250" w:type="dxa"/>
                <w:tcBorders>
                  <w:top w:val="single" w:sz="6" w:space="0" w:color="auto"/>
                  <w:left w:val="single" w:sz="6" w:space="0" w:color="auto"/>
                  <w:bottom w:val="single" w:sz="6" w:space="0" w:color="auto"/>
                  <w:right w:val="single" w:sz="6" w:space="0" w:color="auto"/>
                </w:tcBorders>
              </w:tcPr>
            </w:tcPrChange>
          </w:tcPr>
          <w:p w:rsidR="008D76C9" w:rsidRPr="004C5A22" w:rsidRDefault="008D76C9" w:rsidP="007E32EC">
            <w:pPr>
              <w:spacing w:before="60"/>
              <w:rPr>
                <w:rFonts w:ascii="Arial" w:hAnsi="Arial" w:cs="Arial"/>
                <w:sz w:val="16"/>
              </w:rPr>
            </w:pPr>
            <w:r w:rsidRPr="008D76C9">
              <w:rPr>
                <w:rFonts w:ascii="Arial" w:hAnsi="Arial" w:cs="Arial"/>
                <w:sz w:val="16"/>
              </w:rPr>
              <w:t>DIGPHSREASDIAG_START_SEC_VAR_CLEARED_8</w:t>
            </w:r>
          </w:p>
        </w:tc>
      </w:tr>
      <w:tr w:rsidR="004A58C2" w:rsidTr="00E622BE">
        <w:tc>
          <w:tcPr>
            <w:tcW w:w="3348" w:type="dxa"/>
            <w:tcBorders>
              <w:top w:val="single" w:sz="6" w:space="0" w:color="auto"/>
              <w:left w:val="single" w:sz="6" w:space="0" w:color="auto"/>
              <w:bottom w:val="single" w:sz="6" w:space="0" w:color="auto"/>
              <w:right w:val="single" w:sz="6" w:space="0" w:color="auto"/>
            </w:tcBorders>
            <w:tcPrChange w:id="82" w:author="Thomas, Vince" w:date="2013-10-03T15:52:00Z">
              <w:tcPr>
                <w:tcW w:w="3168" w:type="dxa"/>
                <w:tcBorders>
                  <w:top w:val="single" w:sz="6" w:space="0" w:color="auto"/>
                  <w:left w:val="single" w:sz="6" w:space="0" w:color="auto"/>
                  <w:bottom w:val="single" w:sz="6" w:space="0" w:color="auto"/>
                  <w:right w:val="single" w:sz="6" w:space="0" w:color="auto"/>
                </w:tcBorders>
              </w:tcPr>
            </w:tcPrChange>
          </w:tcPr>
          <w:p w:rsidR="004A58C2" w:rsidRPr="008D76C9" w:rsidRDefault="00E622BE" w:rsidP="001152CF">
            <w:pPr>
              <w:spacing w:before="60"/>
              <w:jc w:val="center"/>
              <w:rPr>
                <w:rFonts w:ascii="Arial" w:hAnsi="Arial" w:cs="Arial"/>
                <w:sz w:val="16"/>
              </w:rPr>
            </w:pPr>
            <w:r w:rsidRPr="00E622BE">
              <w:rPr>
                <w:rFonts w:ascii="Arial" w:hAnsi="Arial" w:cs="Arial"/>
                <w:sz w:val="16"/>
              </w:rPr>
              <w:t>SVDiag_</w:t>
            </w:r>
            <w:r w:rsidR="004A58C2" w:rsidRPr="004A58C2">
              <w:rPr>
                <w:rFonts w:ascii="Arial" w:hAnsi="Arial" w:cs="Arial"/>
                <w:sz w:val="16"/>
              </w:rPr>
              <w:t>MaxNrCommOffVltg_Cnt_M_f32</w:t>
            </w:r>
          </w:p>
        </w:tc>
        <w:tc>
          <w:tcPr>
            <w:tcW w:w="900" w:type="dxa"/>
            <w:tcBorders>
              <w:top w:val="single" w:sz="6" w:space="0" w:color="auto"/>
              <w:left w:val="single" w:sz="6" w:space="0" w:color="auto"/>
              <w:bottom w:val="single" w:sz="6" w:space="0" w:color="auto"/>
              <w:right w:val="single" w:sz="6" w:space="0" w:color="auto"/>
            </w:tcBorders>
            <w:tcPrChange w:id="83" w:author="Thomas, Vince" w:date="2013-10-03T15:52:00Z">
              <w:tcPr>
                <w:tcW w:w="1080" w:type="dxa"/>
                <w:tcBorders>
                  <w:top w:val="single" w:sz="6" w:space="0" w:color="auto"/>
                  <w:left w:val="single" w:sz="6" w:space="0" w:color="auto"/>
                  <w:bottom w:val="single" w:sz="6" w:space="0" w:color="auto"/>
                  <w:right w:val="single" w:sz="6" w:space="0" w:color="auto"/>
                </w:tcBorders>
              </w:tcPr>
            </w:tcPrChange>
          </w:tcPr>
          <w:p w:rsidR="004A58C2" w:rsidRDefault="004A58C2" w:rsidP="00F957FA">
            <w:pPr>
              <w:spacing w:before="60"/>
              <w:rPr>
                <w:rFonts w:ascii="Arial" w:hAnsi="Arial" w:cs="Arial"/>
                <w:sz w:val="16"/>
              </w:rPr>
            </w:pPr>
            <w:r w:rsidRPr="00AF4B26">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Change w:id="84"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4A58C2" w:rsidRDefault="004A58C2" w:rsidP="00BF7851">
            <w:pPr>
              <w:spacing w:before="60"/>
              <w:rPr>
                <w:rFonts w:ascii="Arial" w:hAnsi="Arial" w:cs="Arial"/>
                <w:sz w:val="16"/>
              </w:rPr>
            </w:pPr>
            <w:r>
              <w:rPr>
                <w:rFonts w:ascii="Arial" w:hAnsi="Arial" w:cs="Arial"/>
                <w:sz w:val="16"/>
              </w:rPr>
              <w:t>0</w:t>
            </w:r>
          </w:p>
        </w:tc>
        <w:tc>
          <w:tcPr>
            <w:tcW w:w="1350" w:type="dxa"/>
            <w:tcBorders>
              <w:top w:val="single" w:sz="6" w:space="0" w:color="auto"/>
              <w:left w:val="single" w:sz="6" w:space="0" w:color="auto"/>
              <w:bottom w:val="single" w:sz="6" w:space="0" w:color="auto"/>
              <w:right w:val="single" w:sz="6" w:space="0" w:color="auto"/>
            </w:tcBorders>
            <w:tcPrChange w:id="85"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4A58C2" w:rsidRDefault="006D3FEE" w:rsidP="00F957FA">
            <w:pPr>
              <w:spacing w:before="60"/>
              <w:rPr>
                <w:rFonts w:ascii="Arial" w:hAnsi="Arial" w:cs="Arial"/>
                <w:sz w:val="16"/>
              </w:rPr>
            </w:pPr>
            <w:r>
              <w:rPr>
                <w:rFonts w:ascii="Arial" w:hAnsi="Arial" w:cs="Arial"/>
                <w:sz w:val="16"/>
              </w:rPr>
              <w:t>86400</w:t>
            </w:r>
          </w:p>
        </w:tc>
        <w:tc>
          <w:tcPr>
            <w:tcW w:w="2250" w:type="dxa"/>
            <w:tcBorders>
              <w:top w:val="single" w:sz="6" w:space="0" w:color="auto"/>
              <w:left w:val="single" w:sz="6" w:space="0" w:color="auto"/>
              <w:bottom w:val="single" w:sz="6" w:space="0" w:color="auto"/>
              <w:right w:val="single" w:sz="6" w:space="0" w:color="auto"/>
            </w:tcBorders>
            <w:tcPrChange w:id="86" w:author="Thomas, Vince" w:date="2013-10-03T15:52:00Z">
              <w:tcPr>
                <w:tcW w:w="2250" w:type="dxa"/>
                <w:tcBorders>
                  <w:top w:val="single" w:sz="6" w:space="0" w:color="auto"/>
                  <w:left w:val="single" w:sz="6" w:space="0" w:color="auto"/>
                  <w:bottom w:val="single" w:sz="6" w:space="0" w:color="auto"/>
                  <w:right w:val="single" w:sz="6" w:space="0" w:color="auto"/>
                </w:tcBorders>
              </w:tcPr>
            </w:tcPrChange>
          </w:tcPr>
          <w:p w:rsidR="004A58C2" w:rsidRPr="008D76C9" w:rsidRDefault="004A58C2" w:rsidP="007E32EC">
            <w:pPr>
              <w:spacing w:before="60"/>
              <w:rPr>
                <w:rFonts w:ascii="Arial" w:hAnsi="Arial" w:cs="Arial"/>
                <w:sz w:val="16"/>
              </w:rPr>
            </w:pPr>
            <w:r w:rsidRPr="005355B4">
              <w:rPr>
                <w:rFonts w:ascii="Arial" w:hAnsi="Arial" w:cs="Arial"/>
                <w:sz w:val="16"/>
              </w:rPr>
              <w:t>DIGPHSREASDIAG_START_SEC_VAR_CLEARED_FLOAT32</w:t>
            </w:r>
          </w:p>
        </w:tc>
      </w:tr>
      <w:tr w:rsidR="00B905A7" w:rsidTr="00E622BE">
        <w:tc>
          <w:tcPr>
            <w:tcW w:w="3348" w:type="dxa"/>
            <w:tcBorders>
              <w:top w:val="single" w:sz="6" w:space="0" w:color="auto"/>
              <w:left w:val="single" w:sz="6" w:space="0" w:color="auto"/>
              <w:bottom w:val="single" w:sz="6" w:space="0" w:color="auto"/>
              <w:right w:val="single" w:sz="6" w:space="0" w:color="auto"/>
            </w:tcBorders>
            <w:tcPrChange w:id="87" w:author="Thomas, Vince" w:date="2013-10-03T15:52:00Z">
              <w:tcPr>
                <w:tcW w:w="3168" w:type="dxa"/>
                <w:tcBorders>
                  <w:top w:val="single" w:sz="6" w:space="0" w:color="auto"/>
                  <w:left w:val="single" w:sz="6" w:space="0" w:color="auto"/>
                  <w:bottom w:val="single" w:sz="6" w:space="0" w:color="auto"/>
                  <w:right w:val="single" w:sz="6" w:space="0" w:color="auto"/>
                </w:tcBorders>
              </w:tcPr>
            </w:tcPrChange>
          </w:tcPr>
          <w:p w:rsidR="00B905A7" w:rsidRPr="008D76C9" w:rsidRDefault="00E622BE" w:rsidP="001152CF">
            <w:pPr>
              <w:spacing w:before="60"/>
              <w:jc w:val="center"/>
              <w:rPr>
                <w:rFonts w:ascii="Arial" w:hAnsi="Arial" w:cs="Arial"/>
                <w:sz w:val="16"/>
              </w:rPr>
            </w:pPr>
            <w:r w:rsidRPr="00E622BE">
              <w:rPr>
                <w:rFonts w:ascii="Arial" w:hAnsi="Arial" w:cs="Arial"/>
                <w:sz w:val="16"/>
              </w:rPr>
              <w:t>SVDiag_</w:t>
            </w:r>
            <w:r w:rsidR="00B905A7" w:rsidRPr="00B905A7">
              <w:rPr>
                <w:rFonts w:ascii="Arial" w:hAnsi="Arial" w:cs="Arial"/>
                <w:sz w:val="16"/>
              </w:rPr>
              <w:t>LRPRHighLimit_Cnt_D_f32</w:t>
            </w:r>
            <w:r w:rsidR="00542ABB">
              <w:rPr>
                <w:rFonts w:ascii="Arial" w:hAnsi="Arial" w:cs="Arial"/>
                <w:sz w:val="16"/>
              </w:rPr>
              <w:t>[3]</w:t>
            </w:r>
          </w:p>
        </w:tc>
        <w:tc>
          <w:tcPr>
            <w:tcW w:w="900" w:type="dxa"/>
            <w:tcBorders>
              <w:top w:val="single" w:sz="6" w:space="0" w:color="auto"/>
              <w:left w:val="single" w:sz="6" w:space="0" w:color="auto"/>
              <w:bottom w:val="single" w:sz="6" w:space="0" w:color="auto"/>
              <w:right w:val="single" w:sz="6" w:space="0" w:color="auto"/>
            </w:tcBorders>
            <w:tcPrChange w:id="88" w:author="Thomas, Vince" w:date="2013-10-03T15:52:00Z">
              <w:tcPr>
                <w:tcW w:w="1080" w:type="dxa"/>
                <w:tcBorders>
                  <w:top w:val="single" w:sz="6" w:space="0" w:color="auto"/>
                  <w:left w:val="single" w:sz="6" w:space="0" w:color="auto"/>
                  <w:bottom w:val="single" w:sz="6" w:space="0" w:color="auto"/>
                  <w:right w:val="single" w:sz="6" w:space="0" w:color="auto"/>
                </w:tcBorders>
              </w:tcPr>
            </w:tcPrChange>
          </w:tcPr>
          <w:p w:rsidR="00B905A7" w:rsidRDefault="00B905A7" w:rsidP="00F957FA">
            <w:pPr>
              <w:spacing w:before="60"/>
              <w:rPr>
                <w:rFonts w:ascii="Arial" w:hAnsi="Arial" w:cs="Arial"/>
                <w:sz w:val="16"/>
              </w:rPr>
            </w:pPr>
            <w:r w:rsidRPr="00AF4B26">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Change w:id="89"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B905A7" w:rsidRDefault="00B905A7" w:rsidP="00BF7851">
            <w:pPr>
              <w:spacing w:before="60"/>
              <w:rPr>
                <w:rFonts w:ascii="Arial" w:hAnsi="Arial" w:cs="Arial"/>
                <w:sz w:val="16"/>
              </w:rPr>
            </w:pPr>
            <w:r>
              <w:rPr>
                <w:rFonts w:ascii="Arial" w:hAnsi="Arial" w:cs="Arial"/>
                <w:sz w:val="16"/>
              </w:rPr>
              <w:t xml:space="preserve">0 </w:t>
            </w:r>
          </w:p>
        </w:tc>
        <w:tc>
          <w:tcPr>
            <w:tcW w:w="1350" w:type="dxa"/>
            <w:tcBorders>
              <w:top w:val="single" w:sz="6" w:space="0" w:color="auto"/>
              <w:left w:val="single" w:sz="6" w:space="0" w:color="auto"/>
              <w:bottom w:val="single" w:sz="6" w:space="0" w:color="auto"/>
              <w:right w:val="single" w:sz="6" w:space="0" w:color="auto"/>
            </w:tcBorders>
            <w:tcPrChange w:id="90"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B905A7" w:rsidRDefault="004A58C2" w:rsidP="00F957FA">
            <w:pPr>
              <w:spacing w:before="60"/>
              <w:rPr>
                <w:rFonts w:ascii="Arial" w:hAnsi="Arial" w:cs="Arial"/>
                <w:sz w:val="16"/>
              </w:rPr>
            </w:pPr>
            <w:r w:rsidRPr="004A58C2">
              <w:rPr>
                <w:rFonts w:ascii="Arial" w:hAnsi="Arial" w:cs="Arial"/>
                <w:sz w:val="16"/>
              </w:rPr>
              <w:t>160000</w:t>
            </w:r>
          </w:p>
        </w:tc>
        <w:tc>
          <w:tcPr>
            <w:tcW w:w="2250" w:type="dxa"/>
            <w:tcBorders>
              <w:top w:val="single" w:sz="6" w:space="0" w:color="auto"/>
              <w:left w:val="single" w:sz="6" w:space="0" w:color="auto"/>
              <w:bottom w:val="single" w:sz="6" w:space="0" w:color="auto"/>
              <w:right w:val="single" w:sz="6" w:space="0" w:color="auto"/>
            </w:tcBorders>
            <w:tcPrChange w:id="91" w:author="Thomas, Vince" w:date="2013-10-03T15:52:00Z">
              <w:tcPr>
                <w:tcW w:w="2250" w:type="dxa"/>
                <w:tcBorders>
                  <w:top w:val="single" w:sz="6" w:space="0" w:color="auto"/>
                  <w:left w:val="single" w:sz="6" w:space="0" w:color="auto"/>
                  <w:bottom w:val="single" w:sz="6" w:space="0" w:color="auto"/>
                  <w:right w:val="single" w:sz="6" w:space="0" w:color="auto"/>
                </w:tcBorders>
              </w:tcPr>
            </w:tcPrChange>
          </w:tcPr>
          <w:p w:rsidR="00B905A7" w:rsidRPr="008D76C9" w:rsidRDefault="00B905A7" w:rsidP="007E32EC">
            <w:pPr>
              <w:spacing w:before="60"/>
              <w:rPr>
                <w:rFonts w:ascii="Arial" w:hAnsi="Arial" w:cs="Arial"/>
                <w:sz w:val="16"/>
              </w:rPr>
            </w:pPr>
            <w:r w:rsidRPr="005355B4">
              <w:rPr>
                <w:rFonts w:ascii="Arial" w:hAnsi="Arial" w:cs="Arial"/>
                <w:sz w:val="16"/>
              </w:rPr>
              <w:t>DIGPHSREASDIAG_START_SEC_VAR_CLEARED_FLOAT32</w:t>
            </w:r>
          </w:p>
        </w:tc>
      </w:tr>
      <w:tr w:rsidR="00B905A7" w:rsidTr="00E622BE">
        <w:tc>
          <w:tcPr>
            <w:tcW w:w="3348" w:type="dxa"/>
            <w:tcBorders>
              <w:top w:val="single" w:sz="6" w:space="0" w:color="auto"/>
              <w:left w:val="single" w:sz="6" w:space="0" w:color="auto"/>
              <w:bottom w:val="single" w:sz="6" w:space="0" w:color="auto"/>
              <w:right w:val="single" w:sz="6" w:space="0" w:color="auto"/>
            </w:tcBorders>
            <w:tcPrChange w:id="92" w:author="Thomas, Vince" w:date="2013-10-03T15:52:00Z">
              <w:tcPr>
                <w:tcW w:w="3168" w:type="dxa"/>
                <w:tcBorders>
                  <w:top w:val="single" w:sz="6" w:space="0" w:color="auto"/>
                  <w:left w:val="single" w:sz="6" w:space="0" w:color="auto"/>
                  <w:bottom w:val="single" w:sz="6" w:space="0" w:color="auto"/>
                  <w:right w:val="single" w:sz="6" w:space="0" w:color="auto"/>
                </w:tcBorders>
              </w:tcPr>
            </w:tcPrChange>
          </w:tcPr>
          <w:p w:rsidR="00B905A7" w:rsidRPr="008D76C9" w:rsidRDefault="00E622BE" w:rsidP="001152CF">
            <w:pPr>
              <w:spacing w:before="60"/>
              <w:jc w:val="center"/>
              <w:rPr>
                <w:rFonts w:ascii="Arial" w:hAnsi="Arial" w:cs="Arial"/>
                <w:sz w:val="16"/>
              </w:rPr>
            </w:pPr>
            <w:r w:rsidRPr="00E622BE">
              <w:rPr>
                <w:rFonts w:ascii="Arial" w:hAnsi="Arial" w:cs="Arial"/>
                <w:sz w:val="16"/>
              </w:rPr>
              <w:t>SVDiag_</w:t>
            </w:r>
            <w:r w:rsidR="00B905A7" w:rsidRPr="00B905A7">
              <w:rPr>
                <w:rFonts w:ascii="Arial" w:hAnsi="Arial" w:cs="Arial"/>
                <w:sz w:val="16"/>
              </w:rPr>
              <w:t>LRPRLowLimit_Cnt_D_f32</w:t>
            </w:r>
            <w:r w:rsidR="00542ABB">
              <w:rPr>
                <w:rFonts w:ascii="Arial" w:hAnsi="Arial" w:cs="Arial"/>
                <w:sz w:val="16"/>
              </w:rPr>
              <w:t>[3]</w:t>
            </w:r>
          </w:p>
        </w:tc>
        <w:tc>
          <w:tcPr>
            <w:tcW w:w="900" w:type="dxa"/>
            <w:tcBorders>
              <w:top w:val="single" w:sz="6" w:space="0" w:color="auto"/>
              <w:left w:val="single" w:sz="6" w:space="0" w:color="auto"/>
              <w:bottom w:val="single" w:sz="6" w:space="0" w:color="auto"/>
              <w:right w:val="single" w:sz="6" w:space="0" w:color="auto"/>
            </w:tcBorders>
            <w:tcPrChange w:id="93" w:author="Thomas, Vince" w:date="2013-10-03T15:52:00Z">
              <w:tcPr>
                <w:tcW w:w="1080" w:type="dxa"/>
                <w:tcBorders>
                  <w:top w:val="single" w:sz="6" w:space="0" w:color="auto"/>
                  <w:left w:val="single" w:sz="6" w:space="0" w:color="auto"/>
                  <w:bottom w:val="single" w:sz="6" w:space="0" w:color="auto"/>
                  <w:right w:val="single" w:sz="6" w:space="0" w:color="auto"/>
                </w:tcBorders>
              </w:tcPr>
            </w:tcPrChange>
          </w:tcPr>
          <w:p w:rsidR="00B905A7" w:rsidRDefault="00B905A7" w:rsidP="00F957FA">
            <w:pPr>
              <w:spacing w:before="60"/>
              <w:rPr>
                <w:rFonts w:ascii="Arial" w:hAnsi="Arial" w:cs="Arial"/>
                <w:sz w:val="16"/>
              </w:rPr>
            </w:pPr>
            <w:r w:rsidRPr="00AF4B26">
              <w:rPr>
                <w:rFonts w:ascii="Arial" w:hAnsi="Arial" w:cs="Arial"/>
                <w:sz w:val="16"/>
              </w:rPr>
              <w:t>Single precision float</w:t>
            </w:r>
          </w:p>
        </w:tc>
        <w:tc>
          <w:tcPr>
            <w:tcW w:w="1080" w:type="dxa"/>
            <w:tcBorders>
              <w:top w:val="single" w:sz="6" w:space="0" w:color="auto"/>
              <w:left w:val="single" w:sz="6" w:space="0" w:color="auto"/>
              <w:bottom w:val="single" w:sz="6" w:space="0" w:color="auto"/>
              <w:right w:val="single" w:sz="6" w:space="0" w:color="auto"/>
            </w:tcBorders>
            <w:tcPrChange w:id="94"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B905A7" w:rsidRDefault="00B905A7" w:rsidP="00BF7851">
            <w:pPr>
              <w:spacing w:before="60"/>
              <w:rPr>
                <w:rFonts w:ascii="Arial" w:hAnsi="Arial" w:cs="Arial"/>
                <w:sz w:val="16"/>
              </w:rPr>
            </w:pPr>
            <w:r>
              <w:rPr>
                <w:rFonts w:ascii="Arial" w:hAnsi="Arial" w:cs="Arial"/>
                <w:sz w:val="16"/>
              </w:rPr>
              <w:t xml:space="preserve">0 </w:t>
            </w:r>
          </w:p>
        </w:tc>
        <w:tc>
          <w:tcPr>
            <w:tcW w:w="1350" w:type="dxa"/>
            <w:tcBorders>
              <w:top w:val="single" w:sz="6" w:space="0" w:color="auto"/>
              <w:left w:val="single" w:sz="6" w:space="0" w:color="auto"/>
              <w:bottom w:val="single" w:sz="6" w:space="0" w:color="auto"/>
              <w:right w:val="single" w:sz="6" w:space="0" w:color="auto"/>
            </w:tcBorders>
            <w:tcPrChange w:id="95" w:author="Thomas, Vince" w:date="2013-10-03T15:52:00Z">
              <w:tcPr>
                <w:tcW w:w="1215" w:type="dxa"/>
                <w:tcBorders>
                  <w:top w:val="single" w:sz="6" w:space="0" w:color="auto"/>
                  <w:left w:val="single" w:sz="6" w:space="0" w:color="auto"/>
                  <w:bottom w:val="single" w:sz="6" w:space="0" w:color="auto"/>
                  <w:right w:val="single" w:sz="6" w:space="0" w:color="auto"/>
                </w:tcBorders>
              </w:tcPr>
            </w:tcPrChange>
          </w:tcPr>
          <w:p w:rsidR="00B905A7" w:rsidRDefault="004A58C2" w:rsidP="00F957FA">
            <w:pPr>
              <w:spacing w:before="60"/>
              <w:rPr>
                <w:rFonts w:ascii="Arial" w:hAnsi="Arial" w:cs="Arial"/>
                <w:sz w:val="16"/>
              </w:rPr>
            </w:pPr>
            <w:r w:rsidRPr="004A58C2">
              <w:rPr>
                <w:rFonts w:ascii="Arial" w:hAnsi="Arial" w:cs="Arial"/>
                <w:sz w:val="16"/>
              </w:rPr>
              <w:t>160000</w:t>
            </w:r>
          </w:p>
        </w:tc>
        <w:tc>
          <w:tcPr>
            <w:tcW w:w="2250" w:type="dxa"/>
            <w:tcBorders>
              <w:top w:val="single" w:sz="6" w:space="0" w:color="auto"/>
              <w:left w:val="single" w:sz="6" w:space="0" w:color="auto"/>
              <w:bottom w:val="single" w:sz="6" w:space="0" w:color="auto"/>
              <w:right w:val="single" w:sz="6" w:space="0" w:color="auto"/>
            </w:tcBorders>
            <w:tcPrChange w:id="96" w:author="Thomas, Vince" w:date="2013-10-03T15:52:00Z">
              <w:tcPr>
                <w:tcW w:w="2250" w:type="dxa"/>
                <w:tcBorders>
                  <w:top w:val="single" w:sz="6" w:space="0" w:color="auto"/>
                  <w:left w:val="single" w:sz="6" w:space="0" w:color="auto"/>
                  <w:bottom w:val="single" w:sz="6" w:space="0" w:color="auto"/>
                  <w:right w:val="single" w:sz="6" w:space="0" w:color="auto"/>
                </w:tcBorders>
              </w:tcPr>
            </w:tcPrChange>
          </w:tcPr>
          <w:p w:rsidR="00B905A7" w:rsidRPr="008D76C9" w:rsidRDefault="00B905A7" w:rsidP="007E32EC">
            <w:pPr>
              <w:spacing w:before="60"/>
              <w:rPr>
                <w:rFonts w:ascii="Arial" w:hAnsi="Arial" w:cs="Arial"/>
                <w:sz w:val="16"/>
              </w:rPr>
            </w:pPr>
            <w:r w:rsidRPr="005355B4">
              <w:rPr>
                <w:rFonts w:ascii="Arial" w:hAnsi="Arial" w:cs="Arial"/>
                <w:sz w:val="16"/>
              </w:rPr>
              <w:t>DIGPHSREASDIAG_START_SEC_VAR_CLEARED_FLOAT32</w:t>
            </w:r>
          </w:p>
        </w:tc>
      </w:tr>
    </w:tbl>
    <w:p w:rsidR="00BD008B" w:rsidRDefault="00BD008B"/>
    <w:p w:rsidR="004A781C" w:rsidRDefault="004A781C">
      <w:pPr>
        <w:pStyle w:val="Heading3"/>
      </w:pPr>
      <w:r>
        <w:t xml:space="preserve">User defined </w:t>
      </w:r>
      <w:proofErr w:type="spellStart"/>
      <w:r>
        <w:t>typedef</w:t>
      </w:r>
      <w:proofErr w:type="spellEnd"/>
      <w:r>
        <w:t xml:space="preserve"> definition/declaration </w:t>
      </w:r>
    </w:p>
    <w:p w:rsidR="004A781C" w:rsidRDefault="004A781C">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348"/>
        <w:gridCol w:w="2160"/>
        <w:gridCol w:w="1440"/>
        <w:gridCol w:w="992"/>
        <w:gridCol w:w="993"/>
      </w:tblGrid>
      <w:tr w:rsidR="003C4D3F" w:rsidTr="00F957FA">
        <w:tc>
          <w:tcPr>
            <w:tcW w:w="3348" w:type="dxa"/>
            <w:shd w:val="pct30" w:color="FFFF00" w:fill="FFFFFF"/>
          </w:tcPr>
          <w:p w:rsidR="003C4D3F" w:rsidRDefault="003C4D3F" w:rsidP="00F957FA">
            <w:pPr>
              <w:spacing w:before="60"/>
              <w:jc w:val="center"/>
              <w:rPr>
                <w:rFonts w:ascii="Arial" w:hAnsi="Arial" w:cs="Arial"/>
                <w:sz w:val="16"/>
              </w:rPr>
            </w:pPr>
            <w:proofErr w:type="spellStart"/>
            <w:r>
              <w:rPr>
                <w:rFonts w:ascii="Arial" w:hAnsi="Arial" w:cs="Arial"/>
                <w:sz w:val="16"/>
              </w:rPr>
              <w:t>Typedef</w:t>
            </w:r>
            <w:proofErr w:type="spellEnd"/>
            <w:r>
              <w:rPr>
                <w:rFonts w:ascii="Arial" w:hAnsi="Arial" w:cs="Arial"/>
                <w:sz w:val="16"/>
              </w:rPr>
              <w:t xml:space="preserve"> Name</w:t>
            </w:r>
          </w:p>
        </w:tc>
        <w:tc>
          <w:tcPr>
            <w:tcW w:w="216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(max)</w:t>
            </w:r>
          </w:p>
        </w:tc>
      </w:tr>
      <w:tr w:rsidR="003C4D3F" w:rsidTr="00F957FA">
        <w:tc>
          <w:tcPr>
            <w:tcW w:w="3348" w:type="dxa"/>
          </w:tcPr>
          <w:p w:rsidR="003C4D3F" w:rsidRDefault="003C4D3F" w:rsidP="00F957FA">
            <w:pPr>
              <w:spacing w:before="60"/>
              <w:rPr>
                <w:rFonts w:ascii="Arial" w:hAnsi="Arial" w:cs="Arial"/>
                <w:sz w:val="16"/>
              </w:rPr>
            </w:pPr>
          </w:p>
        </w:tc>
        <w:tc>
          <w:tcPr>
            <w:tcW w:w="2160" w:type="dxa"/>
          </w:tcPr>
          <w:p w:rsidR="003C4D3F" w:rsidRDefault="003C4D3F" w:rsidP="00F957FA">
            <w:pPr>
              <w:spacing w:before="60"/>
              <w:rPr>
                <w:rFonts w:ascii="Arial" w:hAnsi="Arial" w:cs="Arial"/>
                <w:sz w:val="16"/>
              </w:rPr>
            </w:pPr>
          </w:p>
        </w:tc>
        <w:tc>
          <w:tcPr>
            <w:tcW w:w="1440" w:type="dxa"/>
          </w:tcPr>
          <w:p w:rsidR="003C4D3F" w:rsidRDefault="003C4D3F" w:rsidP="00F957FA">
            <w:pPr>
              <w:spacing w:before="60"/>
              <w:rPr>
                <w:rFonts w:ascii="Arial" w:hAnsi="Arial" w:cs="Arial"/>
                <w:sz w:val="16"/>
              </w:rPr>
            </w:pPr>
          </w:p>
        </w:tc>
        <w:tc>
          <w:tcPr>
            <w:tcW w:w="992" w:type="dxa"/>
          </w:tcPr>
          <w:p w:rsidR="003C4D3F" w:rsidRDefault="003C4D3F" w:rsidP="00F957FA">
            <w:pPr>
              <w:spacing w:before="60"/>
              <w:rPr>
                <w:rFonts w:ascii="Arial" w:hAnsi="Arial" w:cs="Arial"/>
                <w:sz w:val="16"/>
              </w:rPr>
            </w:pPr>
          </w:p>
        </w:tc>
        <w:tc>
          <w:tcPr>
            <w:tcW w:w="993" w:type="dxa"/>
          </w:tcPr>
          <w:p w:rsidR="003C4D3F" w:rsidRDefault="003C4D3F" w:rsidP="00F957FA">
            <w:pPr>
              <w:spacing w:before="60"/>
              <w:rPr>
                <w:rFonts w:ascii="Arial" w:hAnsi="Arial" w:cs="Arial"/>
                <w:sz w:val="16"/>
              </w:rPr>
            </w:pPr>
          </w:p>
        </w:tc>
      </w:tr>
    </w:tbl>
    <w:p w:rsidR="004A781C" w:rsidRDefault="004A781C"/>
    <w:p w:rsidR="00DE4889" w:rsidRDefault="00DE4889">
      <w:pPr>
        <w:spacing w:after="0"/>
        <w:rPr>
          <w:rFonts w:ascii="Arial" w:hAnsi="Arial"/>
          <w:b/>
          <w:kern w:val="28"/>
          <w:sz w:val="28"/>
        </w:rPr>
      </w:pPr>
      <w:r>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0523AA">
            <w:pPr>
              <w:spacing w:before="60"/>
              <w:rPr>
                <w:rFonts w:ascii="Arial" w:hAnsi="Arial" w:cs="Arial"/>
                <w:sz w:val="16"/>
              </w:rPr>
            </w:pPr>
            <w:r w:rsidRPr="000523AA">
              <w:rPr>
                <w:rFonts w:ascii="Arial" w:hAnsi="Arial" w:cs="Arial"/>
                <w:sz w:val="16"/>
              </w:rPr>
              <w:t>k_PhsReasErrorTerm_Cnt_s16</w:t>
            </w:r>
          </w:p>
        </w:tc>
      </w:tr>
      <w:tr w:rsidR="000523AA">
        <w:trPr>
          <w:jc w:val="center"/>
        </w:trPr>
        <w:tc>
          <w:tcPr>
            <w:tcW w:w="4608" w:type="dxa"/>
            <w:tcBorders>
              <w:top w:val="nil"/>
              <w:left w:val="single" w:sz="6" w:space="0" w:color="auto"/>
              <w:bottom w:val="single" w:sz="6" w:space="0" w:color="auto"/>
              <w:right w:val="single" w:sz="6" w:space="0" w:color="auto"/>
            </w:tcBorders>
          </w:tcPr>
          <w:p w:rsidR="000523AA" w:rsidRPr="000523AA" w:rsidRDefault="000523AA">
            <w:pPr>
              <w:spacing w:before="60"/>
              <w:rPr>
                <w:rFonts w:ascii="Arial" w:hAnsi="Arial" w:cs="Arial"/>
                <w:sz w:val="16"/>
              </w:rPr>
            </w:pPr>
            <w:r w:rsidRPr="000523AA">
              <w:rPr>
                <w:rFonts w:ascii="Arial" w:hAnsi="Arial" w:cs="Arial"/>
                <w:sz w:val="16"/>
              </w:rPr>
              <w:t>k_ErrorFiltKn_Cnt_u16</w:t>
            </w:r>
          </w:p>
        </w:tc>
      </w:tr>
      <w:tr w:rsidR="004A781C" w:rsidTr="00D53ED3">
        <w:trPr>
          <w:jc w:val="center"/>
        </w:trPr>
        <w:tc>
          <w:tcPr>
            <w:tcW w:w="4608" w:type="dxa"/>
            <w:tcBorders>
              <w:top w:val="nil"/>
              <w:left w:val="single" w:sz="6" w:space="0" w:color="auto"/>
              <w:bottom w:val="single" w:sz="4" w:space="0" w:color="auto"/>
              <w:right w:val="single" w:sz="6" w:space="0" w:color="auto"/>
            </w:tcBorders>
          </w:tcPr>
          <w:p w:rsidR="004A781C" w:rsidRDefault="000523AA">
            <w:pPr>
              <w:spacing w:before="60"/>
              <w:rPr>
                <w:rFonts w:ascii="Arial" w:hAnsi="Arial" w:cs="Arial"/>
                <w:sz w:val="16"/>
              </w:rPr>
            </w:pPr>
            <w:r w:rsidRPr="000523AA">
              <w:rPr>
                <w:rFonts w:ascii="Arial" w:hAnsi="Arial" w:cs="Arial"/>
                <w:sz w:val="16"/>
              </w:rPr>
              <w:t>k_ErrorThresh_Cnt_u32</w:t>
            </w:r>
          </w:p>
        </w:tc>
      </w:tr>
      <w:tr w:rsidR="00D53ED3" w:rsidTr="00202887">
        <w:trPr>
          <w:jc w:val="center"/>
        </w:trPr>
        <w:tc>
          <w:tcPr>
            <w:tcW w:w="4608" w:type="dxa"/>
            <w:tcBorders>
              <w:top w:val="single" w:sz="4" w:space="0" w:color="auto"/>
              <w:left w:val="single" w:sz="6" w:space="0" w:color="auto"/>
              <w:bottom w:val="single" w:sz="4" w:space="0" w:color="auto"/>
              <w:right w:val="single" w:sz="6" w:space="0" w:color="auto"/>
            </w:tcBorders>
          </w:tcPr>
          <w:p w:rsidR="00D53ED3" w:rsidRPr="000523AA" w:rsidRDefault="00D53ED3">
            <w:pPr>
              <w:spacing w:before="60"/>
              <w:rPr>
                <w:rFonts w:ascii="Arial" w:hAnsi="Arial" w:cs="Arial"/>
                <w:sz w:val="16"/>
              </w:rPr>
            </w:pPr>
            <w:r w:rsidRPr="00D53ED3">
              <w:rPr>
                <w:rFonts w:ascii="Arial" w:hAnsi="Arial" w:cs="Arial"/>
                <w:sz w:val="16"/>
              </w:rPr>
              <w:t>k_PhsReasEnableThresh</w:t>
            </w:r>
            <w:r>
              <w:rPr>
                <w:rFonts w:ascii="Arial" w:hAnsi="Arial" w:cs="Arial"/>
                <w:sz w:val="16"/>
              </w:rPr>
              <w:t>_Cnt_u32</w:t>
            </w:r>
          </w:p>
        </w:tc>
      </w:tr>
      <w:tr w:rsidR="00202887" w:rsidTr="00202887">
        <w:trPr>
          <w:jc w:val="center"/>
        </w:trPr>
        <w:tc>
          <w:tcPr>
            <w:tcW w:w="4608" w:type="dxa"/>
            <w:tcBorders>
              <w:top w:val="single" w:sz="4" w:space="0" w:color="auto"/>
              <w:left w:val="single" w:sz="6" w:space="0" w:color="auto"/>
              <w:bottom w:val="single" w:sz="4" w:space="0" w:color="auto"/>
              <w:right w:val="single" w:sz="6" w:space="0" w:color="auto"/>
            </w:tcBorders>
          </w:tcPr>
          <w:p w:rsidR="00202887" w:rsidRPr="00D53ED3" w:rsidRDefault="00202887">
            <w:pPr>
              <w:spacing w:before="60"/>
              <w:rPr>
                <w:rFonts w:ascii="Arial" w:hAnsi="Arial" w:cs="Arial"/>
                <w:sz w:val="16"/>
              </w:rPr>
            </w:pPr>
            <w:r w:rsidRPr="00202887">
              <w:rPr>
                <w:rFonts w:ascii="Arial" w:hAnsi="Arial" w:cs="Arial"/>
                <w:sz w:val="16"/>
              </w:rPr>
              <w:t>k_LRPRMtrVelDiagEnable_MtrRadpS_T_f32</w:t>
            </w:r>
          </w:p>
        </w:tc>
      </w:tr>
      <w:tr w:rsidR="00202887" w:rsidTr="00202887">
        <w:trPr>
          <w:jc w:val="center"/>
        </w:trPr>
        <w:tc>
          <w:tcPr>
            <w:tcW w:w="4608" w:type="dxa"/>
            <w:tcBorders>
              <w:top w:val="single" w:sz="4" w:space="0" w:color="auto"/>
              <w:left w:val="single" w:sz="6" w:space="0" w:color="auto"/>
              <w:bottom w:val="single" w:sz="4" w:space="0" w:color="auto"/>
              <w:right w:val="single" w:sz="6" w:space="0" w:color="auto"/>
            </w:tcBorders>
          </w:tcPr>
          <w:p w:rsidR="008D76C9" w:rsidRDefault="00202887">
            <w:pPr>
              <w:tabs>
                <w:tab w:val="left" w:pos="1390"/>
              </w:tabs>
              <w:spacing w:before="60"/>
              <w:rPr>
                <w:rFonts w:ascii="Arial" w:hAnsi="Arial" w:cs="Arial"/>
                <w:sz w:val="16"/>
              </w:rPr>
            </w:pPr>
            <w:proofErr w:type="spellStart"/>
            <w:r w:rsidRPr="00202887">
              <w:rPr>
                <w:rFonts w:ascii="Arial" w:hAnsi="Arial" w:cs="Arial"/>
                <w:sz w:val="16"/>
              </w:rPr>
              <w:t>k_LowResPhsReas_Cnt_str</w:t>
            </w:r>
            <w:proofErr w:type="spellEnd"/>
          </w:p>
        </w:tc>
      </w:tr>
      <w:tr w:rsidR="00202887" w:rsidTr="00202887">
        <w:trPr>
          <w:jc w:val="center"/>
        </w:trPr>
        <w:tc>
          <w:tcPr>
            <w:tcW w:w="4608" w:type="dxa"/>
            <w:tcBorders>
              <w:top w:val="single" w:sz="4" w:space="0" w:color="auto"/>
              <w:left w:val="single" w:sz="6" w:space="0" w:color="auto"/>
              <w:bottom w:val="single" w:sz="4" w:space="0" w:color="auto"/>
              <w:right w:val="single" w:sz="6" w:space="0" w:color="auto"/>
            </w:tcBorders>
          </w:tcPr>
          <w:p w:rsidR="00202887" w:rsidRPr="00D53ED3" w:rsidRDefault="00202887">
            <w:pPr>
              <w:spacing w:before="60"/>
              <w:rPr>
                <w:rFonts w:ascii="Arial" w:hAnsi="Arial" w:cs="Arial"/>
                <w:sz w:val="16"/>
              </w:rPr>
            </w:pPr>
            <w:r w:rsidRPr="00202887">
              <w:rPr>
                <w:rFonts w:ascii="Arial" w:hAnsi="Arial" w:cs="Arial"/>
                <w:sz w:val="16"/>
              </w:rPr>
              <w:t>k_LowResPhsReasMinTol_Uls_f32</w:t>
            </w:r>
          </w:p>
        </w:tc>
      </w:tr>
      <w:tr w:rsidR="00202887" w:rsidTr="00202887">
        <w:trPr>
          <w:jc w:val="center"/>
        </w:trPr>
        <w:tc>
          <w:tcPr>
            <w:tcW w:w="4608" w:type="dxa"/>
            <w:tcBorders>
              <w:top w:val="single" w:sz="4" w:space="0" w:color="auto"/>
              <w:left w:val="single" w:sz="6" w:space="0" w:color="auto"/>
              <w:bottom w:val="single" w:sz="4" w:space="0" w:color="auto"/>
              <w:right w:val="single" w:sz="6" w:space="0" w:color="auto"/>
            </w:tcBorders>
          </w:tcPr>
          <w:p w:rsidR="00202887" w:rsidRPr="00D53ED3" w:rsidRDefault="00202887" w:rsidP="00202887">
            <w:pPr>
              <w:spacing w:before="60"/>
              <w:rPr>
                <w:rFonts w:ascii="Arial" w:hAnsi="Arial" w:cs="Arial"/>
                <w:sz w:val="16"/>
              </w:rPr>
            </w:pPr>
            <w:r w:rsidRPr="00202887">
              <w:rPr>
                <w:rFonts w:ascii="Arial" w:hAnsi="Arial" w:cs="Arial"/>
                <w:sz w:val="16"/>
              </w:rPr>
              <w:t>k_LowResPhsReasM</w:t>
            </w:r>
            <w:r>
              <w:rPr>
                <w:rFonts w:ascii="Arial" w:hAnsi="Arial" w:cs="Arial"/>
                <w:sz w:val="16"/>
              </w:rPr>
              <w:t>ax</w:t>
            </w:r>
            <w:r w:rsidRPr="00202887">
              <w:rPr>
                <w:rFonts w:ascii="Arial" w:hAnsi="Arial" w:cs="Arial"/>
                <w:sz w:val="16"/>
              </w:rPr>
              <w:t>Tol_Uls_f32</w:t>
            </w:r>
          </w:p>
        </w:tc>
      </w:tr>
      <w:tr w:rsidR="00202887" w:rsidTr="00CF57E6">
        <w:trPr>
          <w:jc w:val="center"/>
        </w:trPr>
        <w:tc>
          <w:tcPr>
            <w:tcW w:w="4608" w:type="dxa"/>
            <w:tcBorders>
              <w:top w:val="single" w:sz="4" w:space="0" w:color="auto"/>
              <w:left w:val="single" w:sz="6" w:space="0" w:color="auto"/>
              <w:bottom w:val="single" w:sz="4" w:space="0" w:color="auto"/>
              <w:right w:val="single" w:sz="6" w:space="0" w:color="auto"/>
            </w:tcBorders>
          </w:tcPr>
          <w:p w:rsidR="00202887" w:rsidRPr="00202887" w:rsidRDefault="00202887" w:rsidP="00202887">
            <w:pPr>
              <w:spacing w:before="60"/>
              <w:rPr>
                <w:rFonts w:ascii="Arial" w:hAnsi="Arial" w:cs="Arial"/>
                <w:sz w:val="16"/>
              </w:rPr>
            </w:pPr>
            <w:r w:rsidRPr="00202887">
              <w:rPr>
                <w:rFonts w:ascii="Arial" w:hAnsi="Arial" w:cs="Arial"/>
                <w:sz w:val="16"/>
              </w:rPr>
              <w:t>t_CommOffsetTblY_Cnt_u16</w:t>
            </w:r>
          </w:p>
        </w:tc>
      </w:tr>
      <w:tr w:rsidR="00CF57E6" w:rsidTr="00D53ED3">
        <w:trPr>
          <w:jc w:val="center"/>
        </w:trPr>
        <w:tc>
          <w:tcPr>
            <w:tcW w:w="4608" w:type="dxa"/>
            <w:tcBorders>
              <w:top w:val="single" w:sz="4" w:space="0" w:color="auto"/>
              <w:left w:val="single" w:sz="6" w:space="0" w:color="auto"/>
              <w:bottom w:val="single" w:sz="6" w:space="0" w:color="auto"/>
              <w:right w:val="single" w:sz="6" w:space="0" w:color="auto"/>
            </w:tcBorders>
          </w:tcPr>
          <w:p w:rsidR="00CF57E6" w:rsidRPr="00202887" w:rsidRDefault="00CF57E6" w:rsidP="00202887">
            <w:pPr>
              <w:spacing w:before="60"/>
              <w:rPr>
                <w:rFonts w:ascii="Arial" w:hAnsi="Arial" w:cs="Arial"/>
                <w:sz w:val="16"/>
              </w:rPr>
            </w:pPr>
            <w:r w:rsidRPr="00CF57E6">
              <w:rPr>
                <w:rFonts w:ascii="Arial" w:hAnsi="Arial" w:cs="Arial"/>
                <w:sz w:val="16"/>
              </w:rPr>
              <w:t>k_LRPRCommOffsetMargin_Uls_f32</w:t>
            </w:r>
          </w:p>
        </w:tc>
      </w:tr>
    </w:tbl>
    <w:p w:rsidR="000523AA" w:rsidRDefault="000523AA" w:rsidP="000523AA"/>
    <w:p w:rsidR="000523AA" w:rsidRDefault="000523AA" w:rsidP="000523AA">
      <w:r>
        <w:t>The time constant for the filter is analyzed in the following filter analysis workbook:</w:t>
      </w:r>
    </w:p>
    <w:bookmarkStart w:id="97" w:name="_MON_1424849263"/>
    <w:bookmarkEnd w:id="97"/>
    <w:p w:rsidR="000523AA" w:rsidRDefault="009D6E19" w:rsidP="000523AA">
      <w:pPr>
        <w:jc w:val="center"/>
      </w:pPr>
      <w:r>
        <w:object w:dxaOrig="136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9pt;height:44pt" o:ole="">
            <v:imagedata r:id="rId10" o:title=""/>
          </v:shape>
          <o:OLEObject Type="Embed" ProgID="Excel.Sheet.8" ShapeID="_x0000_i1025" DrawAspect="Icon" ObjectID="_1478962758" r:id="rId11"/>
        </w:object>
      </w:r>
    </w:p>
    <w:p w:rsidR="000523AA" w:rsidRDefault="000523AA" w:rsidP="000523AA"/>
    <w:p w:rsidR="004A781C" w:rsidRDefault="004A781C">
      <w:pPr>
        <w:pStyle w:val="Heading2"/>
      </w:pPr>
      <w:proofErr w:type="gramStart"/>
      <w:r>
        <w:t>Program(</w:t>
      </w:r>
      <w:proofErr w:type="gramEnd"/>
      <w:r>
        <w:t>fixed) Constants</w:t>
      </w:r>
    </w:p>
    <w:p w:rsidR="004A781C" w:rsidRDefault="004A781C">
      <w:pPr>
        <w:pStyle w:val="Heading3"/>
      </w:pPr>
      <w:r>
        <w:t>Embedded Constants</w:t>
      </w:r>
    </w:p>
    <w:p w:rsidR="004A781C" w:rsidRDefault="004A781C">
      <w:r>
        <w:t xml:space="preserve">All embedded constants whose values are provided in </w:t>
      </w:r>
      <w:proofErr w:type="spellStart"/>
      <w:r>
        <w:t>Eng</w:t>
      </w:r>
      <w:proofErr w:type="spellEnd"/>
      <w:r>
        <w:t xml:space="preserve"> units will be evaluated to the equivalent counts by using the </w:t>
      </w:r>
      <w:proofErr w:type="spellStart"/>
      <w:r>
        <w:t>FPM_InitFixedPoint_</w:t>
      </w:r>
      <w:proofErr w:type="gramStart"/>
      <w:r>
        <w:t>m</w:t>
      </w:r>
      <w:proofErr w:type="spellEnd"/>
      <w:r>
        <w:t>(</w:t>
      </w:r>
      <w:proofErr w:type="gramEnd"/>
      <w:r>
        <w:t xml:space="preserve">)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888"/>
        <w:gridCol w:w="1680"/>
        <w:gridCol w:w="1200"/>
        <w:gridCol w:w="2160"/>
      </w:tblGrid>
      <w:tr w:rsidR="00DE4889" w:rsidTr="00202887">
        <w:tc>
          <w:tcPr>
            <w:tcW w:w="388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Constant Name</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Resolution</w:t>
            </w:r>
          </w:p>
        </w:tc>
        <w:tc>
          <w:tcPr>
            <w:tcW w:w="120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Units</w:t>
            </w:r>
          </w:p>
        </w:tc>
        <w:tc>
          <w:tcPr>
            <w:tcW w:w="216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Value</w:t>
            </w:r>
          </w:p>
        </w:tc>
      </w:tr>
      <w:tr w:rsidR="00DE4889" w:rsidTr="00202887">
        <w:tc>
          <w:tcPr>
            <w:tcW w:w="3888" w:type="dxa"/>
            <w:tcBorders>
              <w:top w:val="single" w:sz="6" w:space="0" w:color="auto"/>
              <w:left w:val="single" w:sz="6" w:space="0" w:color="auto"/>
              <w:bottom w:val="single" w:sz="6" w:space="0" w:color="auto"/>
              <w:right w:val="single" w:sz="6" w:space="0" w:color="auto"/>
            </w:tcBorders>
          </w:tcPr>
          <w:p w:rsidR="00DE4889" w:rsidRDefault="007D3872" w:rsidP="008E64F5">
            <w:pPr>
              <w:spacing w:before="60"/>
              <w:rPr>
                <w:rFonts w:ascii="Arial" w:hAnsi="Arial" w:cs="Arial"/>
                <w:sz w:val="16"/>
              </w:rPr>
            </w:pPr>
            <w:r w:rsidRPr="007D3872">
              <w:rPr>
                <w:rFonts w:ascii="Arial" w:hAnsi="Arial" w:cs="Arial"/>
                <w:sz w:val="16"/>
              </w:rPr>
              <w:t>D_</w:t>
            </w:r>
            <w:r w:rsidR="008E64F5">
              <w:rPr>
                <w:rFonts w:ascii="Arial" w:hAnsi="Arial" w:cs="Arial"/>
                <w:sz w:val="16"/>
              </w:rPr>
              <w:t>ERROR</w:t>
            </w:r>
            <w:r w:rsidRPr="007D3872">
              <w:rPr>
                <w:rFonts w:ascii="Arial" w:hAnsi="Arial" w:cs="Arial"/>
                <w:sz w:val="16"/>
              </w:rPr>
              <w:t>LIMIT_CNT_S32</w:t>
            </w:r>
          </w:p>
        </w:tc>
        <w:tc>
          <w:tcPr>
            <w:tcW w:w="1680" w:type="dxa"/>
            <w:tcBorders>
              <w:top w:val="single" w:sz="6" w:space="0" w:color="auto"/>
              <w:left w:val="single" w:sz="6" w:space="0" w:color="auto"/>
              <w:bottom w:val="single" w:sz="6" w:space="0" w:color="auto"/>
              <w:right w:val="single" w:sz="6" w:space="0" w:color="auto"/>
            </w:tcBorders>
          </w:tcPr>
          <w:p w:rsidR="00DE4889" w:rsidRDefault="007D3872" w:rsidP="00F957FA">
            <w:pPr>
              <w:spacing w:before="60"/>
              <w:rPr>
                <w:rFonts w:ascii="Arial" w:hAnsi="Arial" w:cs="Arial"/>
                <w:sz w:val="16"/>
              </w:rPr>
            </w:pPr>
            <w:r>
              <w:rPr>
                <w:rFonts w:ascii="Arial" w:hAnsi="Arial" w:cs="Arial"/>
                <w:sz w:val="16"/>
              </w:rPr>
              <w:t>8</w:t>
            </w:r>
          </w:p>
        </w:tc>
        <w:tc>
          <w:tcPr>
            <w:tcW w:w="1200" w:type="dxa"/>
            <w:tcBorders>
              <w:top w:val="single" w:sz="6" w:space="0" w:color="auto"/>
              <w:left w:val="single" w:sz="6" w:space="0" w:color="auto"/>
              <w:bottom w:val="single" w:sz="6" w:space="0" w:color="auto"/>
              <w:right w:val="single" w:sz="6" w:space="0" w:color="auto"/>
            </w:tcBorders>
          </w:tcPr>
          <w:p w:rsidR="00DE4889" w:rsidRDefault="007D3872" w:rsidP="00F957FA">
            <w:pPr>
              <w:spacing w:before="60"/>
              <w:rPr>
                <w:rFonts w:ascii="Arial" w:hAnsi="Arial" w:cs="Arial"/>
                <w:sz w:val="16"/>
              </w:rPr>
            </w:pPr>
            <w:r>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DE4889" w:rsidRDefault="00E45538" w:rsidP="00F957FA">
            <w:pPr>
              <w:spacing w:before="60"/>
              <w:rPr>
                <w:rFonts w:ascii="Arial" w:hAnsi="Arial" w:cs="Arial"/>
                <w:sz w:val="16"/>
              </w:rPr>
            </w:pPr>
            <w:r w:rsidRPr="00E45538">
              <w:rPr>
                <w:rFonts w:ascii="Arial" w:hAnsi="Arial" w:cs="Arial"/>
                <w:sz w:val="16"/>
              </w:rPr>
              <w:t>262136</w:t>
            </w:r>
          </w:p>
        </w:tc>
      </w:tr>
      <w:tr w:rsidR="00D53ED3" w:rsidTr="00202887">
        <w:tc>
          <w:tcPr>
            <w:tcW w:w="3888" w:type="dxa"/>
            <w:tcBorders>
              <w:top w:val="single" w:sz="6" w:space="0" w:color="auto"/>
              <w:left w:val="single" w:sz="6" w:space="0" w:color="auto"/>
              <w:bottom w:val="single" w:sz="6" w:space="0" w:color="auto"/>
              <w:right w:val="single" w:sz="6" w:space="0" w:color="auto"/>
            </w:tcBorders>
          </w:tcPr>
          <w:p w:rsidR="00D53ED3" w:rsidRPr="007D3872" w:rsidRDefault="00D53ED3" w:rsidP="008E64F5">
            <w:pPr>
              <w:spacing w:before="60"/>
              <w:rPr>
                <w:rFonts w:ascii="Arial" w:hAnsi="Arial" w:cs="Arial"/>
                <w:sz w:val="16"/>
              </w:rPr>
            </w:pPr>
            <w:r w:rsidRPr="00D53ED3">
              <w:rPr>
                <w:rFonts w:ascii="Arial" w:hAnsi="Arial" w:cs="Arial"/>
                <w:sz w:val="16"/>
              </w:rPr>
              <w:t>D_PHASEA_CNT_U16</w:t>
            </w:r>
          </w:p>
        </w:tc>
        <w:tc>
          <w:tcPr>
            <w:tcW w:w="1680" w:type="dxa"/>
            <w:tcBorders>
              <w:top w:val="single" w:sz="6" w:space="0" w:color="auto"/>
              <w:left w:val="single" w:sz="6" w:space="0" w:color="auto"/>
              <w:bottom w:val="single" w:sz="6" w:space="0" w:color="auto"/>
              <w:right w:val="single" w:sz="6" w:space="0" w:color="auto"/>
            </w:tcBorders>
          </w:tcPr>
          <w:p w:rsidR="00D53ED3" w:rsidRDefault="00D53ED3" w:rsidP="00F957FA">
            <w:pPr>
              <w:spacing w:before="60"/>
              <w:rPr>
                <w:rFonts w:ascii="Arial" w:hAnsi="Arial" w:cs="Arial"/>
                <w:sz w:val="16"/>
              </w:rPr>
            </w:pPr>
            <w:r>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D53ED3" w:rsidRDefault="00D53ED3" w:rsidP="00F957FA">
            <w:pPr>
              <w:spacing w:before="60"/>
              <w:rPr>
                <w:rFonts w:ascii="Arial" w:hAnsi="Arial" w:cs="Arial"/>
                <w:sz w:val="16"/>
              </w:rPr>
            </w:pPr>
            <w:r>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D53ED3" w:rsidRPr="00E45538" w:rsidRDefault="00D53ED3" w:rsidP="00F957FA">
            <w:pPr>
              <w:spacing w:before="60"/>
              <w:rPr>
                <w:rFonts w:ascii="Arial" w:hAnsi="Arial" w:cs="Arial"/>
                <w:sz w:val="16"/>
              </w:rPr>
            </w:pPr>
            <w:r>
              <w:rPr>
                <w:rFonts w:ascii="Arial" w:hAnsi="Arial" w:cs="Arial"/>
                <w:sz w:val="16"/>
              </w:rPr>
              <w:t>0</w:t>
            </w:r>
          </w:p>
        </w:tc>
      </w:tr>
      <w:tr w:rsidR="00D53ED3" w:rsidTr="00202887">
        <w:tc>
          <w:tcPr>
            <w:tcW w:w="3888" w:type="dxa"/>
            <w:tcBorders>
              <w:top w:val="single" w:sz="6" w:space="0" w:color="auto"/>
              <w:left w:val="single" w:sz="6" w:space="0" w:color="auto"/>
              <w:bottom w:val="single" w:sz="6" w:space="0" w:color="auto"/>
              <w:right w:val="single" w:sz="6" w:space="0" w:color="auto"/>
            </w:tcBorders>
          </w:tcPr>
          <w:p w:rsidR="00D53ED3" w:rsidRPr="007D3872" w:rsidRDefault="00D53ED3" w:rsidP="00D53ED3">
            <w:pPr>
              <w:spacing w:before="60"/>
              <w:rPr>
                <w:rFonts w:ascii="Arial" w:hAnsi="Arial" w:cs="Arial"/>
                <w:sz w:val="16"/>
              </w:rPr>
            </w:pPr>
            <w:r w:rsidRPr="00D53ED3">
              <w:rPr>
                <w:rFonts w:ascii="Arial" w:hAnsi="Arial" w:cs="Arial"/>
                <w:sz w:val="16"/>
              </w:rPr>
              <w:t>D_PHASE</w:t>
            </w:r>
            <w:r>
              <w:rPr>
                <w:rFonts w:ascii="Arial" w:hAnsi="Arial" w:cs="Arial"/>
                <w:sz w:val="16"/>
              </w:rPr>
              <w:t>B</w:t>
            </w:r>
            <w:r w:rsidRPr="00D53ED3">
              <w:rPr>
                <w:rFonts w:ascii="Arial" w:hAnsi="Arial" w:cs="Arial"/>
                <w:sz w:val="16"/>
              </w:rPr>
              <w:t>_CNT_U16</w:t>
            </w:r>
          </w:p>
        </w:tc>
        <w:tc>
          <w:tcPr>
            <w:tcW w:w="1680" w:type="dxa"/>
            <w:tcBorders>
              <w:top w:val="single" w:sz="6" w:space="0" w:color="auto"/>
              <w:left w:val="single" w:sz="6" w:space="0" w:color="auto"/>
              <w:bottom w:val="single" w:sz="6" w:space="0" w:color="auto"/>
              <w:right w:val="single" w:sz="6" w:space="0" w:color="auto"/>
            </w:tcBorders>
          </w:tcPr>
          <w:p w:rsidR="00D53ED3" w:rsidRDefault="00D53ED3" w:rsidP="00F957FA">
            <w:pPr>
              <w:spacing w:before="60"/>
              <w:rPr>
                <w:rFonts w:ascii="Arial" w:hAnsi="Arial" w:cs="Arial"/>
                <w:sz w:val="16"/>
              </w:rPr>
            </w:pPr>
            <w:r>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D53ED3" w:rsidRDefault="00D53ED3" w:rsidP="00F957FA">
            <w:pPr>
              <w:spacing w:before="60"/>
              <w:rPr>
                <w:rFonts w:ascii="Arial" w:hAnsi="Arial" w:cs="Arial"/>
                <w:sz w:val="16"/>
              </w:rPr>
            </w:pPr>
            <w:r>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D53ED3" w:rsidRPr="00E45538" w:rsidRDefault="00D53ED3" w:rsidP="00F957FA">
            <w:pPr>
              <w:spacing w:before="60"/>
              <w:rPr>
                <w:rFonts w:ascii="Arial" w:hAnsi="Arial" w:cs="Arial"/>
                <w:sz w:val="16"/>
              </w:rPr>
            </w:pPr>
            <w:r>
              <w:rPr>
                <w:rFonts w:ascii="Arial" w:hAnsi="Arial" w:cs="Arial"/>
                <w:sz w:val="16"/>
              </w:rPr>
              <w:t>1</w:t>
            </w:r>
          </w:p>
        </w:tc>
      </w:tr>
      <w:tr w:rsidR="00D53ED3" w:rsidTr="00202887">
        <w:tc>
          <w:tcPr>
            <w:tcW w:w="3888" w:type="dxa"/>
            <w:tcBorders>
              <w:top w:val="single" w:sz="6" w:space="0" w:color="auto"/>
              <w:left w:val="single" w:sz="6" w:space="0" w:color="auto"/>
              <w:bottom w:val="single" w:sz="6" w:space="0" w:color="auto"/>
              <w:right w:val="single" w:sz="6" w:space="0" w:color="auto"/>
            </w:tcBorders>
          </w:tcPr>
          <w:p w:rsidR="00D53ED3" w:rsidRPr="007D3872" w:rsidRDefault="00D53ED3" w:rsidP="00D53ED3">
            <w:pPr>
              <w:spacing w:before="60"/>
              <w:rPr>
                <w:rFonts w:ascii="Arial" w:hAnsi="Arial" w:cs="Arial"/>
                <w:sz w:val="16"/>
              </w:rPr>
            </w:pPr>
            <w:r w:rsidRPr="00D53ED3">
              <w:rPr>
                <w:rFonts w:ascii="Arial" w:hAnsi="Arial" w:cs="Arial"/>
                <w:sz w:val="16"/>
              </w:rPr>
              <w:t>D_PHASE</w:t>
            </w:r>
            <w:r>
              <w:rPr>
                <w:rFonts w:ascii="Arial" w:hAnsi="Arial" w:cs="Arial"/>
                <w:sz w:val="16"/>
              </w:rPr>
              <w:t>C</w:t>
            </w:r>
            <w:r w:rsidRPr="00D53ED3">
              <w:rPr>
                <w:rFonts w:ascii="Arial" w:hAnsi="Arial" w:cs="Arial"/>
                <w:sz w:val="16"/>
              </w:rPr>
              <w:t>_CNT_U16</w:t>
            </w:r>
          </w:p>
        </w:tc>
        <w:tc>
          <w:tcPr>
            <w:tcW w:w="1680" w:type="dxa"/>
            <w:tcBorders>
              <w:top w:val="single" w:sz="6" w:space="0" w:color="auto"/>
              <w:left w:val="single" w:sz="6" w:space="0" w:color="auto"/>
              <w:bottom w:val="single" w:sz="6" w:space="0" w:color="auto"/>
              <w:right w:val="single" w:sz="6" w:space="0" w:color="auto"/>
            </w:tcBorders>
          </w:tcPr>
          <w:p w:rsidR="00D53ED3" w:rsidRDefault="00D53ED3" w:rsidP="00F957FA">
            <w:pPr>
              <w:spacing w:before="60"/>
              <w:rPr>
                <w:rFonts w:ascii="Arial" w:hAnsi="Arial" w:cs="Arial"/>
                <w:sz w:val="16"/>
              </w:rPr>
            </w:pPr>
            <w:r>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D53ED3" w:rsidRDefault="00D53ED3" w:rsidP="00F957FA">
            <w:pPr>
              <w:spacing w:before="60"/>
              <w:rPr>
                <w:rFonts w:ascii="Arial" w:hAnsi="Arial" w:cs="Arial"/>
                <w:sz w:val="16"/>
              </w:rPr>
            </w:pPr>
            <w:r>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D53ED3" w:rsidRPr="00E45538" w:rsidRDefault="00D53ED3" w:rsidP="00F957FA">
            <w:pPr>
              <w:spacing w:before="60"/>
              <w:rPr>
                <w:rFonts w:ascii="Arial" w:hAnsi="Arial" w:cs="Arial"/>
                <w:sz w:val="16"/>
              </w:rPr>
            </w:pPr>
            <w:r>
              <w:rPr>
                <w:rFonts w:ascii="Arial" w:hAnsi="Arial" w:cs="Arial"/>
                <w:sz w:val="16"/>
              </w:rPr>
              <w:t>2</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202887" w:rsidP="00D53ED3">
            <w:pPr>
              <w:spacing w:before="60"/>
              <w:rPr>
                <w:rFonts w:ascii="Arial" w:hAnsi="Arial" w:cs="Arial"/>
                <w:sz w:val="16"/>
              </w:rPr>
            </w:pPr>
            <w:r w:rsidRPr="00202887">
              <w:rPr>
                <w:rFonts w:ascii="Arial" w:hAnsi="Arial" w:cs="Arial"/>
                <w:sz w:val="16"/>
              </w:rPr>
              <w:t>D_RESETDIGDIAGACTIVE_CNT_U08</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0x00U</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lastRenderedPageBreak/>
              <w:t>D_LRPHSREASLOOPRATE_CNT_F32</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0.002F</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D_ERRORLIMIT_CNT_S32</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262136L/*2^18-8==262136*/</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D_PHASEA_CNT_U16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0U</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D_PHASEB_CNT_U16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1U</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D_PHASEC_CNT_U16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2U</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2C5167" w:rsidP="00D53ED3">
            <w:pPr>
              <w:spacing w:before="60"/>
              <w:rPr>
                <w:rFonts w:ascii="Arial" w:hAnsi="Arial" w:cs="Arial"/>
                <w:sz w:val="16"/>
              </w:rPr>
            </w:pPr>
            <w:r w:rsidRPr="002C5167">
              <w:rPr>
                <w:rFonts w:ascii="Arial" w:hAnsi="Arial" w:cs="Arial"/>
                <w:sz w:val="16"/>
              </w:rPr>
              <w:t>D_NHETFREQUENCY_HZ_F32</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Pr>
                <w:rFonts w:ascii="Arial" w:hAnsi="Arial" w:cs="Arial"/>
                <w:sz w:val="16"/>
              </w:rPr>
              <w:t>Single precision float</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8</w:t>
            </w:r>
            <w:r w:rsidR="008A6D43">
              <w:rPr>
                <w:rFonts w:ascii="Arial" w:hAnsi="Arial" w:cs="Arial"/>
                <w:sz w:val="16"/>
              </w:rPr>
              <w:t>0</w:t>
            </w:r>
            <w:r w:rsidRPr="00B4032B">
              <w:rPr>
                <w:rFonts w:ascii="Arial" w:hAnsi="Arial" w:cs="Arial"/>
                <w:sz w:val="16"/>
              </w:rPr>
              <w:t>000000.0F</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D_NHETCTSPERLRPRLOOP_CNT_F32</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Pr>
                <w:rFonts w:ascii="Arial" w:hAnsi="Arial" w:cs="Arial"/>
                <w:sz w:val="16"/>
              </w:rPr>
              <w:t>Single precision float</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2C5167">
            <w:pPr>
              <w:spacing w:before="60"/>
              <w:rPr>
                <w:rFonts w:ascii="Arial" w:hAnsi="Arial" w:cs="Arial"/>
                <w:sz w:val="16"/>
              </w:rPr>
            </w:pPr>
            <w:r w:rsidRPr="00B4032B">
              <w:rPr>
                <w:rFonts w:ascii="Arial" w:hAnsi="Arial" w:cs="Arial"/>
                <w:sz w:val="16"/>
              </w:rPr>
              <w:t>(</w:t>
            </w:r>
            <w:r w:rsidR="002C5167" w:rsidRPr="002C5167">
              <w:rPr>
                <w:rFonts w:ascii="Arial" w:hAnsi="Arial" w:cs="Arial"/>
                <w:sz w:val="16"/>
              </w:rPr>
              <w:t>D_NHETFREQUENCY_HZ_F32</w:t>
            </w:r>
            <w:r w:rsidRPr="00B4032B">
              <w:rPr>
                <w:rFonts w:ascii="Arial" w:hAnsi="Arial" w:cs="Arial"/>
                <w:sz w:val="16"/>
              </w:rPr>
              <w:t>*D_LRPHSREASLOOPRATE_CNT_F32)</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2C5167" w:rsidP="00D53ED3">
            <w:pPr>
              <w:spacing w:before="60"/>
              <w:rPr>
                <w:rFonts w:ascii="Arial" w:hAnsi="Arial" w:cs="Arial"/>
                <w:sz w:val="16"/>
              </w:rPr>
            </w:pPr>
            <w:r w:rsidRPr="002C5167">
              <w:rPr>
                <w:rFonts w:ascii="Arial" w:hAnsi="Arial" w:cs="Arial"/>
                <w:sz w:val="16"/>
              </w:rPr>
              <w:t>D_MAXPWMFREQ_HZ_U32</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64800">
              <w:rPr>
                <w:rFonts w:ascii="Arial" w:hAnsi="Arial" w:cs="Arial"/>
                <w:sz w:val="16"/>
              </w:rPr>
              <w:t>Single precision float</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18000</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D_MAXNRCOMMOFFVLTG_CNT_F32</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64800">
              <w:rPr>
                <w:rFonts w:ascii="Arial" w:hAnsi="Arial" w:cs="Arial"/>
                <w:sz w:val="16"/>
              </w:rPr>
              <w:t>Single precision float</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(D_LRPHSREASLOOPRATE_CNT_F32*D_MAXPWMFREQ_CNT_F32*t_CommOffsetTblY_Cnt_u16[0])</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D_PHSADVCNTSPERREV_CNT_U16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6144U</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D_PHSADVCNTS180DEG_CNT_U16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3072U/*(D_PHSADVCNTSPERREV_CNT_S16/2U)*/</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D_PHSPOSADVCNTS90DEG_CNT_U16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1536U/*(D_PHSADVCNTSPERREV_CNT_S16/4U)*/</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D_PHSNEGADVCNTS90DEG_CNT_S16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E45E64">
              <w:rPr>
                <w:rFonts w:ascii="Arial" w:hAnsi="Arial" w:cs="Arial"/>
                <w:sz w:val="16"/>
              </w:rPr>
              <w:t>Counts</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-1536/*(-D_PHSADVCNTSPERREV_CNT_S16/4U)*/</w:t>
            </w:r>
          </w:p>
        </w:tc>
      </w:tr>
      <w:tr w:rsidR="00202887" w:rsidRPr="00CF57E6"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D_0DEG_REV_U0P16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Pr="008D76C9" w:rsidRDefault="00B4032B" w:rsidP="00F957FA">
            <w:pPr>
              <w:spacing w:before="60"/>
              <w:rPr>
                <w:rFonts w:ascii="Arial" w:hAnsi="Arial" w:cs="Arial"/>
                <w:sz w:val="16"/>
                <w:lang w:val="fr-FR"/>
              </w:rPr>
            </w:pPr>
            <w:r w:rsidRPr="008D76C9">
              <w:rPr>
                <w:rFonts w:ascii="Arial" w:hAnsi="Arial" w:cs="Arial"/>
                <w:sz w:val="16"/>
                <w:lang w:val="fr-FR"/>
              </w:rPr>
              <w:t>(</w:t>
            </w:r>
            <w:proofErr w:type="spellStart"/>
            <w:r w:rsidRPr="008D76C9">
              <w:rPr>
                <w:rFonts w:ascii="Arial" w:hAnsi="Arial" w:cs="Arial"/>
                <w:sz w:val="16"/>
                <w:lang w:val="fr-FR"/>
              </w:rPr>
              <w:t>FPM_InitFixedPoint_</w:t>
            </w:r>
            <w:proofErr w:type="gramStart"/>
            <w:r w:rsidRPr="008D76C9">
              <w:rPr>
                <w:rFonts w:ascii="Arial" w:hAnsi="Arial" w:cs="Arial"/>
                <w:sz w:val="16"/>
                <w:lang w:val="fr-FR"/>
              </w:rPr>
              <w:t>m</w:t>
            </w:r>
            <w:proofErr w:type="spellEnd"/>
            <w:r w:rsidRPr="008D76C9">
              <w:rPr>
                <w:rFonts w:ascii="Arial" w:hAnsi="Arial" w:cs="Arial"/>
                <w:sz w:val="16"/>
                <w:lang w:val="fr-FR"/>
              </w:rPr>
              <w:t>(</w:t>
            </w:r>
            <w:proofErr w:type="gramEnd"/>
            <w:r w:rsidRPr="008D76C9">
              <w:rPr>
                <w:rFonts w:ascii="Arial" w:hAnsi="Arial" w:cs="Arial"/>
                <w:sz w:val="16"/>
                <w:lang w:val="fr-FR"/>
              </w:rPr>
              <w:t>0.0,u0p16_T))</w:t>
            </w:r>
          </w:p>
        </w:tc>
      </w:tr>
      <w:tr w:rsidR="00202887" w:rsidRPr="00CF57E6"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D_30DEG_REV_U0P16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Pr="008D76C9" w:rsidRDefault="00B4032B" w:rsidP="00F957FA">
            <w:pPr>
              <w:spacing w:before="60"/>
              <w:rPr>
                <w:rFonts w:ascii="Arial" w:hAnsi="Arial" w:cs="Arial"/>
                <w:sz w:val="16"/>
                <w:lang w:val="fr-FR"/>
              </w:rPr>
            </w:pPr>
            <w:r w:rsidRPr="008D76C9">
              <w:rPr>
                <w:rFonts w:ascii="Arial" w:hAnsi="Arial" w:cs="Arial"/>
                <w:sz w:val="16"/>
                <w:lang w:val="fr-FR"/>
              </w:rPr>
              <w:t>(</w:t>
            </w:r>
            <w:proofErr w:type="spellStart"/>
            <w:r w:rsidRPr="008D76C9">
              <w:rPr>
                <w:rFonts w:ascii="Arial" w:hAnsi="Arial" w:cs="Arial"/>
                <w:sz w:val="16"/>
                <w:lang w:val="fr-FR"/>
              </w:rPr>
              <w:t>FPM_InitFixedPoint_</w:t>
            </w:r>
            <w:proofErr w:type="gramStart"/>
            <w:r w:rsidRPr="008D76C9">
              <w:rPr>
                <w:rFonts w:ascii="Arial" w:hAnsi="Arial" w:cs="Arial"/>
                <w:sz w:val="16"/>
                <w:lang w:val="fr-FR"/>
              </w:rPr>
              <w:t>m</w:t>
            </w:r>
            <w:proofErr w:type="spellEnd"/>
            <w:r w:rsidRPr="008D76C9">
              <w:rPr>
                <w:rFonts w:ascii="Arial" w:hAnsi="Arial" w:cs="Arial"/>
                <w:sz w:val="16"/>
                <w:lang w:val="fr-FR"/>
              </w:rPr>
              <w:t>(</w:t>
            </w:r>
            <w:proofErr w:type="gramEnd"/>
            <w:r w:rsidRPr="008D76C9">
              <w:rPr>
                <w:rFonts w:ascii="Arial" w:hAnsi="Arial" w:cs="Arial"/>
                <w:sz w:val="16"/>
                <w:lang w:val="fr-FR"/>
              </w:rPr>
              <w:t>0.0833333333,u0p16_T))</w:t>
            </w:r>
          </w:p>
        </w:tc>
      </w:tr>
      <w:tr w:rsidR="00202887" w:rsidRPr="00CF57E6"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D_60DEG_REV_U0P16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Pr="008D76C9" w:rsidRDefault="00B4032B" w:rsidP="00F957FA">
            <w:pPr>
              <w:spacing w:before="60"/>
              <w:rPr>
                <w:rFonts w:ascii="Arial" w:hAnsi="Arial" w:cs="Arial"/>
                <w:sz w:val="16"/>
                <w:lang w:val="fr-FR"/>
              </w:rPr>
            </w:pPr>
            <w:r w:rsidRPr="008D76C9">
              <w:rPr>
                <w:rFonts w:ascii="Arial" w:hAnsi="Arial" w:cs="Arial"/>
                <w:sz w:val="16"/>
                <w:lang w:val="fr-FR"/>
              </w:rPr>
              <w:t>(</w:t>
            </w:r>
            <w:proofErr w:type="spellStart"/>
            <w:r w:rsidRPr="008D76C9">
              <w:rPr>
                <w:rFonts w:ascii="Arial" w:hAnsi="Arial" w:cs="Arial"/>
                <w:sz w:val="16"/>
                <w:lang w:val="fr-FR"/>
              </w:rPr>
              <w:t>FPM_InitFixedPoint_</w:t>
            </w:r>
            <w:proofErr w:type="gramStart"/>
            <w:r w:rsidRPr="008D76C9">
              <w:rPr>
                <w:rFonts w:ascii="Arial" w:hAnsi="Arial" w:cs="Arial"/>
                <w:sz w:val="16"/>
                <w:lang w:val="fr-FR"/>
              </w:rPr>
              <w:t>m</w:t>
            </w:r>
            <w:proofErr w:type="spellEnd"/>
            <w:r w:rsidRPr="008D76C9">
              <w:rPr>
                <w:rFonts w:ascii="Arial" w:hAnsi="Arial" w:cs="Arial"/>
                <w:sz w:val="16"/>
                <w:lang w:val="fr-FR"/>
              </w:rPr>
              <w:t>(</w:t>
            </w:r>
            <w:proofErr w:type="gramEnd"/>
            <w:r w:rsidRPr="008D76C9">
              <w:rPr>
                <w:rFonts w:ascii="Arial" w:hAnsi="Arial" w:cs="Arial"/>
                <w:sz w:val="16"/>
                <w:lang w:val="fr-FR"/>
              </w:rPr>
              <w:t>0.1666666666,u0p16_T))</w:t>
            </w:r>
          </w:p>
        </w:tc>
      </w:tr>
      <w:tr w:rsidR="00202887" w:rsidRPr="00CF57E6"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D_240DEG_REV_U0P16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Pr="008D76C9" w:rsidRDefault="00B4032B" w:rsidP="00F957FA">
            <w:pPr>
              <w:spacing w:before="60"/>
              <w:rPr>
                <w:rFonts w:ascii="Arial" w:hAnsi="Arial" w:cs="Arial"/>
                <w:sz w:val="16"/>
                <w:lang w:val="fr-FR"/>
              </w:rPr>
            </w:pPr>
            <w:r w:rsidRPr="008D76C9">
              <w:rPr>
                <w:rFonts w:ascii="Arial" w:hAnsi="Arial" w:cs="Arial"/>
                <w:sz w:val="16"/>
                <w:lang w:val="fr-FR"/>
              </w:rPr>
              <w:t>(</w:t>
            </w:r>
            <w:proofErr w:type="spellStart"/>
            <w:r w:rsidRPr="008D76C9">
              <w:rPr>
                <w:rFonts w:ascii="Arial" w:hAnsi="Arial" w:cs="Arial"/>
                <w:sz w:val="16"/>
                <w:lang w:val="fr-FR"/>
              </w:rPr>
              <w:t>FPM_InitFixedPoint_</w:t>
            </w:r>
            <w:proofErr w:type="gramStart"/>
            <w:r w:rsidRPr="008D76C9">
              <w:rPr>
                <w:rFonts w:ascii="Arial" w:hAnsi="Arial" w:cs="Arial"/>
                <w:sz w:val="16"/>
                <w:lang w:val="fr-FR"/>
              </w:rPr>
              <w:t>m</w:t>
            </w:r>
            <w:proofErr w:type="spellEnd"/>
            <w:r w:rsidRPr="008D76C9">
              <w:rPr>
                <w:rFonts w:ascii="Arial" w:hAnsi="Arial" w:cs="Arial"/>
                <w:sz w:val="16"/>
                <w:lang w:val="fr-FR"/>
              </w:rPr>
              <w:t>(</w:t>
            </w:r>
            <w:proofErr w:type="gramEnd"/>
            <w:r w:rsidRPr="008D76C9">
              <w:rPr>
                <w:rFonts w:ascii="Arial" w:hAnsi="Arial" w:cs="Arial"/>
                <w:sz w:val="16"/>
                <w:lang w:val="fr-FR"/>
              </w:rPr>
              <w:t>0.6666666666,u0p16_T))</w:t>
            </w:r>
          </w:p>
        </w:tc>
      </w:tr>
      <w:tr w:rsidR="00202887" w:rsidRPr="00CF57E6"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D_120DEG_REV_U0P16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Pr="008D76C9" w:rsidRDefault="00B4032B" w:rsidP="00F957FA">
            <w:pPr>
              <w:spacing w:before="60"/>
              <w:rPr>
                <w:rFonts w:ascii="Arial" w:hAnsi="Arial" w:cs="Arial"/>
                <w:sz w:val="16"/>
                <w:lang w:val="fr-FR"/>
              </w:rPr>
            </w:pPr>
            <w:r w:rsidRPr="008D76C9">
              <w:rPr>
                <w:rFonts w:ascii="Arial" w:hAnsi="Arial" w:cs="Arial"/>
                <w:sz w:val="16"/>
                <w:lang w:val="fr-FR"/>
              </w:rPr>
              <w:t>(</w:t>
            </w:r>
            <w:proofErr w:type="spellStart"/>
            <w:r w:rsidRPr="008D76C9">
              <w:rPr>
                <w:rFonts w:ascii="Arial" w:hAnsi="Arial" w:cs="Arial"/>
                <w:sz w:val="16"/>
                <w:lang w:val="fr-FR"/>
              </w:rPr>
              <w:t>FPM_InitFixedPoint_</w:t>
            </w:r>
            <w:proofErr w:type="gramStart"/>
            <w:r w:rsidRPr="008D76C9">
              <w:rPr>
                <w:rFonts w:ascii="Arial" w:hAnsi="Arial" w:cs="Arial"/>
                <w:sz w:val="16"/>
                <w:lang w:val="fr-FR"/>
              </w:rPr>
              <w:t>m</w:t>
            </w:r>
            <w:proofErr w:type="spellEnd"/>
            <w:r w:rsidRPr="008D76C9">
              <w:rPr>
                <w:rFonts w:ascii="Arial" w:hAnsi="Arial" w:cs="Arial"/>
                <w:sz w:val="16"/>
                <w:lang w:val="fr-FR"/>
              </w:rPr>
              <w:t>(</w:t>
            </w:r>
            <w:proofErr w:type="gramEnd"/>
            <w:r w:rsidRPr="008D76C9">
              <w:rPr>
                <w:rFonts w:ascii="Arial" w:hAnsi="Arial" w:cs="Arial"/>
                <w:sz w:val="16"/>
                <w:lang w:val="fr-FR"/>
              </w:rPr>
              <w:t>0.3333333333,u0p16_T))</w:t>
            </w:r>
          </w:p>
        </w:tc>
      </w:tr>
      <w:tr w:rsidR="00202887" w:rsidRPr="00CF57E6"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D_180DEG_REV_U0P16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Pr="008D76C9" w:rsidRDefault="00B4032B" w:rsidP="00F957FA">
            <w:pPr>
              <w:spacing w:before="60"/>
              <w:rPr>
                <w:rFonts w:ascii="Arial" w:hAnsi="Arial" w:cs="Arial"/>
                <w:sz w:val="16"/>
                <w:lang w:val="fr-FR"/>
              </w:rPr>
            </w:pPr>
            <w:r w:rsidRPr="008D76C9">
              <w:rPr>
                <w:rFonts w:ascii="Arial" w:hAnsi="Arial" w:cs="Arial"/>
                <w:sz w:val="16"/>
                <w:lang w:val="fr-FR"/>
              </w:rPr>
              <w:t>(</w:t>
            </w:r>
            <w:proofErr w:type="spellStart"/>
            <w:r w:rsidRPr="008D76C9">
              <w:rPr>
                <w:rFonts w:ascii="Arial" w:hAnsi="Arial" w:cs="Arial"/>
                <w:sz w:val="16"/>
                <w:lang w:val="fr-FR"/>
              </w:rPr>
              <w:t>FPM_InitFixedPoint_</w:t>
            </w:r>
            <w:proofErr w:type="gramStart"/>
            <w:r w:rsidRPr="008D76C9">
              <w:rPr>
                <w:rFonts w:ascii="Arial" w:hAnsi="Arial" w:cs="Arial"/>
                <w:sz w:val="16"/>
                <w:lang w:val="fr-FR"/>
              </w:rPr>
              <w:t>m</w:t>
            </w:r>
            <w:proofErr w:type="spellEnd"/>
            <w:r w:rsidRPr="008D76C9">
              <w:rPr>
                <w:rFonts w:ascii="Arial" w:hAnsi="Arial" w:cs="Arial"/>
                <w:sz w:val="16"/>
                <w:lang w:val="fr-FR"/>
              </w:rPr>
              <w:t>(</w:t>
            </w:r>
            <w:proofErr w:type="gramEnd"/>
            <w:r w:rsidRPr="008D76C9">
              <w:rPr>
                <w:rFonts w:ascii="Arial" w:hAnsi="Arial" w:cs="Arial"/>
                <w:sz w:val="16"/>
                <w:lang w:val="fr-FR"/>
              </w:rPr>
              <w:t>0.5,u0p16_T))</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D_PHASEAOFFSETNRM_REV_U0P16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Pr>
                <w:rFonts w:ascii="Arial" w:hAnsi="Arial" w:cs="Arial"/>
                <w:sz w:val="16"/>
              </w:rPr>
              <w:t>2</w:t>
            </w:r>
            <w:r w:rsidRPr="00202887">
              <w:rPr>
                <w:rFonts w:ascii="Arial" w:hAnsi="Arial" w:cs="Arial"/>
                <w:sz w:val="16"/>
              </w:rPr>
              <w:t>-16</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D_0DEG_REV_U0P16</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D_PHASEBOFFSETNRM_REV_U0P16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503C9D">
              <w:rPr>
                <w:rFonts w:ascii="Arial" w:hAnsi="Arial" w:cs="Arial"/>
                <w:sz w:val="16"/>
              </w:rPr>
              <w:t>2</w:t>
            </w:r>
            <w:r w:rsidR="00B4032B" w:rsidRPr="00B4032B">
              <w:rPr>
                <w:rFonts w:ascii="Arial" w:hAnsi="Arial" w:cs="Arial"/>
                <w:sz w:val="16"/>
              </w:rPr>
              <w:t>-16</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((uint16)(D_PHASEAOFFSETNRM_REV_U0P16-D_120DEG_REV_U0P16))</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lastRenderedPageBreak/>
              <w:t>D_PHASECOFFSETNRM_REV_U0P16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503C9D">
              <w:rPr>
                <w:rFonts w:ascii="Arial" w:hAnsi="Arial" w:cs="Arial"/>
                <w:sz w:val="16"/>
              </w:rPr>
              <w:t>2</w:t>
            </w:r>
            <w:r w:rsidR="00B4032B" w:rsidRPr="00B4032B">
              <w:rPr>
                <w:rFonts w:ascii="Arial" w:hAnsi="Arial" w:cs="Arial"/>
                <w:sz w:val="16"/>
              </w:rPr>
              <w:t>-16</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(D_PHASEAOFFSETNRM_REV_U0P16+D_120DEG_REV_U0P16)</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D_PHASEAOFFSETINV_REV_U0P16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503C9D">
              <w:rPr>
                <w:rFonts w:ascii="Arial" w:hAnsi="Arial" w:cs="Arial"/>
                <w:sz w:val="16"/>
              </w:rPr>
              <w:t>2</w:t>
            </w:r>
            <w:r w:rsidR="00B4032B" w:rsidRPr="00B4032B">
              <w:rPr>
                <w:rFonts w:ascii="Arial" w:hAnsi="Arial" w:cs="Arial"/>
                <w:sz w:val="16"/>
              </w:rPr>
              <w:t>-16</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D_60DEG_REV_U0P16</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D_PHASEBOFFSETINV_REV_U0P16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503C9D">
              <w:rPr>
                <w:rFonts w:ascii="Arial" w:hAnsi="Arial" w:cs="Arial"/>
                <w:sz w:val="16"/>
              </w:rPr>
              <w:t>2</w:t>
            </w:r>
            <w:r w:rsidR="00B4032B" w:rsidRPr="00B4032B">
              <w:rPr>
                <w:rFonts w:ascii="Arial" w:hAnsi="Arial" w:cs="Arial"/>
                <w:sz w:val="16"/>
              </w:rPr>
              <w:t>-16</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(D_PHASEAOFFSETINV_REV_U0P16+D_120DEG_REV_U0P16)</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D_PHASECOFFSETINV_REV_U0P16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503C9D">
              <w:rPr>
                <w:rFonts w:ascii="Arial" w:hAnsi="Arial" w:cs="Arial"/>
                <w:sz w:val="16"/>
              </w:rPr>
              <w:t>2</w:t>
            </w:r>
            <w:r w:rsidR="00B4032B" w:rsidRPr="00B4032B">
              <w:rPr>
                <w:rFonts w:ascii="Arial" w:hAnsi="Arial" w:cs="Arial"/>
                <w:sz w:val="16"/>
              </w:rPr>
              <w:t>-16</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((uint16)(D_PHASEAOFFSETINV_REV_U0P16-D_120DEG_REV_U0P16))</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D_REVPCNT_ULS_U0P32</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proofErr w:type="spellStart"/>
            <w:r>
              <w:rPr>
                <w:rFonts w:ascii="Arial" w:hAnsi="Arial" w:cs="Arial"/>
                <w:sz w:val="16"/>
              </w:rPr>
              <w:t>Uls</w:t>
            </w:r>
            <w:proofErr w:type="spellEnd"/>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699051UL/*(FPM_InitFixedPoint_m(1/D_PACNTSPREV_ULS_U16P0,u0p32_T))*/</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D_PACNTSPREV_ULS_U16P0</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proofErr w:type="spellStart"/>
            <w:r>
              <w:rPr>
                <w:rFonts w:ascii="Arial" w:hAnsi="Arial" w:cs="Arial"/>
                <w:sz w:val="16"/>
              </w:rPr>
              <w:t>Uls</w:t>
            </w:r>
            <w:proofErr w:type="spellEnd"/>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6144U</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D_SCALER16_CNT_U16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proofErr w:type="spellStart"/>
            <w:r>
              <w:rPr>
                <w:rFonts w:ascii="Arial" w:hAnsi="Arial" w:cs="Arial"/>
                <w:sz w:val="16"/>
              </w:rPr>
              <w:t>cnt</w:t>
            </w:r>
            <w:proofErr w:type="spellEnd"/>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16U</w:t>
            </w:r>
          </w:p>
        </w:tc>
      </w:tr>
      <w:tr w:rsidR="00202887" w:rsidRPr="00CF57E6"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D_35DEG_REV_U0P16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Pr="008D76C9" w:rsidRDefault="00B4032B" w:rsidP="00F957FA">
            <w:pPr>
              <w:spacing w:before="60"/>
              <w:rPr>
                <w:rFonts w:ascii="Arial" w:hAnsi="Arial" w:cs="Arial"/>
                <w:sz w:val="16"/>
                <w:lang w:val="fr-FR"/>
              </w:rPr>
            </w:pPr>
            <w:r w:rsidRPr="008D76C9">
              <w:rPr>
                <w:rFonts w:ascii="Arial" w:hAnsi="Arial" w:cs="Arial"/>
                <w:sz w:val="16"/>
                <w:lang w:val="fr-FR"/>
              </w:rPr>
              <w:t>(</w:t>
            </w:r>
            <w:proofErr w:type="spellStart"/>
            <w:r w:rsidRPr="008D76C9">
              <w:rPr>
                <w:rFonts w:ascii="Arial" w:hAnsi="Arial" w:cs="Arial"/>
                <w:sz w:val="16"/>
                <w:lang w:val="fr-FR"/>
              </w:rPr>
              <w:t>FPM_InitFixedPoint_</w:t>
            </w:r>
            <w:proofErr w:type="gramStart"/>
            <w:r w:rsidRPr="008D76C9">
              <w:rPr>
                <w:rFonts w:ascii="Arial" w:hAnsi="Arial" w:cs="Arial"/>
                <w:sz w:val="16"/>
                <w:lang w:val="fr-FR"/>
              </w:rPr>
              <w:t>m</w:t>
            </w:r>
            <w:proofErr w:type="spellEnd"/>
            <w:r w:rsidRPr="008D76C9">
              <w:rPr>
                <w:rFonts w:ascii="Arial" w:hAnsi="Arial" w:cs="Arial"/>
                <w:sz w:val="16"/>
                <w:lang w:val="fr-FR"/>
              </w:rPr>
              <w:t>(</w:t>
            </w:r>
            <w:proofErr w:type="gramEnd"/>
            <w:r w:rsidRPr="008D76C9">
              <w:rPr>
                <w:rFonts w:ascii="Arial" w:hAnsi="Arial" w:cs="Arial"/>
                <w:sz w:val="16"/>
                <w:lang w:val="fr-FR"/>
              </w:rPr>
              <w:t>0.0972222222,u0p16_T))</w:t>
            </w:r>
          </w:p>
        </w:tc>
      </w:tr>
      <w:tr w:rsidR="00202887" w:rsidRPr="00CF57E6"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D_205DEG_REV_U0P16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Pr="008D76C9" w:rsidRDefault="00B4032B" w:rsidP="00F957FA">
            <w:pPr>
              <w:spacing w:before="60"/>
              <w:rPr>
                <w:rFonts w:ascii="Arial" w:hAnsi="Arial" w:cs="Arial"/>
                <w:sz w:val="16"/>
                <w:lang w:val="fr-FR"/>
              </w:rPr>
            </w:pPr>
            <w:r w:rsidRPr="008D76C9">
              <w:rPr>
                <w:rFonts w:ascii="Arial" w:hAnsi="Arial" w:cs="Arial"/>
                <w:sz w:val="16"/>
                <w:lang w:val="fr-FR"/>
              </w:rPr>
              <w:t>(</w:t>
            </w:r>
            <w:proofErr w:type="spellStart"/>
            <w:r w:rsidRPr="008D76C9">
              <w:rPr>
                <w:rFonts w:ascii="Arial" w:hAnsi="Arial" w:cs="Arial"/>
                <w:sz w:val="16"/>
                <w:lang w:val="fr-FR"/>
              </w:rPr>
              <w:t>FPM_InitFixedPoint_</w:t>
            </w:r>
            <w:proofErr w:type="gramStart"/>
            <w:r w:rsidRPr="008D76C9">
              <w:rPr>
                <w:rFonts w:ascii="Arial" w:hAnsi="Arial" w:cs="Arial"/>
                <w:sz w:val="16"/>
                <w:lang w:val="fr-FR"/>
              </w:rPr>
              <w:t>m</w:t>
            </w:r>
            <w:proofErr w:type="spellEnd"/>
            <w:r w:rsidRPr="008D76C9">
              <w:rPr>
                <w:rFonts w:ascii="Arial" w:hAnsi="Arial" w:cs="Arial"/>
                <w:sz w:val="16"/>
                <w:lang w:val="fr-FR"/>
              </w:rPr>
              <w:t>(</w:t>
            </w:r>
            <w:proofErr w:type="gramEnd"/>
            <w:r w:rsidRPr="008D76C9">
              <w:rPr>
                <w:rFonts w:ascii="Arial" w:hAnsi="Arial" w:cs="Arial"/>
                <w:sz w:val="16"/>
                <w:lang w:val="fr-FR"/>
              </w:rPr>
              <w:t>0.5972222222,u0p16_T))</w:t>
            </w:r>
          </w:p>
        </w:tc>
      </w:tr>
      <w:tr w:rsidR="00202887" w:rsidRPr="00CF57E6"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D_245DEG_REV_U0P16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Pr="008D76C9" w:rsidRDefault="00B4032B" w:rsidP="00F957FA">
            <w:pPr>
              <w:spacing w:before="60"/>
              <w:rPr>
                <w:rFonts w:ascii="Arial" w:hAnsi="Arial" w:cs="Arial"/>
                <w:sz w:val="16"/>
                <w:lang w:val="fr-FR"/>
              </w:rPr>
            </w:pPr>
            <w:r w:rsidRPr="008D76C9">
              <w:rPr>
                <w:rFonts w:ascii="Arial" w:hAnsi="Arial" w:cs="Arial"/>
                <w:sz w:val="16"/>
                <w:lang w:val="fr-FR"/>
              </w:rPr>
              <w:t>(</w:t>
            </w:r>
            <w:proofErr w:type="spellStart"/>
            <w:r w:rsidRPr="008D76C9">
              <w:rPr>
                <w:rFonts w:ascii="Arial" w:hAnsi="Arial" w:cs="Arial"/>
                <w:sz w:val="16"/>
                <w:lang w:val="fr-FR"/>
              </w:rPr>
              <w:t>FPM_InitFixedPoint_</w:t>
            </w:r>
            <w:proofErr w:type="gramStart"/>
            <w:r w:rsidRPr="008D76C9">
              <w:rPr>
                <w:rFonts w:ascii="Arial" w:hAnsi="Arial" w:cs="Arial"/>
                <w:sz w:val="16"/>
                <w:lang w:val="fr-FR"/>
              </w:rPr>
              <w:t>m</w:t>
            </w:r>
            <w:proofErr w:type="spellEnd"/>
            <w:r w:rsidRPr="008D76C9">
              <w:rPr>
                <w:rFonts w:ascii="Arial" w:hAnsi="Arial" w:cs="Arial"/>
                <w:sz w:val="16"/>
                <w:lang w:val="fr-FR"/>
              </w:rPr>
              <w:t>(</w:t>
            </w:r>
            <w:proofErr w:type="gramEnd"/>
            <w:r w:rsidRPr="008D76C9">
              <w:rPr>
                <w:rFonts w:ascii="Arial" w:hAnsi="Arial" w:cs="Arial"/>
                <w:sz w:val="16"/>
                <w:lang w:val="fr-FR"/>
              </w:rPr>
              <w:t>0.6805555555,u0p16_T))</w:t>
            </w:r>
          </w:p>
        </w:tc>
      </w:tr>
      <w:tr w:rsidR="00202887" w:rsidRPr="00CF57E6"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D_355DEG_REV_U0P16</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BC1BAA">
              <w:rPr>
                <w:rFonts w:ascii="Arial" w:hAnsi="Arial" w:cs="Arial"/>
                <w:sz w:val="16"/>
              </w:rPr>
              <w:t>rev</w:t>
            </w:r>
          </w:p>
        </w:tc>
        <w:tc>
          <w:tcPr>
            <w:tcW w:w="2160" w:type="dxa"/>
            <w:tcBorders>
              <w:top w:val="single" w:sz="6" w:space="0" w:color="auto"/>
              <w:left w:val="single" w:sz="6" w:space="0" w:color="auto"/>
              <w:bottom w:val="single" w:sz="6" w:space="0" w:color="auto"/>
              <w:right w:val="single" w:sz="6" w:space="0" w:color="auto"/>
            </w:tcBorders>
          </w:tcPr>
          <w:p w:rsidR="00202887" w:rsidRPr="008D76C9" w:rsidRDefault="00B4032B" w:rsidP="00F957FA">
            <w:pPr>
              <w:spacing w:before="60"/>
              <w:rPr>
                <w:rFonts w:ascii="Arial" w:hAnsi="Arial" w:cs="Arial"/>
                <w:sz w:val="16"/>
                <w:lang w:val="fr-FR"/>
              </w:rPr>
            </w:pPr>
            <w:r w:rsidRPr="008D76C9">
              <w:rPr>
                <w:rFonts w:ascii="Arial" w:hAnsi="Arial" w:cs="Arial"/>
                <w:sz w:val="16"/>
                <w:lang w:val="fr-FR"/>
              </w:rPr>
              <w:t>(</w:t>
            </w:r>
            <w:proofErr w:type="spellStart"/>
            <w:r w:rsidRPr="008D76C9">
              <w:rPr>
                <w:rFonts w:ascii="Arial" w:hAnsi="Arial" w:cs="Arial"/>
                <w:sz w:val="16"/>
                <w:lang w:val="fr-FR"/>
              </w:rPr>
              <w:t>FPM_InitFixedPoint_</w:t>
            </w:r>
            <w:proofErr w:type="gramStart"/>
            <w:r w:rsidRPr="008D76C9">
              <w:rPr>
                <w:rFonts w:ascii="Arial" w:hAnsi="Arial" w:cs="Arial"/>
                <w:sz w:val="16"/>
                <w:lang w:val="fr-FR"/>
              </w:rPr>
              <w:t>m</w:t>
            </w:r>
            <w:proofErr w:type="spellEnd"/>
            <w:r w:rsidRPr="008D76C9">
              <w:rPr>
                <w:rFonts w:ascii="Arial" w:hAnsi="Arial" w:cs="Arial"/>
                <w:sz w:val="16"/>
                <w:lang w:val="fr-FR"/>
              </w:rPr>
              <w:t>(</w:t>
            </w:r>
            <w:proofErr w:type="gramEnd"/>
            <w:r w:rsidRPr="008D76C9">
              <w:rPr>
                <w:rFonts w:ascii="Arial" w:hAnsi="Arial" w:cs="Arial"/>
                <w:sz w:val="16"/>
                <w:lang w:val="fr-FR"/>
              </w:rPr>
              <w:t>0.9861111111,u0p16_T))</w:t>
            </w:r>
          </w:p>
        </w:tc>
      </w:tr>
      <w:tr w:rsidR="00202887" w:rsidTr="00202887">
        <w:tc>
          <w:tcPr>
            <w:tcW w:w="3888" w:type="dxa"/>
            <w:tcBorders>
              <w:top w:val="single" w:sz="6" w:space="0" w:color="auto"/>
              <w:left w:val="single" w:sz="6" w:space="0" w:color="auto"/>
              <w:bottom w:val="single" w:sz="6" w:space="0" w:color="auto"/>
              <w:right w:val="single" w:sz="6" w:space="0" w:color="auto"/>
            </w:tcBorders>
          </w:tcPr>
          <w:p w:rsidR="00202887" w:rsidRPr="00D53ED3" w:rsidRDefault="00B4032B" w:rsidP="00D53ED3">
            <w:pPr>
              <w:spacing w:before="60"/>
              <w:rPr>
                <w:rFonts w:ascii="Arial" w:hAnsi="Arial" w:cs="Arial"/>
                <w:sz w:val="16"/>
              </w:rPr>
            </w:pPr>
            <w:r w:rsidRPr="00B4032B">
              <w:rPr>
                <w:rFonts w:ascii="Arial" w:hAnsi="Arial" w:cs="Arial"/>
                <w:sz w:val="16"/>
              </w:rPr>
              <w:t>D_POSITIVEONE_CNT_S8</w:t>
            </w:r>
          </w:p>
        </w:tc>
        <w:tc>
          <w:tcPr>
            <w:tcW w:w="168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r w:rsidRPr="00C66862">
              <w:rPr>
                <w:rFonts w:ascii="Arial" w:hAnsi="Arial" w:cs="Arial"/>
                <w:sz w:val="16"/>
              </w:rPr>
              <w:t>1</w:t>
            </w:r>
          </w:p>
        </w:tc>
        <w:tc>
          <w:tcPr>
            <w:tcW w:w="1200" w:type="dxa"/>
            <w:tcBorders>
              <w:top w:val="single" w:sz="6" w:space="0" w:color="auto"/>
              <w:left w:val="single" w:sz="6" w:space="0" w:color="auto"/>
              <w:bottom w:val="single" w:sz="6" w:space="0" w:color="auto"/>
              <w:right w:val="single" w:sz="6" w:space="0" w:color="auto"/>
            </w:tcBorders>
          </w:tcPr>
          <w:p w:rsidR="00202887" w:rsidRDefault="00202887" w:rsidP="00F957FA">
            <w:pPr>
              <w:spacing w:before="60"/>
              <w:rPr>
                <w:rFonts w:ascii="Arial" w:hAnsi="Arial" w:cs="Arial"/>
                <w:sz w:val="16"/>
              </w:rPr>
            </w:pPr>
            <w:proofErr w:type="spellStart"/>
            <w:r>
              <w:rPr>
                <w:rFonts w:ascii="Arial" w:hAnsi="Arial" w:cs="Arial"/>
                <w:sz w:val="16"/>
              </w:rPr>
              <w:t>cnt</w:t>
            </w:r>
            <w:proofErr w:type="spellEnd"/>
          </w:p>
        </w:tc>
        <w:tc>
          <w:tcPr>
            <w:tcW w:w="2160" w:type="dxa"/>
            <w:tcBorders>
              <w:top w:val="single" w:sz="6" w:space="0" w:color="auto"/>
              <w:left w:val="single" w:sz="6" w:space="0" w:color="auto"/>
              <w:bottom w:val="single" w:sz="6" w:space="0" w:color="auto"/>
              <w:right w:val="single" w:sz="6" w:space="0" w:color="auto"/>
            </w:tcBorders>
          </w:tcPr>
          <w:p w:rsidR="00202887" w:rsidRDefault="00B4032B" w:rsidP="00F957FA">
            <w:pPr>
              <w:spacing w:before="60"/>
              <w:rPr>
                <w:rFonts w:ascii="Arial" w:hAnsi="Arial" w:cs="Arial"/>
                <w:sz w:val="16"/>
              </w:rPr>
            </w:pPr>
            <w:r w:rsidRPr="00B4032B">
              <w:rPr>
                <w:rFonts w:ascii="Arial" w:hAnsi="Arial" w:cs="Arial"/>
                <w:sz w:val="16"/>
              </w:rPr>
              <w:t>1</w:t>
            </w:r>
          </w:p>
        </w:tc>
      </w:tr>
    </w:tbl>
    <w:p w:rsidR="00DE4889" w:rsidRDefault="00DE4889" w:rsidP="00DE4889">
      <w:pPr>
        <w:pStyle w:val="Heading4"/>
        <w:numPr>
          <w:ilvl w:val="0"/>
          <w:numId w:val="0"/>
        </w:numPr>
        <w:ind w:left="864" w:hanging="864"/>
      </w:pPr>
    </w:p>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8B3E94">
            <w:pPr>
              <w:spacing w:before="60"/>
              <w:rPr>
                <w:rFonts w:ascii="Arial" w:hAnsi="Arial" w:cs="Arial"/>
                <w:sz w:val="16"/>
              </w:rPr>
            </w:pPr>
            <w:r>
              <w:rPr>
                <w:rFonts w:ascii="Arial" w:hAnsi="Arial" w:cs="Arial"/>
                <w:sz w:val="16"/>
              </w:rPr>
              <w:t>&lt;</w:t>
            </w:r>
            <w:r w:rsidR="004A781C">
              <w:rPr>
                <w:rFonts w:ascii="Arial" w:hAnsi="Arial" w:cs="Arial"/>
                <w:sz w:val="16"/>
              </w:rPr>
              <w:t>None</w:t>
            </w:r>
            <w:r>
              <w:rPr>
                <w:rFonts w:ascii="Arial" w:hAnsi="Arial" w:cs="Arial"/>
                <w:sz w:val="16"/>
              </w:rPr>
              <w:t>&gt;</w:t>
            </w:r>
          </w:p>
        </w:tc>
      </w:tr>
    </w:tbl>
    <w:p w:rsidR="004A781C" w:rsidRDefault="004A781C"/>
    <w:p w:rsidR="004A781C" w:rsidRDefault="004A781C">
      <w:pPr>
        <w:pStyle w:val="Heading3"/>
      </w:pPr>
      <w:r>
        <w:t>Module specific Lookup Tables Constants</w:t>
      </w:r>
    </w:p>
    <w:p w:rsidR="004A781C" w:rsidRDefault="004A781C">
      <w:r>
        <w:t>(This is for lookup tables (arrays) with fixed values, same name as other tables)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r>
              <w:rPr>
                <w:rFonts w:ascii="Arial" w:hAnsi="Arial" w:cs="Arial"/>
                <w:sz w:val="16"/>
              </w:rPr>
              <w:t>None</w:t>
            </w:r>
          </w:p>
        </w:tc>
        <w:tc>
          <w:tcPr>
            <w:tcW w:w="99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360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5D5FE4" w:rsidRDefault="00177A25" w:rsidP="008B3E94">
      <w:pPr>
        <w:numPr>
          <w:ilvl w:val="0"/>
          <w:numId w:val="5"/>
        </w:numPr>
        <w:spacing w:after="0"/>
      </w:pPr>
      <w:proofErr w:type="spellStart"/>
      <w:r w:rsidRPr="00177A25">
        <w:t>Limit_m</w:t>
      </w:r>
      <w:proofErr w:type="spellEnd"/>
    </w:p>
    <w:p w:rsidR="00177A25" w:rsidRDefault="00177A25" w:rsidP="008B3E94">
      <w:pPr>
        <w:numPr>
          <w:ilvl w:val="0"/>
          <w:numId w:val="5"/>
        </w:numPr>
        <w:spacing w:after="0"/>
      </w:pPr>
      <w:proofErr w:type="spellStart"/>
      <w:r w:rsidRPr="00177A25">
        <w:t>FPM_Fix_m</w:t>
      </w:r>
      <w:proofErr w:type="spellEnd"/>
    </w:p>
    <w:p w:rsidR="00177A25" w:rsidRDefault="00177A25" w:rsidP="008B3E94">
      <w:pPr>
        <w:numPr>
          <w:ilvl w:val="0"/>
          <w:numId w:val="5"/>
        </w:numPr>
        <w:spacing w:after="0"/>
      </w:pPr>
      <w:r w:rsidRPr="00177A25">
        <w:t>LPF_SvUpdate_s16InFixKTrunc_m</w:t>
      </w:r>
    </w:p>
    <w:p w:rsidR="00177A25" w:rsidRDefault="00177A25" w:rsidP="00177A25">
      <w:pPr>
        <w:numPr>
          <w:ilvl w:val="0"/>
          <w:numId w:val="5"/>
        </w:numPr>
        <w:spacing w:after="0"/>
      </w:pPr>
      <w:r w:rsidRPr="00177A25">
        <w:t>LPF_OpUpdate_s16InFixKTrunc_m</w:t>
      </w:r>
    </w:p>
    <w:p w:rsidR="00202887" w:rsidRDefault="00202887" w:rsidP="00177A25">
      <w:pPr>
        <w:numPr>
          <w:ilvl w:val="0"/>
          <w:numId w:val="5"/>
        </w:numPr>
        <w:spacing w:after="0"/>
      </w:pPr>
      <w:proofErr w:type="spellStart"/>
      <w:r>
        <w:t>Max_m</w:t>
      </w:r>
      <w:proofErr w:type="spellEnd"/>
    </w:p>
    <w:p w:rsidR="00202887" w:rsidRDefault="00202887" w:rsidP="00177A25">
      <w:pPr>
        <w:numPr>
          <w:ilvl w:val="0"/>
          <w:numId w:val="5"/>
        </w:numPr>
        <w:spacing w:after="0"/>
      </w:pPr>
      <w:proofErr w:type="spellStart"/>
      <w:r>
        <w:t>Min_M</w:t>
      </w:r>
      <w:proofErr w:type="spellEnd"/>
    </w:p>
    <w:p w:rsidR="00202887" w:rsidRDefault="00202887" w:rsidP="00177A25">
      <w:pPr>
        <w:numPr>
          <w:ilvl w:val="0"/>
          <w:numId w:val="5"/>
        </w:numPr>
        <w:spacing w:after="0"/>
      </w:pPr>
      <w:r w:rsidRPr="00202887">
        <w:t>Abs_s</w:t>
      </w:r>
      <w:r w:rsidR="003A7CC2">
        <w:t>16</w:t>
      </w:r>
      <w:r w:rsidRPr="00202887">
        <w:t>_m</w:t>
      </w:r>
    </w:p>
    <w:p w:rsidR="00202887" w:rsidRDefault="00202887" w:rsidP="00177A25">
      <w:pPr>
        <w:numPr>
          <w:ilvl w:val="0"/>
          <w:numId w:val="5"/>
        </w:numPr>
        <w:spacing w:after="0"/>
      </w:pPr>
      <w:r w:rsidRPr="00202887">
        <w:t>Abs_f</w:t>
      </w:r>
      <w:r w:rsidR="003A7CC2">
        <w:t>16</w:t>
      </w:r>
      <w:r w:rsidRPr="00202887">
        <w:t>_m</w:t>
      </w:r>
    </w:p>
    <w:p w:rsidR="00202887" w:rsidRDefault="00202887" w:rsidP="00177A25">
      <w:pPr>
        <w:numPr>
          <w:ilvl w:val="0"/>
          <w:numId w:val="5"/>
        </w:numPr>
        <w:spacing w:after="0"/>
      </w:pPr>
    </w:p>
    <w:p w:rsidR="008B3E94" w:rsidRDefault="008B3E94" w:rsidP="008B3E94">
      <w:pPr>
        <w:spacing w:after="0"/>
        <w:ind w:left="720"/>
      </w:pPr>
    </w:p>
    <w:p w:rsidR="008B3E94" w:rsidRDefault="008B3E94" w:rsidP="008B3E94">
      <w:pPr>
        <w:pStyle w:val="Heading2"/>
      </w:pPr>
      <w:r>
        <w:t>Data Hiding Functions</w:t>
      </w:r>
    </w:p>
    <w:p w:rsidR="00DC7E08" w:rsidRDefault="00DC7E08" w:rsidP="00DC7E08">
      <w:pPr>
        <w:numPr>
          <w:ilvl w:val="0"/>
          <w:numId w:val="10"/>
        </w:numPr>
        <w:spacing w:after="0"/>
      </w:pPr>
      <w:r>
        <w:t>&lt;None&gt;</w:t>
      </w:r>
    </w:p>
    <w:p w:rsidR="00DC7E08" w:rsidRDefault="00DC7E08" w:rsidP="00DC7E08">
      <w:pPr>
        <w:numPr>
          <w:ilvl w:val="0"/>
          <w:numId w:val="10"/>
        </w:numPr>
        <w:spacing w:after="0"/>
      </w:pP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1B60DF" w:rsidRDefault="001B60DF" w:rsidP="00177A25"/>
    <w:p w:rsidR="00177A25" w:rsidRDefault="00177A25" w:rsidP="00177A25">
      <w:r>
        <w:t>None</w:t>
      </w:r>
    </w:p>
    <w:p w:rsidR="008F6DBB" w:rsidRDefault="008F6DBB" w:rsidP="00177A25"/>
    <w:p w:rsidR="008B3E94" w:rsidRDefault="008B3E94" w:rsidP="008B3E94">
      <w:pPr>
        <w:pStyle w:val="Heading2"/>
      </w:pPr>
      <w:r>
        <w:t>Local Functions/Macros Used by this MDD only</w:t>
      </w:r>
    </w:p>
    <w:p w:rsidR="008B3E94" w:rsidRDefault="008B3E94" w:rsidP="008B3E94"/>
    <w:p w:rsidR="00765B47" w:rsidRDefault="00765B47" w:rsidP="00765B47">
      <w:pPr>
        <w:pStyle w:val="Heading3"/>
      </w:pPr>
      <w:r>
        <w:t>Local Function #1</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765B47" w:rsidTr="0099714E">
        <w:tc>
          <w:tcPr>
            <w:tcW w:w="2083" w:type="dxa"/>
          </w:tcPr>
          <w:p w:rsidR="00765B47" w:rsidRDefault="00765B47" w:rsidP="0099714E">
            <w:pPr>
              <w:spacing w:before="60"/>
              <w:rPr>
                <w:rFonts w:ascii="Arial" w:hAnsi="Arial" w:cs="Arial"/>
                <w:b/>
                <w:bCs/>
                <w:sz w:val="16"/>
              </w:rPr>
            </w:pPr>
            <w:r>
              <w:rPr>
                <w:rFonts w:ascii="Arial" w:hAnsi="Arial" w:cs="Arial"/>
                <w:b/>
                <w:bCs/>
                <w:sz w:val="16"/>
              </w:rPr>
              <w:t>Function Name</w:t>
            </w:r>
          </w:p>
        </w:tc>
        <w:tc>
          <w:tcPr>
            <w:tcW w:w="3875" w:type="dxa"/>
          </w:tcPr>
          <w:p w:rsidR="00765B47" w:rsidRDefault="00FF72B4" w:rsidP="0099714E">
            <w:pPr>
              <w:spacing w:before="60"/>
              <w:rPr>
                <w:rFonts w:ascii="Arial" w:hAnsi="Arial" w:cs="Arial"/>
                <w:sz w:val="16"/>
              </w:rPr>
            </w:pPr>
            <w:proofErr w:type="spellStart"/>
            <w:r w:rsidRPr="00FF72B4">
              <w:rPr>
                <w:rFonts w:ascii="Arial" w:hAnsi="Arial" w:cs="Arial"/>
                <w:sz w:val="16"/>
              </w:rPr>
              <w:t>PhaseGroundTabLookupoffset</w:t>
            </w:r>
            <w:proofErr w:type="spellEnd"/>
          </w:p>
        </w:tc>
        <w:tc>
          <w:tcPr>
            <w:tcW w:w="1159" w:type="dxa"/>
            <w:shd w:val="pct30" w:color="FFFF00" w:fill="auto"/>
          </w:tcPr>
          <w:p w:rsidR="00765B47" w:rsidRDefault="00765B47" w:rsidP="0099714E">
            <w:pPr>
              <w:spacing w:before="60"/>
              <w:jc w:val="center"/>
              <w:rPr>
                <w:rFonts w:ascii="Arial" w:hAnsi="Arial" w:cs="Arial"/>
                <w:sz w:val="16"/>
              </w:rPr>
            </w:pPr>
            <w:r>
              <w:rPr>
                <w:rFonts w:ascii="Arial" w:hAnsi="Arial" w:cs="Arial"/>
                <w:sz w:val="16"/>
              </w:rPr>
              <w:t>Type</w:t>
            </w:r>
          </w:p>
        </w:tc>
        <w:tc>
          <w:tcPr>
            <w:tcW w:w="607" w:type="dxa"/>
            <w:shd w:val="pct30" w:color="FFFF00" w:fill="auto"/>
          </w:tcPr>
          <w:p w:rsidR="00765B47" w:rsidRDefault="00765B47" w:rsidP="0099714E">
            <w:pPr>
              <w:spacing w:before="60"/>
              <w:jc w:val="center"/>
              <w:rPr>
                <w:rFonts w:ascii="Arial" w:hAnsi="Arial" w:cs="Arial"/>
                <w:sz w:val="16"/>
              </w:rPr>
            </w:pPr>
            <w:r>
              <w:rPr>
                <w:rFonts w:ascii="Arial" w:hAnsi="Arial" w:cs="Arial"/>
                <w:sz w:val="16"/>
              </w:rPr>
              <w:t>Min</w:t>
            </w:r>
          </w:p>
        </w:tc>
        <w:tc>
          <w:tcPr>
            <w:tcW w:w="607" w:type="dxa"/>
            <w:shd w:val="pct30" w:color="FFFF00" w:fill="auto"/>
          </w:tcPr>
          <w:p w:rsidR="00765B47" w:rsidRDefault="00765B47" w:rsidP="0099714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765B47" w:rsidRDefault="00765B47" w:rsidP="0099714E">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765B47" w:rsidTr="0099714E">
        <w:tc>
          <w:tcPr>
            <w:tcW w:w="2083" w:type="dxa"/>
          </w:tcPr>
          <w:p w:rsidR="00765B47" w:rsidRDefault="00765B47" w:rsidP="0099714E">
            <w:pPr>
              <w:spacing w:before="60"/>
              <w:rPr>
                <w:rFonts w:ascii="Arial" w:hAnsi="Arial" w:cs="Arial"/>
                <w:b/>
                <w:bCs/>
                <w:sz w:val="16"/>
              </w:rPr>
            </w:pPr>
            <w:r>
              <w:rPr>
                <w:rFonts w:ascii="Arial" w:hAnsi="Arial" w:cs="Arial"/>
                <w:b/>
                <w:bCs/>
                <w:sz w:val="16"/>
              </w:rPr>
              <w:t xml:space="preserve">Arguments Passed </w:t>
            </w:r>
          </w:p>
        </w:tc>
        <w:tc>
          <w:tcPr>
            <w:tcW w:w="3875" w:type="dxa"/>
          </w:tcPr>
          <w:p w:rsidR="00765B47" w:rsidRDefault="00765B47" w:rsidP="0099714E">
            <w:pPr>
              <w:spacing w:before="60"/>
              <w:rPr>
                <w:rFonts w:ascii="Arial" w:hAnsi="Arial" w:cs="Arial"/>
                <w:sz w:val="16"/>
              </w:rPr>
            </w:pPr>
            <w:r w:rsidRPr="00872AAE">
              <w:rPr>
                <w:rFonts w:ascii="Arial" w:hAnsi="Arial" w:cs="Arial"/>
                <w:sz w:val="16"/>
              </w:rPr>
              <w:t>MtrElecMechPol_Cnt_s8</w:t>
            </w:r>
          </w:p>
        </w:tc>
        <w:tc>
          <w:tcPr>
            <w:tcW w:w="1159" w:type="dxa"/>
          </w:tcPr>
          <w:p w:rsidR="00765B47" w:rsidRDefault="00765B47" w:rsidP="0099714E">
            <w:pPr>
              <w:spacing w:before="60"/>
              <w:rPr>
                <w:rFonts w:ascii="Arial" w:hAnsi="Arial" w:cs="Arial"/>
                <w:sz w:val="16"/>
              </w:rPr>
            </w:pPr>
            <w:r>
              <w:rPr>
                <w:rFonts w:ascii="Arial" w:hAnsi="Arial" w:cs="Arial"/>
                <w:sz w:val="16"/>
              </w:rPr>
              <w:t>Sint8</w:t>
            </w:r>
          </w:p>
        </w:tc>
        <w:tc>
          <w:tcPr>
            <w:tcW w:w="607" w:type="dxa"/>
          </w:tcPr>
          <w:p w:rsidR="00765B47" w:rsidRDefault="004F1417" w:rsidP="0099714E">
            <w:pPr>
              <w:spacing w:before="60"/>
              <w:rPr>
                <w:rFonts w:ascii="Arial" w:hAnsi="Arial" w:cs="Arial"/>
                <w:sz w:val="16"/>
              </w:rPr>
            </w:pPr>
            <w:r>
              <w:rPr>
                <w:rFonts w:ascii="Arial" w:hAnsi="Arial" w:cs="Arial"/>
                <w:sz w:val="16"/>
              </w:rPr>
              <w:t>-1</w:t>
            </w:r>
          </w:p>
        </w:tc>
        <w:tc>
          <w:tcPr>
            <w:tcW w:w="607" w:type="dxa"/>
          </w:tcPr>
          <w:p w:rsidR="00765B47" w:rsidRDefault="004F1417" w:rsidP="0099714E">
            <w:pPr>
              <w:spacing w:before="60"/>
              <w:rPr>
                <w:rFonts w:ascii="Arial" w:hAnsi="Arial" w:cs="Arial"/>
                <w:sz w:val="16"/>
              </w:rPr>
            </w:pPr>
            <w:r>
              <w:rPr>
                <w:rFonts w:ascii="Arial" w:hAnsi="Arial" w:cs="Arial"/>
                <w:sz w:val="16"/>
              </w:rPr>
              <w:t>1</w:t>
            </w:r>
          </w:p>
        </w:tc>
        <w:tc>
          <w:tcPr>
            <w:tcW w:w="607" w:type="dxa"/>
            <w:shd w:val="pct15" w:color="auto" w:fill="auto"/>
          </w:tcPr>
          <w:p w:rsidR="00765B47" w:rsidRDefault="00765B47" w:rsidP="0099714E">
            <w:pPr>
              <w:spacing w:before="60"/>
              <w:rPr>
                <w:rFonts w:ascii="Arial" w:hAnsi="Arial" w:cs="Arial"/>
                <w:sz w:val="16"/>
              </w:rPr>
            </w:pPr>
          </w:p>
        </w:tc>
      </w:tr>
      <w:tr w:rsidR="00765B47" w:rsidTr="0099714E">
        <w:tc>
          <w:tcPr>
            <w:tcW w:w="2083" w:type="dxa"/>
          </w:tcPr>
          <w:p w:rsidR="00765B47" w:rsidRDefault="00765B47" w:rsidP="0099714E">
            <w:pPr>
              <w:spacing w:before="60"/>
              <w:rPr>
                <w:rFonts w:ascii="Arial" w:hAnsi="Arial" w:cs="Arial"/>
                <w:b/>
                <w:bCs/>
                <w:sz w:val="16"/>
              </w:rPr>
            </w:pPr>
          </w:p>
        </w:tc>
        <w:tc>
          <w:tcPr>
            <w:tcW w:w="3875" w:type="dxa"/>
          </w:tcPr>
          <w:p w:rsidR="00765B47" w:rsidRDefault="00765B47" w:rsidP="0099714E">
            <w:pPr>
              <w:spacing w:before="60"/>
              <w:rPr>
                <w:rFonts w:ascii="Arial" w:hAnsi="Arial" w:cs="Arial"/>
                <w:sz w:val="16"/>
              </w:rPr>
            </w:pPr>
          </w:p>
        </w:tc>
        <w:tc>
          <w:tcPr>
            <w:tcW w:w="1159" w:type="dxa"/>
          </w:tcPr>
          <w:p w:rsidR="00765B47" w:rsidRDefault="00765B47" w:rsidP="0099714E">
            <w:pPr>
              <w:spacing w:before="60"/>
              <w:rPr>
                <w:rFonts w:ascii="Arial" w:hAnsi="Arial" w:cs="Arial"/>
                <w:sz w:val="16"/>
              </w:rPr>
            </w:pPr>
          </w:p>
        </w:tc>
        <w:tc>
          <w:tcPr>
            <w:tcW w:w="607" w:type="dxa"/>
          </w:tcPr>
          <w:p w:rsidR="00765B47" w:rsidRDefault="00765B47" w:rsidP="0099714E">
            <w:pPr>
              <w:spacing w:before="60"/>
              <w:rPr>
                <w:rFonts w:ascii="Arial" w:hAnsi="Arial" w:cs="Arial"/>
                <w:sz w:val="16"/>
              </w:rPr>
            </w:pPr>
          </w:p>
        </w:tc>
        <w:tc>
          <w:tcPr>
            <w:tcW w:w="607" w:type="dxa"/>
          </w:tcPr>
          <w:p w:rsidR="00765B47" w:rsidRDefault="00765B47" w:rsidP="0099714E">
            <w:pPr>
              <w:spacing w:before="60"/>
              <w:rPr>
                <w:rFonts w:ascii="Arial" w:hAnsi="Arial" w:cs="Arial"/>
                <w:sz w:val="16"/>
              </w:rPr>
            </w:pPr>
          </w:p>
        </w:tc>
        <w:tc>
          <w:tcPr>
            <w:tcW w:w="607" w:type="dxa"/>
            <w:shd w:val="pct15" w:color="auto" w:fill="auto"/>
          </w:tcPr>
          <w:p w:rsidR="00765B47" w:rsidRDefault="00765B47" w:rsidP="0099714E">
            <w:pPr>
              <w:spacing w:before="60"/>
              <w:rPr>
                <w:rFonts w:ascii="Arial" w:hAnsi="Arial" w:cs="Arial"/>
                <w:sz w:val="16"/>
              </w:rPr>
            </w:pPr>
          </w:p>
        </w:tc>
      </w:tr>
      <w:tr w:rsidR="00765B47" w:rsidTr="0099714E">
        <w:tc>
          <w:tcPr>
            <w:tcW w:w="2083" w:type="dxa"/>
          </w:tcPr>
          <w:p w:rsidR="00765B47" w:rsidRDefault="00765B47" w:rsidP="0099714E">
            <w:pPr>
              <w:spacing w:before="60"/>
              <w:rPr>
                <w:rFonts w:ascii="Arial" w:hAnsi="Arial" w:cs="Arial"/>
                <w:b/>
                <w:bCs/>
                <w:sz w:val="16"/>
              </w:rPr>
            </w:pPr>
            <w:r>
              <w:rPr>
                <w:rFonts w:ascii="Arial" w:hAnsi="Arial" w:cs="Arial"/>
                <w:b/>
                <w:bCs/>
                <w:sz w:val="16"/>
              </w:rPr>
              <w:t>Return Value</w:t>
            </w:r>
          </w:p>
        </w:tc>
        <w:tc>
          <w:tcPr>
            <w:tcW w:w="3875" w:type="dxa"/>
          </w:tcPr>
          <w:p w:rsidR="00765B47" w:rsidRDefault="00FF72B4" w:rsidP="0099714E">
            <w:pPr>
              <w:spacing w:before="60"/>
              <w:rPr>
                <w:rFonts w:ascii="Arial" w:hAnsi="Arial" w:cs="Arial"/>
                <w:sz w:val="16"/>
              </w:rPr>
            </w:pPr>
            <w:r>
              <w:rPr>
                <w:rFonts w:ascii="Arial" w:hAnsi="Arial" w:cs="Arial"/>
                <w:sz w:val="16"/>
              </w:rPr>
              <w:t>None</w:t>
            </w:r>
          </w:p>
        </w:tc>
        <w:tc>
          <w:tcPr>
            <w:tcW w:w="1159" w:type="dxa"/>
          </w:tcPr>
          <w:p w:rsidR="00765B47" w:rsidRDefault="00765B47" w:rsidP="0099714E">
            <w:pPr>
              <w:spacing w:before="60"/>
              <w:rPr>
                <w:rFonts w:ascii="Arial" w:hAnsi="Arial" w:cs="Arial"/>
                <w:sz w:val="16"/>
              </w:rPr>
            </w:pPr>
          </w:p>
        </w:tc>
        <w:tc>
          <w:tcPr>
            <w:tcW w:w="607" w:type="dxa"/>
          </w:tcPr>
          <w:p w:rsidR="00765B47" w:rsidRDefault="00765B47" w:rsidP="0099714E">
            <w:pPr>
              <w:spacing w:before="60"/>
              <w:rPr>
                <w:rFonts w:ascii="Arial" w:hAnsi="Arial" w:cs="Arial"/>
                <w:sz w:val="16"/>
              </w:rPr>
            </w:pPr>
          </w:p>
        </w:tc>
        <w:tc>
          <w:tcPr>
            <w:tcW w:w="607" w:type="dxa"/>
          </w:tcPr>
          <w:p w:rsidR="00765B47" w:rsidRDefault="00765B47" w:rsidP="0099714E">
            <w:pPr>
              <w:spacing w:before="60"/>
              <w:rPr>
                <w:rFonts w:ascii="Arial" w:hAnsi="Arial" w:cs="Arial"/>
                <w:sz w:val="16"/>
              </w:rPr>
            </w:pPr>
          </w:p>
        </w:tc>
        <w:tc>
          <w:tcPr>
            <w:tcW w:w="607" w:type="dxa"/>
          </w:tcPr>
          <w:p w:rsidR="00765B47" w:rsidRDefault="00765B47" w:rsidP="0099714E">
            <w:pPr>
              <w:spacing w:before="60"/>
              <w:rPr>
                <w:rFonts w:ascii="Arial" w:hAnsi="Arial" w:cs="Arial"/>
                <w:sz w:val="16"/>
              </w:rPr>
            </w:pPr>
          </w:p>
        </w:tc>
      </w:tr>
    </w:tbl>
    <w:p w:rsidR="00765B47" w:rsidRDefault="00765B47" w:rsidP="00765B47">
      <w:pPr>
        <w:pStyle w:val="Heading4"/>
      </w:pPr>
      <w:r>
        <w:lastRenderedPageBreak/>
        <w:t>Description</w:t>
      </w:r>
    </w:p>
    <w:p w:rsidR="00FF72B4" w:rsidRDefault="00765B47" w:rsidP="00FF72B4">
      <w:pPr>
        <w:pStyle w:val="Heading3"/>
      </w:pPr>
      <w:r w:rsidRPr="00AC6AE3">
        <w:t xml:space="preserve">Generates the </w:t>
      </w:r>
      <w:r w:rsidR="00FF72B4">
        <w:t>phase offset</w:t>
      </w:r>
      <w:r>
        <w:br/>
      </w:r>
      <w:r w:rsidR="007138A6">
        <w:object w:dxaOrig="10125" w:dyaOrig="6345">
          <v:shape id="_x0000_i1026" type="#_x0000_t75" style="width:433.7pt;height:317.7pt" o:ole="">
            <v:imagedata r:id="rId12" o:title=""/>
          </v:shape>
          <o:OLEObject Type="Embed" ProgID="Visio.Drawing.11" ShapeID="_x0000_i1026" DrawAspect="Content" ObjectID="_1478962759" r:id="rId13"/>
        </w:object>
      </w:r>
      <w:r w:rsidR="00FF72B4">
        <w:t>Local Function #2</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FF72B4" w:rsidTr="0099714E">
        <w:tc>
          <w:tcPr>
            <w:tcW w:w="2083" w:type="dxa"/>
          </w:tcPr>
          <w:p w:rsidR="00FF72B4" w:rsidRDefault="00FF72B4" w:rsidP="0099714E">
            <w:pPr>
              <w:spacing w:before="60"/>
              <w:rPr>
                <w:rFonts w:ascii="Arial" w:hAnsi="Arial" w:cs="Arial"/>
                <w:b/>
                <w:bCs/>
                <w:sz w:val="16"/>
              </w:rPr>
            </w:pPr>
            <w:r>
              <w:rPr>
                <w:rFonts w:ascii="Arial" w:hAnsi="Arial" w:cs="Arial"/>
                <w:b/>
                <w:bCs/>
                <w:sz w:val="16"/>
              </w:rPr>
              <w:t>Function Name</w:t>
            </w:r>
          </w:p>
        </w:tc>
        <w:tc>
          <w:tcPr>
            <w:tcW w:w="3875" w:type="dxa"/>
          </w:tcPr>
          <w:p w:rsidR="00FF72B4" w:rsidRDefault="00FF72B4" w:rsidP="0099714E">
            <w:pPr>
              <w:spacing w:before="60"/>
              <w:rPr>
                <w:rFonts w:ascii="Arial" w:hAnsi="Arial" w:cs="Arial"/>
                <w:sz w:val="16"/>
              </w:rPr>
            </w:pPr>
            <w:proofErr w:type="spellStart"/>
            <w:r w:rsidRPr="00FF72B4">
              <w:rPr>
                <w:rFonts w:ascii="Arial" w:hAnsi="Arial" w:cs="Arial"/>
                <w:sz w:val="16"/>
              </w:rPr>
              <w:t>Read_CountToRev</w:t>
            </w:r>
            <w:proofErr w:type="spellEnd"/>
          </w:p>
        </w:tc>
        <w:tc>
          <w:tcPr>
            <w:tcW w:w="1159" w:type="dxa"/>
            <w:shd w:val="pct30" w:color="FFFF00" w:fill="auto"/>
          </w:tcPr>
          <w:p w:rsidR="00FF72B4" w:rsidRDefault="00FF72B4" w:rsidP="0099714E">
            <w:pPr>
              <w:spacing w:before="60"/>
              <w:jc w:val="center"/>
              <w:rPr>
                <w:rFonts w:ascii="Arial" w:hAnsi="Arial" w:cs="Arial"/>
                <w:sz w:val="16"/>
              </w:rPr>
            </w:pPr>
            <w:r>
              <w:rPr>
                <w:rFonts w:ascii="Arial" w:hAnsi="Arial" w:cs="Arial"/>
                <w:sz w:val="16"/>
              </w:rPr>
              <w:t>Type</w:t>
            </w:r>
          </w:p>
        </w:tc>
        <w:tc>
          <w:tcPr>
            <w:tcW w:w="607" w:type="dxa"/>
            <w:shd w:val="pct30" w:color="FFFF00" w:fill="auto"/>
          </w:tcPr>
          <w:p w:rsidR="00FF72B4" w:rsidRDefault="00FF72B4" w:rsidP="0099714E">
            <w:pPr>
              <w:spacing w:before="60"/>
              <w:jc w:val="center"/>
              <w:rPr>
                <w:rFonts w:ascii="Arial" w:hAnsi="Arial" w:cs="Arial"/>
                <w:sz w:val="16"/>
              </w:rPr>
            </w:pPr>
            <w:r>
              <w:rPr>
                <w:rFonts w:ascii="Arial" w:hAnsi="Arial" w:cs="Arial"/>
                <w:sz w:val="16"/>
              </w:rPr>
              <w:t>Min</w:t>
            </w:r>
          </w:p>
        </w:tc>
        <w:tc>
          <w:tcPr>
            <w:tcW w:w="607" w:type="dxa"/>
            <w:shd w:val="pct30" w:color="FFFF00" w:fill="auto"/>
          </w:tcPr>
          <w:p w:rsidR="00FF72B4" w:rsidRDefault="00FF72B4" w:rsidP="0099714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FF72B4" w:rsidRDefault="00FF72B4" w:rsidP="0099714E">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FF72B4" w:rsidTr="0099714E">
        <w:tc>
          <w:tcPr>
            <w:tcW w:w="2083" w:type="dxa"/>
          </w:tcPr>
          <w:p w:rsidR="00FF72B4" w:rsidRDefault="00FF72B4" w:rsidP="0099714E">
            <w:pPr>
              <w:spacing w:before="60"/>
              <w:rPr>
                <w:rFonts w:ascii="Arial" w:hAnsi="Arial" w:cs="Arial"/>
                <w:b/>
                <w:bCs/>
                <w:sz w:val="16"/>
              </w:rPr>
            </w:pPr>
            <w:r>
              <w:rPr>
                <w:rFonts w:ascii="Arial" w:hAnsi="Arial" w:cs="Arial"/>
                <w:b/>
                <w:bCs/>
                <w:sz w:val="16"/>
              </w:rPr>
              <w:t xml:space="preserve">Arguments Passed </w:t>
            </w:r>
          </w:p>
        </w:tc>
        <w:tc>
          <w:tcPr>
            <w:tcW w:w="3875" w:type="dxa"/>
          </w:tcPr>
          <w:p w:rsidR="00FF72B4" w:rsidRDefault="00FF72B4" w:rsidP="0099714E">
            <w:pPr>
              <w:spacing w:before="60"/>
              <w:rPr>
                <w:rFonts w:ascii="Arial" w:hAnsi="Arial" w:cs="Arial"/>
                <w:sz w:val="16"/>
              </w:rPr>
            </w:pPr>
            <w:r w:rsidRPr="00FF72B4">
              <w:rPr>
                <w:rFonts w:ascii="Arial" w:hAnsi="Arial" w:cs="Arial"/>
                <w:sz w:val="16"/>
              </w:rPr>
              <w:t>Var_Cnt_T_u16</w:t>
            </w:r>
          </w:p>
        </w:tc>
        <w:tc>
          <w:tcPr>
            <w:tcW w:w="1159" w:type="dxa"/>
          </w:tcPr>
          <w:p w:rsidR="00FF72B4" w:rsidRDefault="00FF72B4" w:rsidP="0099714E">
            <w:pPr>
              <w:spacing w:before="60"/>
              <w:rPr>
                <w:rFonts w:ascii="Arial" w:hAnsi="Arial" w:cs="Arial"/>
                <w:sz w:val="16"/>
              </w:rPr>
            </w:pPr>
            <w:r>
              <w:rPr>
                <w:rFonts w:ascii="Arial" w:hAnsi="Arial" w:cs="Arial"/>
                <w:sz w:val="16"/>
              </w:rPr>
              <w:t>Unit16</w:t>
            </w:r>
          </w:p>
        </w:tc>
        <w:tc>
          <w:tcPr>
            <w:tcW w:w="607" w:type="dxa"/>
          </w:tcPr>
          <w:p w:rsidR="00FF72B4" w:rsidRDefault="004F1417" w:rsidP="0099714E">
            <w:pPr>
              <w:spacing w:before="60"/>
              <w:rPr>
                <w:rFonts w:ascii="Arial" w:hAnsi="Arial" w:cs="Arial"/>
                <w:sz w:val="16"/>
              </w:rPr>
            </w:pPr>
            <w:r>
              <w:rPr>
                <w:rFonts w:ascii="Arial" w:hAnsi="Arial" w:cs="Arial"/>
                <w:sz w:val="16"/>
              </w:rPr>
              <w:t>0</w:t>
            </w:r>
          </w:p>
        </w:tc>
        <w:tc>
          <w:tcPr>
            <w:tcW w:w="607" w:type="dxa"/>
          </w:tcPr>
          <w:p w:rsidR="00FF72B4" w:rsidRPr="00FF72B4" w:rsidRDefault="004F1417" w:rsidP="0099714E">
            <w:pPr>
              <w:spacing w:before="60"/>
              <w:rPr>
                <w:rFonts w:ascii="Arial" w:hAnsi="Arial" w:cs="Arial"/>
                <w:sz w:val="16"/>
                <w:vertAlign w:val="superscript"/>
              </w:rPr>
            </w:pPr>
            <w:r>
              <w:rPr>
                <w:rFonts w:ascii="Arial" w:hAnsi="Arial" w:cs="Arial"/>
                <w:sz w:val="16"/>
              </w:rPr>
              <w:t>6144</w:t>
            </w:r>
          </w:p>
        </w:tc>
        <w:tc>
          <w:tcPr>
            <w:tcW w:w="607" w:type="dxa"/>
            <w:shd w:val="pct15" w:color="auto" w:fill="auto"/>
          </w:tcPr>
          <w:p w:rsidR="00FF72B4" w:rsidRDefault="00FF72B4" w:rsidP="0099714E">
            <w:pPr>
              <w:spacing w:before="60"/>
              <w:rPr>
                <w:rFonts w:ascii="Arial" w:hAnsi="Arial" w:cs="Arial"/>
                <w:sz w:val="16"/>
              </w:rPr>
            </w:pPr>
          </w:p>
        </w:tc>
      </w:tr>
      <w:tr w:rsidR="00FF72B4" w:rsidTr="0099714E">
        <w:tc>
          <w:tcPr>
            <w:tcW w:w="2083" w:type="dxa"/>
          </w:tcPr>
          <w:p w:rsidR="00FF72B4" w:rsidRDefault="00FF72B4" w:rsidP="0099714E">
            <w:pPr>
              <w:spacing w:before="60"/>
              <w:rPr>
                <w:rFonts w:ascii="Arial" w:hAnsi="Arial" w:cs="Arial"/>
                <w:b/>
                <w:bCs/>
                <w:sz w:val="16"/>
              </w:rPr>
            </w:pPr>
          </w:p>
        </w:tc>
        <w:tc>
          <w:tcPr>
            <w:tcW w:w="3875" w:type="dxa"/>
          </w:tcPr>
          <w:p w:rsidR="00FF72B4" w:rsidRDefault="00FF72B4" w:rsidP="0099714E">
            <w:pPr>
              <w:spacing w:before="60"/>
              <w:rPr>
                <w:rFonts w:ascii="Arial" w:hAnsi="Arial" w:cs="Arial"/>
                <w:sz w:val="16"/>
              </w:rPr>
            </w:pPr>
          </w:p>
        </w:tc>
        <w:tc>
          <w:tcPr>
            <w:tcW w:w="1159" w:type="dxa"/>
          </w:tcPr>
          <w:p w:rsidR="00FF72B4" w:rsidRDefault="00FF72B4" w:rsidP="0099714E">
            <w:pPr>
              <w:spacing w:before="60"/>
              <w:rPr>
                <w:rFonts w:ascii="Arial" w:hAnsi="Arial" w:cs="Arial"/>
                <w:sz w:val="16"/>
              </w:rPr>
            </w:pPr>
          </w:p>
        </w:tc>
        <w:tc>
          <w:tcPr>
            <w:tcW w:w="607" w:type="dxa"/>
          </w:tcPr>
          <w:p w:rsidR="00FF72B4" w:rsidRDefault="00FF72B4" w:rsidP="0099714E">
            <w:pPr>
              <w:spacing w:before="60"/>
              <w:rPr>
                <w:rFonts w:ascii="Arial" w:hAnsi="Arial" w:cs="Arial"/>
                <w:sz w:val="16"/>
              </w:rPr>
            </w:pPr>
          </w:p>
        </w:tc>
        <w:tc>
          <w:tcPr>
            <w:tcW w:w="607" w:type="dxa"/>
          </w:tcPr>
          <w:p w:rsidR="00FF72B4" w:rsidRDefault="00FF72B4" w:rsidP="0099714E">
            <w:pPr>
              <w:spacing w:before="60"/>
              <w:rPr>
                <w:rFonts w:ascii="Arial" w:hAnsi="Arial" w:cs="Arial"/>
                <w:sz w:val="16"/>
              </w:rPr>
            </w:pPr>
          </w:p>
        </w:tc>
        <w:tc>
          <w:tcPr>
            <w:tcW w:w="607" w:type="dxa"/>
            <w:shd w:val="pct15" w:color="auto" w:fill="auto"/>
          </w:tcPr>
          <w:p w:rsidR="00FF72B4" w:rsidRDefault="00FF72B4" w:rsidP="0099714E">
            <w:pPr>
              <w:spacing w:before="60"/>
              <w:rPr>
                <w:rFonts w:ascii="Arial" w:hAnsi="Arial" w:cs="Arial"/>
                <w:sz w:val="16"/>
              </w:rPr>
            </w:pPr>
          </w:p>
        </w:tc>
      </w:tr>
      <w:tr w:rsidR="00FF72B4" w:rsidTr="0099714E">
        <w:tc>
          <w:tcPr>
            <w:tcW w:w="2083" w:type="dxa"/>
          </w:tcPr>
          <w:p w:rsidR="00FF72B4" w:rsidRDefault="00FF72B4" w:rsidP="0099714E">
            <w:pPr>
              <w:spacing w:before="60"/>
              <w:rPr>
                <w:rFonts w:ascii="Arial" w:hAnsi="Arial" w:cs="Arial"/>
                <w:b/>
                <w:bCs/>
                <w:sz w:val="16"/>
              </w:rPr>
            </w:pPr>
            <w:r>
              <w:rPr>
                <w:rFonts w:ascii="Arial" w:hAnsi="Arial" w:cs="Arial"/>
                <w:b/>
                <w:bCs/>
                <w:sz w:val="16"/>
              </w:rPr>
              <w:t>Return Value</w:t>
            </w:r>
          </w:p>
        </w:tc>
        <w:tc>
          <w:tcPr>
            <w:tcW w:w="3875" w:type="dxa"/>
          </w:tcPr>
          <w:p w:rsidR="00FF72B4" w:rsidRDefault="00FF72B4" w:rsidP="0099714E">
            <w:pPr>
              <w:spacing w:before="60"/>
              <w:rPr>
                <w:rFonts w:ascii="Arial" w:hAnsi="Arial" w:cs="Arial"/>
                <w:sz w:val="16"/>
              </w:rPr>
            </w:pPr>
            <w:r w:rsidRPr="00FF72B4">
              <w:rPr>
                <w:rFonts w:ascii="Arial" w:hAnsi="Arial" w:cs="Arial"/>
                <w:sz w:val="16"/>
              </w:rPr>
              <w:t>CountToRev_Rev_T_u16</w:t>
            </w:r>
          </w:p>
        </w:tc>
        <w:tc>
          <w:tcPr>
            <w:tcW w:w="1159" w:type="dxa"/>
          </w:tcPr>
          <w:p w:rsidR="00FF72B4" w:rsidRDefault="00FF72B4" w:rsidP="0099714E">
            <w:pPr>
              <w:spacing w:before="60"/>
              <w:rPr>
                <w:rFonts w:ascii="Arial" w:hAnsi="Arial" w:cs="Arial"/>
                <w:sz w:val="16"/>
              </w:rPr>
            </w:pPr>
            <w:r>
              <w:rPr>
                <w:rFonts w:ascii="Arial" w:hAnsi="Arial" w:cs="Arial"/>
                <w:sz w:val="16"/>
              </w:rPr>
              <w:t>Unit16</w:t>
            </w:r>
          </w:p>
        </w:tc>
        <w:tc>
          <w:tcPr>
            <w:tcW w:w="607" w:type="dxa"/>
          </w:tcPr>
          <w:p w:rsidR="00FF72B4" w:rsidRDefault="00FF72B4" w:rsidP="0099714E">
            <w:pPr>
              <w:spacing w:before="60"/>
              <w:rPr>
                <w:rFonts w:ascii="Arial" w:hAnsi="Arial" w:cs="Arial"/>
                <w:sz w:val="16"/>
              </w:rPr>
            </w:pPr>
            <w:r>
              <w:rPr>
                <w:rFonts w:ascii="Arial" w:hAnsi="Arial" w:cs="Arial"/>
                <w:sz w:val="16"/>
              </w:rPr>
              <w:t>0</w:t>
            </w:r>
          </w:p>
        </w:tc>
        <w:tc>
          <w:tcPr>
            <w:tcW w:w="607" w:type="dxa"/>
          </w:tcPr>
          <w:p w:rsidR="00FF72B4" w:rsidRDefault="00B04927" w:rsidP="0099714E">
            <w:pPr>
              <w:spacing w:before="60"/>
              <w:rPr>
                <w:rFonts w:ascii="Arial" w:hAnsi="Arial" w:cs="Arial"/>
                <w:sz w:val="16"/>
              </w:rPr>
            </w:pPr>
            <w:r>
              <w:rPr>
                <w:rFonts w:ascii="Arial" w:hAnsi="Arial" w:cs="Arial"/>
                <w:sz w:val="16"/>
              </w:rPr>
              <w:t>1</w:t>
            </w:r>
          </w:p>
        </w:tc>
        <w:tc>
          <w:tcPr>
            <w:tcW w:w="607" w:type="dxa"/>
          </w:tcPr>
          <w:p w:rsidR="00FF72B4" w:rsidRDefault="00FF72B4" w:rsidP="0099714E">
            <w:pPr>
              <w:spacing w:before="60"/>
              <w:rPr>
                <w:rFonts w:ascii="Arial" w:hAnsi="Arial" w:cs="Arial"/>
                <w:sz w:val="16"/>
              </w:rPr>
            </w:pPr>
          </w:p>
        </w:tc>
      </w:tr>
    </w:tbl>
    <w:p w:rsidR="00FF72B4" w:rsidRDefault="00FF72B4" w:rsidP="00FF72B4">
      <w:pPr>
        <w:pStyle w:val="Heading4"/>
      </w:pPr>
      <w:r>
        <w:t>Description</w:t>
      </w:r>
    </w:p>
    <w:p w:rsidR="008B3E94" w:rsidRPr="00FF72B4" w:rsidRDefault="00FF72B4" w:rsidP="00FF72B4">
      <w:pPr>
        <w:spacing w:after="0"/>
      </w:pPr>
      <w:proofErr w:type="gramStart"/>
      <w:r>
        <w:t xml:space="preserve">Converts </w:t>
      </w:r>
      <w:r w:rsidRPr="00FF72B4">
        <w:t>Var_Cnt_T_u16</w:t>
      </w:r>
      <w:r>
        <w:t xml:space="preserve"> to Unit16 with range of 0 to 1 and precision of </w:t>
      </w:r>
      <w:r w:rsidRPr="00FF72B4">
        <w:t>2</w:t>
      </w:r>
      <w:r>
        <w:rPr>
          <w:vertAlign w:val="superscript"/>
        </w:rPr>
        <w:t>-16</w:t>
      </w:r>
      <w:r>
        <w:t>.</w:t>
      </w:r>
      <w:proofErr w:type="gramEnd"/>
      <w:r>
        <w:t xml:space="preserve"> It coverts Electrical </w:t>
      </w:r>
      <w:proofErr w:type="gramStart"/>
      <w:r>
        <w:t>degree(</w:t>
      </w:r>
      <w:proofErr w:type="gramEnd"/>
      <w:r>
        <w:t>Count) to Rev</w:t>
      </w:r>
      <w:r>
        <w:br/>
      </w:r>
    </w:p>
    <w:p w:rsidR="004A781C" w:rsidRDefault="004A781C">
      <w:pPr>
        <w:pStyle w:val="Heading1"/>
      </w:pPr>
      <w:r>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lastRenderedPageBreak/>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2C03D8" w:rsidRPr="00177A25" w:rsidTr="00F957FA">
        <w:trPr>
          <w:trHeight w:val="341"/>
        </w:trPr>
        <w:tc>
          <w:tcPr>
            <w:tcW w:w="4455" w:type="dxa"/>
            <w:vAlign w:val="center"/>
          </w:tcPr>
          <w:p w:rsidR="002C03D8" w:rsidRPr="00177A25" w:rsidRDefault="00177A25" w:rsidP="00F957FA">
            <w:pPr>
              <w:spacing w:before="100" w:beforeAutospacing="1" w:after="100" w:afterAutospacing="1"/>
              <w:rPr>
                <w:rFonts w:ascii="Arial" w:hAnsi="Arial" w:cs="Arial"/>
                <w:sz w:val="16"/>
                <w:szCs w:val="16"/>
                <w:lang w:val="fr-FR"/>
              </w:rPr>
            </w:pPr>
            <w:proofErr w:type="spellStart"/>
            <w:r w:rsidRPr="00177A25">
              <w:rPr>
                <w:rFonts w:ascii="Arial" w:hAnsi="Arial" w:cs="Arial"/>
                <w:sz w:val="16"/>
                <w:szCs w:val="16"/>
                <w:lang w:val="fr-FR"/>
              </w:rPr>
              <w:t>Rte_InitValue</w:t>
            </w:r>
            <w:proofErr w:type="spellEnd"/>
            <w:r w:rsidRPr="00177A25">
              <w:rPr>
                <w:rFonts w:ascii="Arial" w:hAnsi="Arial" w:cs="Arial"/>
                <w:sz w:val="16"/>
                <w:szCs w:val="16"/>
                <w:lang w:val="fr-FR"/>
              </w:rPr>
              <w:t>_</w:t>
            </w:r>
            <w:proofErr w:type="spellStart"/>
            <w:r w:rsidR="006C7443">
              <w:rPr>
                <w:rFonts w:ascii="Arial" w:hAnsi="Arial" w:cs="Arial"/>
                <w:sz w:val="16"/>
                <w:szCs w:val="16"/>
              </w:rPr>
              <w:t>ExpectedOnTime</w:t>
            </w:r>
            <w:proofErr w:type="spellEnd"/>
            <w:r w:rsidRPr="00177A25">
              <w:rPr>
                <w:rFonts w:ascii="Arial" w:hAnsi="Arial" w:cs="Arial"/>
                <w:sz w:val="16"/>
                <w:szCs w:val="16"/>
                <w:lang w:val="fr-FR"/>
              </w:rPr>
              <w:t>A_Cnt_u32</w:t>
            </w:r>
          </w:p>
        </w:tc>
        <w:tc>
          <w:tcPr>
            <w:tcW w:w="4455" w:type="dxa"/>
            <w:vAlign w:val="center"/>
          </w:tcPr>
          <w:p w:rsidR="002C03D8" w:rsidRPr="00177A25" w:rsidRDefault="00177A25"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177A25" w:rsidRPr="00177A25" w:rsidTr="00F957FA">
        <w:trPr>
          <w:trHeight w:val="341"/>
        </w:trPr>
        <w:tc>
          <w:tcPr>
            <w:tcW w:w="4455" w:type="dxa"/>
            <w:vAlign w:val="center"/>
          </w:tcPr>
          <w:p w:rsidR="00177A25" w:rsidRPr="00177A25" w:rsidRDefault="00177A25" w:rsidP="00F957FA">
            <w:pPr>
              <w:spacing w:before="100" w:beforeAutospacing="1" w:after="100" w:afterAutospacing="1"/>
              <w:rPr>
                <w:rFonts w:ascii="Arial" w:hAnsi="Arial" w:cs="Arial"/>
                <w:sz w:val="16"/>
                <w:szCs w:val="16"/>
                <w:lang w:val="fr-FR"/>
              </w:rPr>
            </w:pPr>
            <w:proofErr w:type="spellStart"/>
            <w:r w:rsidRPr="00177A25">
              <w:rPr>
                <w:rFonts w:ascii="Arial" w:hAnsi="Arial" w:cs="Arial"/>
                <w:sz w:val="16"/>
                <w:szCs w:val="16"/>
                <w:lang w:val="fr-FR"/>
              </w:rPr>
              <w:t>Rte_InitValue</w:t>
            </w:r>
            <w:proofErr w:type="spellEnd"/>
            <w:r w:rsidRPr="00177A25">
              <w:rPr>
                <w:rFonts w:ascii="Arial" w:hAnsi="Arial" w:cs="Arial"/>
                <w:sz w:val="16"/>
                <w:szCs w:val="16"/>
                <w:lang w:val="fr-FR"/>
              </w:rPr>
              <w:t>_</w:t>
            </w:r>
            <w:proofErr w:type="spellStart"/>
            <w:r w:rsidR="006C7443">
              <w:rPr>
                <w:rFonts w:ascii="Arial" w:hAnsi="Arial" w:cs="Arial"/>
                <w:sz w:val="16"/>
                <w:szCs w:val="16"/>
              </w:rPr>
              <w:t>ExpectedOnTime</w:t>
            </w:r>
            <w:proofErr w:type="spellEnd"/>
            <w:r w:rsidRPr="00177A25">
              <w:rPr>
                <w:rFonts w:ascii="Arial" w:hAnsi="Arial" w:cs="Arial"/>
                <w:sz w:val="16"/>
                <w:szCs w:val="16"/>
                <w:lang w:val="fr-FR"/>
              </w:rPr>
              <w:t>B_Cnt_u32</w:t>
            </w:r>
          </w:p>
        </w:tc>
        <w:tc>
          <w:tcPr>
            <w:tcW w:w="4455" w:type="dxa"/>
            <w:vAlign w:val="center"/>
          </w:tcPr>
          <w:p w:rsidR="00177A25" w:rsidRPr="00177A25" w:rsidRDefault="00177A25"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177A25" w:rsidRPr="00177A25" w:rsidTr="00F957FA">
        <w:trPr>
          <w:trHeight w:val="341"/>
        </w:trPr>
        <w:tc>
          <w:tcPr>
            <w:tcW w:w="4455" w:type="dxa"/>
            <w:vAlign w:val="center"/>
          </w:tcPr>
          <w:p w:rsidR="00177A25" w:rsidRPr="00177A25" w:rsidRDefault="00177A25" w:rsidP="006C7443">
            <w:pPr>
              <w:spacing w:before="100" w:beforeAutospacing="1" w:after="100" w:afterAutospacing="1"/>
              <w:rPr>
                <w:rFonts w:ascii="Arial" w:hAnsi="Arial" w:cs="Arial"/>
                <w:sz w:val="16"/>
                <w:szCs w:val="16"/>
                <w:lang w:val="fr-FR"/>
              </w:rPr>
            </w:pPr>
            <w:proofErr w:type="spellStart"/>
            <w:r w:rsidRPr="00177A25">
              <w:rPr>
                <w:rFonts w:ascii="Arial" w:hAnsi="Arial" w:cs="Arial"/>
                <w:sz w:val="16"/>
                <w:szCs w:val="16"/>
                <w:lang w:val="fr-FR"/>
              </w:rPr>
              <w:t>Rte_InitValue</w:t>
            </w:r>
            <w:proofErr w:type="spellEnd"/>
            <w:r w:rsidRPr="00177A25">
              <w:rPr>
                <w:rFonts w:ascii="Arial" w:hAnsi="Arial" w:cs="Arial"/>
                <w:sz w:val="16"/>
                <w:szCs w:val="16"/>
                <w:lang w:val="fr-FR"/>
              </w:rPr>
              <w:t>_</w:t>
            </w:r>
            <w:proofErr w:type="spellStart"/>
            <w:r w:rsidR="006C7443">
              <w:rPr>
                <w:rFonts w:ascii="Arial" w:hAnsi="Arial" w:cs="Arial"/>
                <w:sz w:val="16"/>
                <w:szCs w:val="16"/>
              </w:rPr>
              <w:t>ExpectedOnTime</w:t>
            </w:r>
            <w:proofErr w:type="spellEnd"/>
            <w:r w:rsidRPr="00177A25">
              <w:rPr>
                <w:rFonts w:ascii="Arial" w:hAnsi="Arial" w:cs="Arial"/>
                <w:sz w:val="16"/>
                <w:szCs w:val="16"/>
                <w:lang w:val="fr-FR"/>
              </w:rPr>
              <w:t>C_Cnt_u32</w:t>
            </w:r>
          </w:p>
        </w:tc>
        <w:tc>
          <w:tcPr>
            <w:tcW w:w="4455" w:type="dxa"/>
            <w:vAlign w:val="center"/>
          </w:tcPr>
          <w:p w:rsidR="00177A25" w:rsidRPr="00177A25" w:rsidRDefault="00177A25"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177A25" w:rsidRPr="00177A25" w:rsidTr="00F957FA">
        <w:trPr>
          <w:trHeight w:val="341"/>
        </w:trPr>
        <w:tc>
          <w:tcPr>
            <w:tcW w:w="4455" w:type="dxa"/>
            <w:vAlign w:val="center"/>
          </w:tcPr>
          <w:p w:rsidR="00177A25" w:rsidRPr="00177A25" w:rsidRDefault="00177A25" w:rsidP="00F957FA">
            <w:pPr>
              <w:spacing w:before="100" w:beforeAutospacing="1" w:after="100" w:afterAutospacing="1"/>
              <w:rPr>
                <w:rFonts w:ascii="Arial" w:hAnsi="Arial" w:cs="Arial"/>
                <w:sz w:val="16"/>
                <w:szCs w:val="16"/>
                <w:lang w:val="fr-FR"/>
              </w:rPr>
            </w:pPr>
            <w:proofErr w:type="spellStart"/>
            <w:r w:rsidRPr="00177A25">
              <w:rPr>
                <w:rFonts w:ascii="Arial" w:hAnsi="Arial" w:cs="Arial"/>
                <w:sz w:val="16"/>
                <w:szCs w:val="16"/>
                <w:lang w:val="fr-FR"/>
              </w:rPr>
              <w:t>Rte_InitValue</w:t>
            </w:r>
            <w:proofErr w:type="spellEnd"/>
            <w:r w:rsidRPr="00177A25">
              <w:rPr>
                <w:rFonts w:ascii="Arial" w:hAnsi="Arial" w:cs="Arial"/>
                <w:sz w:val="16"/>
                <w:szCs w:val="16"/>
                <w:lang w:val="fr-FR"/>
              </w:rPr>
              <w:t>_</w:t>
            </w:r>
            <w:proofErr w:type="spellStart"/>
            <w:r w:rsidR="006C7443">
              <w:rPr>
                <w:rFonts w:ascii="Arial" w:hAnsi="Arial" w:cs="Arial"/>
                <w:sz w:val="16"/>
                <w:szCs w:val="16"/>
              </w:rPr>
              <w:t>MeasuredOnTime</w:t>
            </w:r>
            <w:proofErr w:type="spellEnd"/>
            <w:r w:rsidRPr="00177A25">
              <w:rPr>
                <w:rFonts w:ascii="Arial" w:hAnsi="Arial" w:cs="Arial"/>
                <w:sz w:val="16"/>
                <w:szCs w:val="16"/>
                <w:lang w:val="fr-FR"/>
              </w:rPr>
              <w:t>A_Cnt_u32</w:t>
            </w:r>
          </w:p>
        </w:tc>
        <w:tc>
          <w:tcPr>
            <w:tcW w:w="4455" w:type="dxa"/>
            <w:vAlign w:val="center"/>
          </w:tcPr>
          <w:p w:rsidR="00177A25" w:rsidRPr="00177A25" w:rsidRDefault="00177A25"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177A25" w:rsidRPr="00177A25" w:rsidTr="00F957FA">
        <w:trPr>
          <w:trHeight w:val="341"/>
        </w:trPr>
        <w:tc>
          <w:tcPr>
            <w:tcW w:w="4455" w:type="dxa"/>
            <w:vAlign w:val="center"/>
          </w:tcPr>
          <w:p w:rsidR="00177A25" w:rsidRPr="00177A25" w:rsidRDefault="00177A25" w:rsidP="00F957FA">
            <w:pPr>
              <w:spacing w:before="100" w:beforeAutospacing="1" w:after="100" w:afterAutospacing="1"/>
              <w:rPr>
                <w:rFonts w:ascii="Arial" w:hAnsi="Arial" w:cs="Arial"/>
                <w:sz w:val="16"/>
                <w:szCs w:val="16"/>
                <w:lang w:val="fr-FR"/>
              </w:rPr>
            </w:pPr>
            <w:proofErr w:type="spellStart"/>
            <w:r w:rsidRPr="00177A25">
              <w:rPr>
                <w:rFonts w:ascii="Arial" w:hAnsi="Arial" w:cs="Arial"/>
                <w:sz w:val="16"/>
                <w:szCs w:val="16"/>
                <w:lang w:val="fr-FR"/>
              </w:rPr>
              <w:t>Rte_InitValue</w:t>
            </w:r>
            <w:proofErr w:type="spellEnd"/>
            <w:r w:rsidRPr="00177A25">
              <w:rPr>
                <w:rFonts w:ascii="Arial" w:hAnsi="Arial" w:cs="Arial"/>
                <w:sz w:val="16"/>
                <w:szCs w:val="16"/>
                <w:lang w:val="fr-FR"/>
              </w:rPr>
              <w:t>_</w:t>
            </w:r>
            <w:proofErr w:type="spellStart"/>
            <w:r w:rsidR="006C7443">
              <w:rPr>
                <w:rFonts w:ascii="Arial" w:hAnsi="Arial" w:cs="Arial"/>
                <w:sz w:val="16"/>
                <w:szCs w:val="16"/>
              </w:rPr>
              <w:t>MeasuredOnTime</w:t>
            </w:r>
            <w:proofErr w:type="spellEnd"/>
            <w:r w:rsidRPr="00177A25">
              <w:rPr>
                <w:rFonts w:ascii="Arial" w:hAnsi="Arial" w:cs="Arial"/>
                <w:sz w:val="16"/>
                <w:szCs w:val="16"/>
                <w:lang w:val="fr-FR"/>
              </w:rPr>
              <w:t>B_Cnt_u32</w:t>
            </w:r>
          </w:p>
        </w:tc>
        <w:tc>
          <w:tcPr>
            <w:tcW w:w="4455" w:type="dxa"/>
            <w:vAlign w:val="center"/>
          </w:tcPr>
          <w:p w:rsidR="00177A25" w:rsidRPr="00177A25" w:rsidRDefault="00177A25"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177A25" w:rsidRPr="00177A25" w:rsidTr="00F957FA">
        <w:trPr>
          <w:trHeight w:val="341"/>
        </w:trPr>
        <w:tc>
          <w:tcPr>
            <w:tcW w:w="4455" w:type="dxa"/>
            <w:vAlign w:val="center"/>
          </w:tcPr>
          <w:p w:rsidR="00177A25" w:rsidRPr="00177A25" w:rsidRDefault="00177A25" w:rsidP="00F957FA">
            <w:pPr>
              <w:spacing w:before="100" w:beforeAutospacing="1" w:after="100" w:afterAutospacing="1"/>
              <w:rPr>
                <w:rFonts w:ascii="Arial" w:hAnsi="Arial" w:cs="Arial"/>
                <w:sz w:val="16"/>
                <w:szCs w:val="16"/>
                <w:lang w:val="fr-FR"/>
              </w:rPr>
            </w:pPr>
            <w:proofErr w:type="spellStart"/>
            <w:r w:rsidRPr="00177A25">
              <w:rPr>
                <w:rFonts w:ascii="Arial" w:hAnsi="Arial" w:cs="Arial"/>
                <w:sz w:val="16"/>
                <w:szCs w:val="16"/>
                <w:lang w:val="fr-FR"/>
              </w:rPr>
              <w:t>Rte_InitValue</w:t>
            </w:r>
            <w:proofErr w:type="spellEnd"/>
            <w:r w:rsidRPr="00177A25">
              <w:rPr>
                <w:rFonts w:ascii="Arial" w:hAnsi="Arial" w:cs="Arial"/>
                <w:sz w:val="16"/>
                <w:szCs w:val="16"/>
                <w:lang w:val="fr-FR"/>
              </w:rPr>
              <w:t>_</w:t>
            </w:r>
            <w:proofErr w:type="spellStart"/>
            <w:r w:rsidR="006C7443">
              <w:rPr>
                <w:rFonts w:ascii="Arial" w:hAnsi="Arial" w:cs="Arial"/>
                <w:sz w:val="16"/>
                <w:szCs w:val="16"/>
              </w:rPr>
              <w:t>MeasuredOnTime</w:t>
            </w:r>
            <w:proofErr w:type="spellEnd"/>
            <w:r w:rsidRPr="00177A25">
              <w:rPr>
                <w:rFonts w:ascii="Arial" w:hAnsi="Arial" w:cs="Arial"/>
                <w:sz w:val="16"/>
                <w:szCs w:val="16"/>
                <w:lang w:val="fr-FR"/>
              </w:rPr>
              <w:t>C_Cnt_u32</w:t>
            </w:r>
          </w:p>
        </w:tc>
        <w:tc>
          <w:tcPr>
            <w:tcW w:w="4455" w:type="dxa"/>
            <w:vAlign w:val="center"/>
          </w:tcPr>
          <w:p w:rsidR="00177A25" w:rsidRPr="00177A25" w:rsidRDefault="00177A25"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202887" w:rsidRPr="00177A25" w:rsidTr="00F957FA">
        <w:trPr>
          <w:trHeight w:val="341"/>
        </w:trPr>
        <w:tc>
          <w:tcPr>
            <w:tcW w:w="4455" w:type="dxa"/>
            <w:vAlign w:val="center"/>
          </w:tcPr>
          <w:p w:rsidR="00202887" w:rsidRPr="0099714E" w:rsidRDefault="0099714E" w:rsidP="00F957FA">
            <w:pPr>
              <w:keepNext/>
              <w:spacing w:before="100" w:beforeAutospacing="1" w:after="100" w:afterAutospacing="1"/>
              <w:jc w:val="center"/>
              <w:rPr>
                <w:rFonts w:ascii="Arial" w:hAnsi="Arial" w:cs="Arial"/>
                <w:sz w:val="16"/>
                <w:szCs w:val="16"/>
              </w:rPr>
            </w:pPr>
            <w:r w:rsidRPr="0099714E">
              <w:rPr>
                <w:rFonts w:ascii="Arial" w:hAnsi="Arial" w:cs="Arial"/>
                <w:sz w:val="16"/>
                <w:szCs w:val="16"/>
              </w:rPr>
              <w:t>Rte_InitValue_LRPRCorrectedMtrPosCaptured_Rev_f32</w:t>
            </w:r>
          </w:p>
        </w:tc>
        <w:tc>
          <w:tcPr>
            <w:tcW w:w="4455" w:type="dxa"/>
            <w:vAlign w:val="center"/>
          </w:tcPr>
          <w:p w:rsidR="00202887" w:rsidRPr="0099714E" w:rsidRDefault="00202887" w:rsidP="00F957FA">
            <w:pPr>
              <w:spacing w:before="100" w:beforeAutospacing="1" w:after="100" w:afterAutospacing="1"/>
              <w:rPr>
                <w:rFonts w:ascii="Arial" w:hAnsi="Arial" w:cs="Arial"/>
                <w:sz w:val="16"/>
                <w:szCs w:val="16"/>
              </w:rPr>
            </w:pPr>
          </w:p>
        </w:tc>
      </w:tr>
      <w:tr w:rsidR="00202887" w:rsidRPr="00177A25" w:rsidTr="00F957FA">
        <w:trPr>
          <w:trHeight w:val="341"/>
        </w:trPr>
        <w:tc>
          <w:tcPr>
            <w:tcW w:w="4455" w:type="dxa"/>
            <w:vAlign w:val="center"/>
          </w:tcPr>
          <w:p w:rsidR="00202887" w:rsidRPr="0099714E" w:rsidRDefault="0099714E" w:rsidP="00F957FA">
            <w:pPr>
              <w:spacing w:before="100" w:beforeAutospacing="1" w:after="100" w:afterAutospacing="1"/>
              <w:rPr>
                <w:rFonts w:ascii="Arial" w:hAnsi="Arial" w:cs="Arial"/>
                <w:sz w:val="16"/>
                <w:szCs w:val="16"/>
              </w:rPr>
            </w:pPr>
            <w:r w:rsidRPr="0099714E">
              <w:rPr>
                <w:rFonts w:ascii="Arial" w:hAnsi="Arial" w:cs="Arial"/>
                <w:sz w:val="16"/>
                <w:szCs w:val="16"/>
              </w:rPr>
              <w:t>Rte_InitValue_LRPRModulationIndexCaptured_Uls_f32</w:t>
            </w:r>
          </w:p>
        </w:tc>
        <w:tc>
          <w:tcPr>
            <w:tcW w:w="4455" w:type="dxa"/>
            <w:vAlign w:val="center"/>
          </w:tcPr>
          <w:p w:rsidR="00202887" w:rsidRPr="0099714E" w:rsidRDefault="0099714E"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202887" w:rsidRPr="00177A25" w:rsidTr="00F957FA">
        <w:trPr>
          <w:trHeight w:val="341"/>
        </w:trPr>
        <w:tc>
          <w:tcPr>
            <w:tcW w:w="4455" w:type="dxa"/>
            <w:vAlign w:val="center"/>
          </w:tcPr>
          <w:p w:rsidR="00202887" w:rsidRPr="0099714E" w:rsidRDefault="0099714E" w:rsidP="00F957FA">
            <w:pPr>
              <w:spacing w:before="100" w:beforeAutospacing="1" w:after="100" w:afterAutospacing="1"/>
              <w:rPr>
                <w:rFonts w:ascii="Arial" w:hAnsi="Arial" w:cs="Arial"/>
                <w:sz w:val="16"/>
                <w:szCs w:val="16"/>
              </w:rPr>
            </w:pPr>
            <w:r w:rsidRPr="0099714E">
              <w:rPr>
                <w:rFonts w:ascii="Arial" w:hAnsi="Arial" w:cs="Arial"/>
                <w:sz w:val="16"/>
                <w:szCs w:val="16"/>
              </w:rPr>
              <w:t>Rte_InitValue_LRPRPhaseadvanceCaptured_Cnt_s16</w:t>
            </w:r>
          </w:p>
        </w:tc>
        <w:tc>
          <w:tcPr>
            <w:tcW w:w="4455" w:type="dxa"/>
            <w:vAlign w:val="center"/>
          </w:tcPr>
          <w:p w:rsidR="00202887" w:rsidRPr="0099714E" w:rsidRDefault="0099714E"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202887" w:rsidRPr="00177A25" w:rsidTr="00F957FA">
        <w:trPr>
          <w:trHeight w:val="341"/>
        </w:trPr>
        <w:tc>
          <w:tcPr>
            <w:tcW w:w="4455" w:type="dxa"/>
            <w:vAlign w:val="center"/>
          </w:tcPr>
          <w:p w:rsidR="00202887" w:rsidRPr="0099714E" w:rsidRDefault="0099714E" w:rsidP="00F957FA">
            <w:pPr>
              <w:spacing w:before="100" w:beforeAutospacing="1" w:after="100" w:afterAutospacing="1"/>
              <w:rPr>
                <w:rFonts w:ascii="Arial" w:hAnsi="Arial" w:cs="Arial"/>
                <w:sz w:val="16"/>
                <w:szCs w:val="16"/>
              </w:rPr>
            </w:pPr>
            <w:r w:rsidRPr="0099714E">
              <w:rPr>
                <w:rFonts w:ascii="Arial" w:hAnsi="Arial" w:cs="Arial"/>
                <w:sz w:val="16"/>
                <w:szCs w:val="16"/>
              </w:rPr>
              <w:t>Rte_InitValue_MotorVelMRFUnfiltered_MtrRadpS_f32</w:t>
            </w:r>
          </w:p>
        </w:tc>
        <w:tc>
          <w:tcPr>
            <w:tcW w:w="4455" w:type="dxa"/>
            <w:vAlign w:val="center"/>
          </w:tcPr>
          <w:p w:rsidR="00202887" w:rsidRPr="0099714E" w:rsidRDefault="00202887" w:rsidP="00F957FA">
            <w:pPr>
              <w:spacing w:before="100" w:beforeAutospacing="1" w:after="100" w:afterAutospacing="1"/>
              <w:rPr>
                <w:rFonts w:ascii="Arial" w:hAnsi="Arial" w:cs="Arial"/>
                <w:sz w:val="16"/>
                <w:szCs w:val="16"/>
              </w:rPr>
            </w:pPr>
          </w:p>
        </w:tc>
      </w:tr>
      <w:tr w:rsidR="00202887" w:rsidRPr="00177A25" w:rsidTr="00F957FA">
        <w:trPr>
          <w:trHeight w:val="341"/>
        </w:trPr>
        <w:tc>
          <w:tcPr>
            <w:tcW w:w="4455" w:type="dxa"/>
            <w:vAlign w:val="center"/>
          </w:tcPr>
          <w:p w:rsidR="00202887" w:rsidRPr="0099714E" w:rsidRDefault="0099714E" w:rsidP="00F957FA">
            <w:pPr>
              <w:spacing w:before="100" w:beforeAutospacing="1" w:after="100" w:afterAutospacing="1"/>
              <w:rPr>
                <w:rFonts w:ascii="Arial" w:hAnsi="Arial" w:cs="Arial"/>
                <w:sz w:val="16"/>
                <w:szCs w:val="16"/>
              </w:rPr>
            </w:pPr>
            <w:r w:rsidRPr="0099714E">
              <w:rPr>
                <w:rFonts w:ascii="Arial" w:hAnsi="Arial" w:cs="Arial"/>
                <w:sz w:val="16"/>
                <w:szCs w:val="16"/>
              </w:rPr>
              <w:t>Rte_InitValue_MtrElecMechPolarity_Cnt_s08</w:t>
            </w:r>
          </w:p>
        </w:tc>
        <w:tc>
          <w:tcPr>
            <w:tcW w:w="4455" w:type="dxa"/>
            <w:vAlign w:val="center"/>
          </w:tcPr>
          <w:p w:rsidR="00202887" w:rsidRPr="0099714E" w:rsidRDefault="0099714E"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202887" w:rsidRPr="00177A25" w:rsidTr="00F957FA">
        <w:trPr>
          <w:trHeight w:val="341"/>
        </w:trPr>
        <w:tc>
          <w:tcPr>
            <w:tcW w:w="4455" w:type="dxa"/>
            <w:vAlign w:val="center"/>
          </w:tcPr>
          <w:p w:rsidR="00202887" w:rsidRPr="00221CA2" w:rsidRDefault="005D4719" w:rsidP="00F957FA">
            <w:pPr>
              <w:spacing w:before="100" w:beforeAutospacing="1" w:after="100" w:afterAutospacing="1"/>
              <w:rPr>
                <w:rFonts w:ascii="Arial" w:hAnsi="Arial" w:cs="Arial"/>
                <w:sz w:val="16"/>
                <w:szCs w:val="16"/>
                <w:lang w:val="fr-FR"/>
              </w:rPr>
            </w:pPr>
            <w:r w:rsidRPr="005D4719">
              <w:rPr>
                <w:rFonts w:ascii="Arial" w:hAnsi="Arial" w:cs="Arial"/>
                <w:sz w:val="16"/>
                <w:szCs w:val="16"/>
                <w:lang w:val="fr-FR"/>
              </w:rPr>
              <w:t xml:space="preserve">Rte_ </w:t>
            </w:r>
            <w:proofErr w:type="spellStart"/>
            <w:r w:rsidRPr="005D4719">
              <w:rPr>
                <w:rFonts w:ascii="Arial" w:hAnsi="Arial" w:cs="Arial"/>
                <w:sz w:val="16"/>
                <w:szCs w:val="16"/>
                <w:lang w:val="fr-FR"/>
              </w:rPr>
              <w:t>InitValue</w:t>
            </w:r>
            <w:proofErr w:type="spellEnd"/>
            <w:r w:rsidRPr="005D4719">
              <w:rPr>
                <w:rFonts w:ascii="Arial" w:hAnsi="Arial" w:cs="Arial"/>
                <w:sz w:val="16"/>
                <w:szCs w:val="16"/>
                <w:lang w:val="fr-FR"/>
              </w:rPr>
              <w:t>_</w:t>
            </w:r>
            <w:r w:rsidRPr="005D4719">
              <w:rPr>
                <w:lang w:val="fr-FR"/>
              </w:rPr>
              <w:t xml:space="preserve"> </w:t>
            </w:r>
            <w:proofErr w:type="spellStart"/>
            <w:r w:rsidRPr="005D4719">
              <w:rPr>
                <w:rFonts w:ascii="Arial" w:hAnsi="Arial" w:cs="Arial"/>
                <w:sz w:val="16"/>
                <w:szCs w:val="16"/>
                <w:lang w:val="fr-FR"/>
              </w:rPr>
              <w:t>PDActivateTest_Cnt_lgc</w:t>
            </w:r>
            <w:proofErr w:type="spellEnd"/>
          </w:p>
        </w:tc>
        <w:tc>
          <w:tcPr>
            <w:tcW w:w="4455" w:type="dxa"/>
            <w:vAlign w:val="center"/>
          </w:tcPr>
          <w:p w:rsidR="00202887" w:rsidRPr="0099714E" w:rsidRDefault="00294406"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72575B" w:rsidRPr="00177A25" w:rsidTr="00F957FA">
        <w:trPr>
          <w:trHeight w:val="341"/>
          <w:ins w:id="98" w:author="Ahmed, Rijvi" w:date="2014-11-30T15:43:00Z"/>
        </w:trPr>
        <w:tc>
          <w:tcPr>
            <w:tcW w:w="4455" w:type="dxa"/>
            <w:vAlign w:val="center"/>
          </w:tcPr>
          <w:p w:rsidR="0072575B" w:rsidRPr="005D4719" w:rsidRDefault="0072575B" w:rsidP="00F957FA">
            <w:pPr>
              <w:spacing w:before="100" w:beforeAutospacing="1" w:after="100" w:afterAutospacing="1"/>
              <w:rPr>
                <w:ins w:id="99" w:author="Ahmed, Rijvi" w:date="2014-11-30T15:43:00Z"/>
                <w:rFonts w:ascii="Arial" w:hAnsi="Arial" w:cs="Arial"/>
                <w:sz w:val="16"/>
                <w:szCs w:val="16"/>
                <w:lang w:val="fr-FR"/>
              </w:rPr>
            </w:pPr>
            <w:ins w:id="100" w:author="Ahmed, Rijvi" w:date="2014-11-30T15:47:00Z">
              <w:r w:rsidRPr="005D4719">
                <w:rPr>
                  <w:rFonts w:ascii="Arial" w:hAnsi="Arial" w:cs="Arial"/>
                  <w:sz w:val="16"/>
                  <w:szCs w:val="16"/>
                  <w:lang w:val="fr-FR"/>
                </w:rPr>
                <w:t xml:space="preserve">Rte_ </w:t>
              </w:r>
              <w:proofErr w:type="spellStart"/>
              <w:r w:rsidRPr="005D4719">
                <w:rPr>
                  <w:rFonts w:ascii="Arial" w:hAnsi="Arial" w:cs="Arial"/>
                  <w:sz w:val="16"/>
                  <w:szCs w:val="16"/>
                  <w:lang w:val="fr-FR"/>
                </w:rPr>
                <w:t>InitValue</w:t>
              </w:r>
              <w:proofErr w:type="spellEnd"/>
              <w:r w:rsidRPr="005D4719">
                <w:rPr>
                  <w:rFonts w:ascii="Arial" w:hAnsi="Arial" w:cs="Arial"/>
                  <w:sz w:val="16"/>
                  <w:szCs w:val="16"/>
                  <w:lang w:val="fr-FR"/>
                </w:rPr>
                <w:t>_</w:t>
              </w:r>
              <w:r w:rsidRPr="005D4719">
                <w:rPr>
                  <w:lang w:val="fr-FR"/>
                </w:rPr>
                <w:t xml:space="preserve"> </w:t>
              </w:r>
            </w:ins>
            <w:proofErr w:type="spellStart"/>
            <w:ins w:id="101" w:author="Ahmed, Rijvi" w:date="2014-11-30T15:46:00Z">
              <w:r w:rsidRPr="0072575B">
                <w:rPr>
                  <w:rFonts w:ascii="Arial" w:hAnsi="Arial" w:cs="Arial"/>
                  <w:sz w:val="16"/>
                  <w:szCs w:val="16"/>
                  <w:lang w:val="fr-FR"/>
                </w:rPr>
                <w:t>GateDriveResetActive_Cnt_lgc</w:t>
              </w:r>
            </w:ins>
            <w:proofErr w:type="spellEnd"/>
          </w:p>
        </w:tc>
        <w:tc>
          <w:tcPr>
            <w:tcW w:w="4455" w:type="dxa"/>
            <w:vAlign w:val="center"/>
          </w:tcPr>
          <w:p w:rsidR="0072575B" w:rsidRDefault="0072575B" w:rsidP="00F957FA">
            <w:pPr>
              <w:spacing w:before="100" w:beforeAutospacing="1" w:after="100" w:afterAutospacing="1"/>
              <w:rPr>
                <w:ins w:id="102" w:author="Ahmed, Rijvi" w:date="2014-11-30T15:43:00Z"/>
                <w:rFonts w:ascii="Arial" w:hAnsi="Arial" w:cs="Arial"/>
                <w:sz w:val="16"/>
                <w:szCs w:val="16"/>
              </w:rPr>
            </w:pPr>
            <w:ins w:id="103" w:author="Ahmed, Rijvi" w:date="2014-11-30T15:47:00Z">
              <w:r>
                <w:rPr>
                  <w:rFonts w:ascii="Arial" w:hAnsi="Arial" w:cs="Arial"/>
                  <w:sz w:val="16"/>
                  <w:szCs w:val="16"/>
                </w:rPr>
                <w:t>0</w:t>
              </w:r>
            </w:ins>
          </w:p>
        </w:tc>
      </w:tr>
    </w:tbl>
    <w:p w:rsidR="002C03D8" w:rsidRPr="0099714E" w:rsidRDefault="002C03D8" w:rsidP="002C03D8"/>
    <w:p w:rsidR="004A781C" w:rsidRDefault="004A781C" w:rsidP="00177A25">
      <w:pPr>
        <w:pStyle w:val="Heading2"/>
      </w:pPr>
      <w:r>
        <w:t>Initialization Functions</w:t>
      </w:r>
    </w:p>
    <w:p w:rsidR="00B12FE2" w:rsidRDefault="000D7B6C">
      <w:pPr>
        <w:pStyle w:val="Heading3"/>
      </w:pPr>
      <w:proofErr w:type="spellStart"/>
      <w:r w:rsidRPr="000D7B6C">
        <w:t>DigPhsReasDiag_Init</w:t>
      </w:r>
      <w:proofErr w:type="spellEnd"/>
    </w:p>
    <w:p w:rsidR="004A781C" w:rsidRDefault="009D6E19" w:rsidP="00177A25">
      <w:pPr>
        <w:pStyle w:val="Heading2"/>
      </w:pPr>
      <w:r>
        <w:object w:dxaOrig="3915" w:dyaOrig="3195">
          <v:shape id="_x0000_i1027" type="#_x0000_t75" style="width:145.35pt;height:138.9pt" o:ole="">
            <v:imagedata r:id="rId14" o:title=""/>
          </v:shape>
          <o:OLEObject Type="Embed" ProgID="Visio.Drawing.11" ShapeID="_x0000_i1027" DrawAspect="Content" ObjectID="_1478962760" r:id="rId15"/>
        </w:object>
      </w:r>
      <w:r w:rsidR="004A781C">
        <w:br w:type="page"/>
      </w:r>
      <w:r w:rsidR="004A781C">
        <w:lastRenderedPageBreak/>
        <w:t>Periodic Functions</w:t>
      </w:r>
    </w:p>
    <w:p w:rsidR="004A781C" w:rsidRDefault="004A781C">
      <w:pPr>
        <w:pStyle w:val="Heading3"/>
      </w:pPr>
      <w:r>
        <w:t xml:space="preserve">Per: </w:t>
      </w:r>
      <w:r w:rsidR="00FF4D08">
        <w:fldChar w:fldCharType="begin"/>
      </w:r>
      <w:r w:rsidR="00FF4D08">
        <w:instrText xml:space="preserve"> DOCPROPERTY "Module Name"  \* MERGEFORMAT </w:instrText>
      </w:r>
      <w:r w:rsidR="00FF4D08">
        <w:fldChar w:fldCharType="separate"/>
      </w:r>
      <w:proofErr w:type="spellStart"/>
      <w:r w:rsidR="00177A25">
        <w:t>DigPhsReasDiag</w:t>
      </w:r>
      <w:proofErr w:type="spellEnd"/>
      <w:r w:rsidR="00FF4D08">
        <w:fldChar w:fldCharType="end"/>
      </w:r>
      <w:r>
        <w:t>_</w:t>
      </w:r>
      <w:r w:rsidR="00177A25">
        <w:t xml:space="preserve"> </w:t>
      </w:r>
      <w:r>
        <w:t>Per</w:t>
      </w:r>
      <w:r w:rsidR="00177A25">
        <w:t>1</w:t>
      </w:r>
    </w:p>
    <w:p w:rsidR="004A781C" w:rsidRDefault="004A781C">
      <w:pPr>
        <w:pStyle w:val="Heading4"/>
      </w:pPr>
      <w:r>
        <w:t>Design Rationale</w:t>
      </w:r>
    </w:p>
    <w:p w:rsidR="004A781C" w:rsidRDefault="00477B8E">
      <w:r>
        <w:t>The ParamBits_Cnt_T_u08 variable used in this function</w:t>
      </w:r>
      <w:r w:rsidR="00A77AE4">
        <w:t xml:space="preserve">, which is passed when calling </w:t>
      </w:r>
      <w:proofErr w:type="spellStart"/>
      <w:r w:rsidR="00A77AE4">
        <w:t>NxtrDiagMgr_SetNTCStatus</w:t>
      </w:r>
      <w:proofErr w:type="spellEnd"/>
      <w:proofErr w:type="gramStart"/>
      <w:r w:rsidR="00A77AE4">
        <w:t xml:space="preserve">, </w:t>
      </w:r>
      <w:r>
        <w:t xml:space="preserve"> is</w:t>
      </w:r>
      <w:proofErr w:type="gramEnd"/>
      <w:r>
        <w:t xml:space="preserve"> set according to the following </w:t>
      </w:r>
      <w:r w:rsidR="00A77AE4">
        <w:t>table</w:t>
      </w:r>
      <w:r>
        <w:t xml:space="preserve"> (</w:t>
      </w:r>
      <w:r w:rsidR="00A77AE4">
        <w:t>derived</w:t>
      </w:r>
      <w:r>
        <w:t xml:space="preserve"> from the DTC Outline Structure</w:t>
      </w:r>
      <w:r w:rsidR="00A77AE4">
        <w:t xml:space="preserve"> document</w:t>
      </w:r>
      <w:r>
        <w:t>):</w:t>
      </w:r>
    </w:p>
    <w:tbl>
      <w:tblPr>
        <w:tblW w:w="3960" w:type="dxa"/>
        <w:jc w:val="center"/>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
        <w:gridCol w:w="3420"/>
      </w:tblGrid>
      <w:tr w:rsidR="00477B8E" w:rsidRPr="00177A25" w:rsidTr="00477B8E">
        <w:trPr>
          <w:trHeight w:val="341"/>
          <w:jc w:val="center"/>
        </w:trPr>
        <w:tc>
          <w:tcPr>
            <w:tcW w:w="540" w:type="dxa"/>
            <w:vAlign w:val="center"/>
          </w:tcPr>
          <w:p w:rsidR="00477B8E" w:rsidRPr="00177A25" w:rsidRDefault="00477B8E" w:rsidP="00477B8E">
            <w:pPr>
              <w:spacing w:before="100" w:beforeAutospacing="1" w:after="100" w:afterAutospacing="1"/>
              <w:jc w:val="right"/>
              <w:rPr>
                <w:rFonts w:ascii="Arial" w:hAnsi="Arial" w:cs="Arial"/>
                <w:sz w:val="16"/>
                <w:szCs w:val="16"/>
                <w:lang w:val="fr-FR"/>
              </w:rPr>
            </w:pPr>
            <w:r>
              <w:rPr>
                <w:rFonts w:ascii="Arial" w:hAnsi="Arial" w:cs="Arial"/>
                <w:sz w:val="16"/>
                <w:szCs w:val="16"/>
                <w:lang w:val="fr-FR"/>
              </w:rPr>
              <w:t>Bit 0</w:t>
            </w:r>
          </w:p>
        </w:tc>
        <w:tc>
          <w:tcPr>
            <w:tcW w:w="3420" w:type="dxa"/>
            <w:vAlign w:val="center"/>
          </w:tcPr>
          <w:p w:rsidR="00477B8E" w:rsidRPr="00477B8E" w:rsidRDefault="00477B8E" w:rsidP="00202887">
            <w:pPr>
              <w:spacing w:before="100" w:beforeAutospacing="1" w:after="100" w:afterAutospacing="1"/>
              <w:rPr>
                <w:rFonts w:ascii="Arial" w:hAnsi="Arial" w:cs="Arial"/>
                <w:sz w:val="16"/>
                <w:szCs w:val="16"/>
              </w:rPr>
            </w:pPr>
            <w:r>
              <w:rPr>
                <w:rFonts w:ascii="Arial" w:hAnsi="Arial" w:cs="Arial"/>
                <w:sz w:val="16"/>
                <w:szCs w:val="16"/>
              </w:rPr>
              <w:t>Phase A: measured less than expected</w:t>
            </w:r>
          </w:p>
        </w:tc>
      </w:tr>
      <w:tr w:rsidR="00477B8E" w:rsidRPr="00177A25" w:rsidTr="00477B8E">
        <w:trPr>
          <w:trHeight w:val="341"/>
          <w:jc w:val="center"/>
        </w:trPr>
        <w:tc>
          <w:tcPr>
            <w:tcW w:w="540" w:type="dxa"/>
            <w:vAlign w:val="center"/>
          </w:tcPr>
          <w:p w:rsidR="00477B8E" w:rsidRPr="00177A25" w:rsidRDefault="00477B8E" w:rsidP="00477B8E">
            <w:pPr>
              <w:spacing w:before="100" w:beforeAutospacing="1" w:after="100" w:afterAutospacing="1"/>
              <w:jc w:val="right"/>
              <w:rPr>
                <w:rFonts w:ascii="Arial" w:hAnsi="Arial" w:cs="Arial"/>
                <w:sz w:val="16"/>
                <w:szCs w:val="16"/>
                <w:lang w:val="fr-FR"/>
              </w:rPr>
            </w:pPr>
            <w:r>
              <w:rPr>
                <w:rFonts w:ascii="Arial" w:hAnsi="Arial" w:cs="Arial"/>
                <w:sz w:val="16"/>
                <w:szCs w:val="16"/>
                <w:lang w:val="fr-FR"/>
              </w:rPr>
              <w:t>Bit 1</w:t>
            </w:r>
          </w:p>
        </w:tc>
        <w:tc>
          <w:tcPr>
            <w:tcW w:w="3420" w:type="dxa"/>
            <w:vAlign w:val="center"/>
          </w:tcPr>
          <w:p w:rsidR="00477B8E" w:rsidRPr="00477B8E" w:rsidRDefault="00477B8E" w:rsidP="00477B8E">
            <w:pPr>
              <w:spacing w:before="100" w:beforeAutospacing="1" w:after="100" w:afterAutospacing="1"/>
              <w:rPr>
                <w:rFonts w:ascii="Arial" w:hAnsi="Arial" w:cs="Arial"/>
                <w:sz w:val="16"/>
                <w:szCs w:val="16"/>
              </w:rPr>
            </w:pPr>
            <w:r>
              <w:rPr>
                <w:rFonts w:ascii="Arial" w:hAnsi="Arial" w:cs="Arial"/>
                <w:sz w:val="16"/>
                <w:szCs w:val="16"/>
              </w:rPr>
              <w:t>Phase A: measured greater than expected</w:t>
            </w:r>
          </w:p>
        </w:tc>
      </w:tr>
      <w:tr w:rsidR="00477B8E" w:rsidRPr="00177A25" w:rsidTr="00477B8E">
        <w:trPr>
          <w:trHeight w:val="341"/>
          <w:jc w:val="center"/>
        </w:trPr>
        <w:tc>
          <w:tcPr>
            <w:tcW w:w="540" w:type="dxa"/>
            <w:vAlign w:val="center"/>
          </w:tcPr>
          <w:p w:rsidR="00477B8E" w:rsidRPr="00177A25" w:rsidRDefault="00477B8E" w:rsidP="00477B8E">
            <w:pPr>
              <w:spacing w:before="100" w:beforeAutospacing="1" w:after="100" w:afterAutospacing="1"/>
              <w:jc w:val="right"/>
              <w:rPr>
                <w:rFonts w:ascii="Arial" w:hAnsi="Arial" w:cs="Arial"/>
                <w:sz w:val="16"/>
                <w:szCs w:val="16"/>
                <w:lang w:val="fr-FR"/>
              </w:rPr>
            </w:pPr>
            <w:r>
              <w:rPr>
                <w:rFonts w:ascii="Arial" w:hAnsi="Arial" w:cs="Arial"/>
                <w:sz w:val="16"/>
                <w:szCs w:val="16"/>
                <w:lang w:val="fr-FR"/>
              </w:rPr>
              <w:t>Bit 2</w:t>
            </w:r>
          </w:p>
        </w:tc>
        <w:tc>
          <w:tcPr>
            <w:tcW w:w="3420" w:type="dxa"/>
            <w:vAlign w:val="center"/>
          </w:tcPr>
          <w:p w:rsidR="00477B8E" w:rsidRPr="00477B8E" w:rsidRDefault="00477B8E" w:rsidP="00202887">
            <w:pPr>
              <w:spacing w:before="100" w:beforeAutospacing="1" w:after="100" w:afterAutospacing="1"/>
              <w:rPr>
                <w:rFonts w:ascii="Arial" w:hAnsi="Arial" w:cs="Arial"/>
                <w:sz w:val="16"/>
                <w:szCs w:val="16"/>
              </w:rPr>
            </w:pPr>
            <w:r>
              <w:rPr>
                <w:rFonts w:ascii="Arial" w:hAnsi="Arial" w:cs="Arial"/>
                <w:sz w:val="16"/>
                <w:szCs w:val="16"/>
              </w:rPr>
              <w:t>Phase B: measured less than expected</w:t>
            </w:r>
          </w:p>
        </w:tc>
      </w:tr>
      <w:tr w:rsidR="00477B8E" w:rsidRPr="00177A25" w:rsidTr="00477B8E">
        <w:trPr>
          <w:trHeight w:val="341"/>
          <w:jc w:val="center"/>
        </w:trPr>
        <w:tc>
          <w:tcPr>
            <w:tcW w:w="540" w:type="dxa"/>
            <w:vAlign w:val="center"/>
          </w:tcPr>
          <w:p w:rsidR="00477B8E" w:rsidRPr="00177A25" w:rsidRDefault="00477B8E" w:rsidP="00477B8E">
            <w:pPr>
              <w:spacing w:before="100" w:beforeAutospacing="1" w:after="100" w:afterAutospacing="1"/>
              <w:jc w:val="right"/>
              <w:rPr>
                <w:rFonts w:ascii="Arial" w:hAnsi="Arial" w:cs="Arial"/>
                <w:sz w:val="16"/>
                <w:szCs w:val="16"/>
                <w:lang w:val="fr-FR"/>
              </w:rPr>
            </w:pPr>
            <w:r>
              <w:rPr>
                <w:rFonts w:ascii="Arial" w:hAnsi="Arial" w:cs="Arial"/>
                <w:sz w:val="16"/>
                <w:szCs w:val="16"/>
                <w:lang w:val="fr-FR"/>
              </w:rPr>
              <w:t>Bit 3</w:t>
            </w:r>
          </w:p>
        </w:tc>
        <w:tc>
          <w:tcPr>
            <w:tcW w:w="3420" w:type="dxa"/>
            <w:vAlign w:val="center"/>
          </w:tcPr>
          <w:p w:rsidR="00477B8E" w:rsidRPr="00477B8E" w:rsidRDefault="00477B8E" w:rsidP="00477B8E">
            <w:pPr>
              <w:spacing w:before="100" w:beforeAutospacing="1" w:after="100" w:afterAutospacing="1"/>
              <w:rPr>
                <w:rFonts w:ascii="Arial" w:hAnsi="Arial" w:cs="Arial"/>
                <w:sz w:val="16"/>
                <w:szCs w:val="16"/>
              </w:rPr>
            </w:pPr>
            <w:r>
              <w:rPr>
                <w:rFonts w:ascii="Arial" w:hAnsi="Arial" w:cs="Arial"/>
                <w:sz w:val="16"/>
                <w:szCs w:val="16"/>
              </w:rPr>
              <w:t>Phase B: measured greater than expected</w:t>
            </w:r>
          </w:p>
        </w:tc>
      </w:tr>
      <w:tr w:rsidR="00477B8E" w:rsidRPr="00177A25" w:rsidTr="00477B8E">
        <w:trPr>
          <w:trHeight w:val="341"/>
          <w:jc w:val="center"/>
        </w:trPr>
        <w:tc>
          <w:tcPr>
            <w:tcW w:w="540" w:type="dxa"/>
            <w:vAlign w:val="center"/>
          </w:tcPr>
          <w:p w:rsidR="00477B8E" w:rsidRPr="00177A25" w:rsidRDefault="00477B8E" w:rsidP="00477B8E">
            <w:pPr>
              <w:spacing w:before="100" w:beforeAutospacing="1" w:after="100" w:afterAutospacing="1"/>
              <w:jc w:val="right"/>
              <w:rPr>
                <w:rFonts w:ascii="Arial" w:hAnsi="Arial" w:cs="Arial"/>
                <w:sz w:val="16"/>
                <w:szCs w:val="16"/>
                <w:lang w:val="fr-FR"/>
              </w:rPr>
            </w:pPr>
            <w:r>
              <w:rPr>
                <w:rFonts w:ascii="Arial" w:hAnsi="Arial" w:cs="Arial"/>
                <w:sz w:val="16"/>
                <w:szCs w:val="16"/>
                <w:lang w:val="fr-FR"/>
              </w:rPr>
              <w:t>Bit 4</w:t>
            </w:r>
          </w:p>
        </w:tc>
        <w:tc>
          <w:tcPr>
            <w:tcW w:w="3420" w:type="dxa"/>
            <w:vAlign w:val="center"/>
          </w:tcPr>
          <w:p w:rsidR="00477B8E" w:rsidRPr="00477B8E" w:rsidRDefault="00477B8E" w:rsidP="00202887">
            <w:pPr>
              <w:spacing w:before="100" w:beforeAutospacing="1" w:after="100" w:afterAutospacing="1"/>
              <w:rPr>
                <w:rFonts w:ascii="Arial" w:hAnsi="Arial" w:cs="Arial"/>
                <w:sz w:val="16"/>
                <w:szCs w:val="16"/>
              </w:rPr>
            </w:pPr>
            <w:r>
              <w:rPr>
                <w:rFonts w:ascii="Arial" w:hAnsi="Arial" w:cs="Arial"/>
                <w:sz w:val="16"/>
                <w:szCs w:val="16"/>
              </w:rPr>
              <w:t>Phase C: measured less than expected</w:t>
            </w:r>
          </w:p>
        </w:tc>
      </w:tr>
      <w:tr w:rsidR="00477B8E" w:rsidRPr="00177A25" w:rsidTr="00477B8E">
        <w:trPr>
          <w:trHeight w:val="341"/>
          <w:jc w:val="center"/>
        </w:trPr>
        <w:tc>
          <w:tcPr>
            <w:tcW w:w="540" w:type="dxa"/>
            <w:vAlign w:val="center"/>
          </w:tcPr>
          <w:p w:rsidR="00477B8E" w:rsidRPr="00177A25" w:rsidRDefault="00477B8E" w:rsidP="00477B8E">
            <w:pPr>
              <w:spacing w:before="100" w:beforeAutospacing="1" w:after="100" w:afterAutospacing="1"/>
              <w:jc w:val="right"/>
              <w:rPr>
                <w:rFonts w:ascii="Arial" w:hAnsi="Arial" w:cs="Arial"/>
                <w:sz w:val="16"/>
                <w:szCs w:val="16"/>
                <w:lang w:val="fr-FR"/>
              </w:rPr>
            </w:pPr>
            <w:r>
              <w:rPr>
                <w:rFonts w:ascii="Arial" w:hAnsi="Arial" w:cs="Arial"/>
                <w:sz w:val="16"/>
                <w:szCs w:val="16"/>
                <w:lang w:val="fr-FR"/>
              </w:rPr>
              <w:t>Bit 5</w:t>
            </w:r>
          </w:p>
        </w:tc>
        <w:tc>
          <w:tcPr>
            <w:tcW w:w="3420" w:type="dxa"/>
            <w:vAlign w:val="center"/>
          </w:tcPr>
          <w:p w:rsidR="00477B8E" w:rsidRPr="00477B8E" w:rsidRDefault="00477B8E" w:rsidP="00477B8E">
            <w:pPr>
              <w:spacing w:before="100" w:beforeAutospacing="1" w:after="100" w:afterAutospacing="1"/>
              <w:rPr>
                <w:rFonts w:ascii="Arial" w:hAnsi="Arial" w:cs="Arial"/>
                <w:sz w:val="16"/>
                <w:szCs w:val="16"/>
              </w:rPr>
            </w:pPr>
            <w:r>
              <w:rPr>
                <w:rFonts w:ascii="Arial" w:hAnsi="Arial" w:cs="Arial"/>
                <w:sz w:val="16"/>
                <w:szCs w:val="16"/>
              </w:rPr>
              <w:t>Phase C: measured greater than expected</w:t>
            </w:r>
          </w:p>
        </w:tc>
      </w:tr>
      <w:tr w:rsidR="00202887" w:rsidRPr="00177A25" w:rsidTr="00477B8E">
        <w:trPr>
          <w:trHeight w:val="341"/>
          <w:jc w:val="center"/>
        </w:trPr>
        <w:tc>
          <w:tcPr>
            <w:tcW w:w="540" w:type="dxa"/>
            <w:vAlign w:val="center"/>
          </w:tcPr>
          <w:p w:rsidR="00202887" w:rsidRDefault="00202887" w:rsidP="00477B8E">
            <w:pPr>
              <w:spacing w:before="100" w:beforeAutospacing="1" w:after="100" w:afterAutospacing="1"/>
              <w:jc w:val="right"/>
              <w:rPr>
                <w:rFonts w:ascii="Arial" w:hAnsi="Arial" w:cs="Arial"/>
                <w:sz w:val="16"/>
                <w:szCs w:val="16"/>
                <w:lang w:val="fr-FR"/>
              </w:rPr>
            </w:pPr>
            <w:r>
              <w:rPr>
                <w:rFonts w:ascii="Arial" w:hAnsi="Arial" w:cs="Arial"/>
                <w:sz w:val="16"/>
                <w:szCs w:val="16"/>
                <w:lang w:val="fr-FR"/>
              </w:rPr>
              <w:t>Bit6</w:t>
            </w:r>
          </w:p>
        </w:tc>
        <w:tc>
          <w:tcPr>
            <w:tcW w:w="3420" w:type="dxa"/>
            <w:vAlign w:val="center"/>
          </w:tcPr>
          <w:p w:rsidR="00202887" w:rsidRDefault="00202887" w:rsidP="001C6FF8">
            <w:pPr>
              <w:spacing w:before="100" w:beforeAutospacing="1" w:after="100" w:afterAutospacing="1"/>
              <w:rPr>
                <w:rFonts w:ascii="Arial" w:hAnsi="Arial" w:cs="Arial"/>
                <w:sz w:val="16"/>
                <w:szCs w:val="16"/>
              </w:rPr>
            </w:pPr>
            <w:r>
              <w:rPr>
                <w:rFonts w:ascii="Arial" w:hAnsi="Arial" w:cs="Arial"/>
                <w:sz w:val="16"/>
                <w:szCs w:val="16"/>
              </w:rPr>
              <w:t xml:space="preserve">Systematic </w:t>
            </w:r>
            <w:r w:rsidR="001C6FF8">
              <w:rPr>
                <w:rFonts w:ascii="Arial" w:hAnsi="Arial" w:cs="Arial"/>
                <w:sz w:val="16"/>
                <w:szCs w:val="16"/>
              </w:rPr>
              <w:t xml:space="preserve">diagnostics LRPR Active </w:t>
            </w:r>
          </w:p>
        </w:tc>
      </w:tr>
    </w:tbl>
    <w:p w:rsidR="0067605C" w:rsidRDefault="0067605C"/>
    <w:p w:rsidR="004A781C" w:rsidRDefault="004A781C">
      <w:pPr>
        <w:pStyle w:val="Heading4"/>
      </w:pPr>
      <w:r>
        <w:t>Program Flow Start</w:t>
      </w:r>
    </w:p>
    <w:p w:rsidR="00B12FE2" w:rsidRDefault="00C62CB6">
      <w:r w:rsidRPr="00C62CB6">
        <w:t>Rte_Call_DigPhsReasDiag_Per1_CP0_</w:t>
      </w:r>
      <w:proofErr w:type="gramStart"/>
      <w:r w:rsidRPr="00C62CB6">
        <w:t>CheckpointReached()</w:t>
      </w:r>
      <w:proofErr w:type="gramEnd"/>
    </w:p>
    <w:p w:rsidR="004A781C" w:rsidRDefault="004A781C">
      <w:pPr>
        <w:pStyle w:val="Heading4"/>
      </w:pPr>
      <w:r>
        <w:t>Store Module Inputs to Local copies</w:t>
      </w:r>
    </w:p>
    <w:p w:rsidR="00477B8E" w:rsidRPr="00477B8E" w:rsidRDefault="00477B8E" w:rsidP="00477B8E">
      <w:pPr>
        <w:rPr>
          <w:sz w:val="16"/>
          <w:szCs w:val="16"/>
        </w:rPr>
      </w:pPr>
      <w:r w:rsidRPr="00477B8E">
        <w:rPr>
          <w:sz w:val="16"/>
          <w:szCs w:val="16"/>
        </w:rPr>
        <w:t>MeasuredOnTime_Cnt_T_</w:t>
      </w:r>
      <w:proofErr w:type="gramStart"/>
      <w:r w:rsidRPr="00477B8E">
        <w:rPr>
          <w:sz w:val="16"/>
          <w:szCs w:val="16"/>
        </w:rPr>
        <w:t>u32[</w:t>
      </w:r>
      <w:proofErr w:type="gramEnd"/>
      <w:r w:rsidRPr="00477B8E">
        <w:rPr>
          <w:sz w:val="16"/>
          <w:szCs w:val="16"/>
        </w:rPr>
        <w:t>D_PHASEA_CNT_U16] = Rte_IRead_DigPhsReasDiag_Per1_MeasuredOnTimeA_Cnt_u32();</w:t>
      </w:r>
    </w:p>
    <w:p w:rsidR="00477B8E" w:rsidRPr="00477B8E" w:rsidRDefault="00477B8E" w:rsidP="00477B8E">
      <w:pPr>
        <w:rPr>
          <w:sz w:val="16"/>
          <w:szCs w:val="16"/>
        </w:rPr>
      </w:pPr>
      <w:r w:rsidRPr="00477B8E">
        <w:rPr>
          <w:sz w:val="16"/>
          <w:szCs w:val="16"/>
        </w:rPr>
        <w:t>MeasuredOnTime_Cnt_T_</w:t>
      </w:r>
      <w:proofErr w:type="gramStart"/>
      <w:r w:rsidRPr="00477B8E">
        <w:rPr>
          <w:sz w:val="16"/>
          <w:szCs w:val="16"/>
        </w:rPr>
        <w:t>u32[</w:t>
      </w:r>
      <w:proofErr w:type="gramEnd"/>
      <w:r w:rsidRPr="00477B8E">
        <w:rPr>
          <w:sz w:val="16"/>
          <w:szCs w:val="16"/>
        </w:rPr>
        <w:t>D_PHASEB_CNT_U16] = Rte_I</w:t>
      </w:r>
      <w:r w:rsidR="00181550" w:rsidRPr="00477B8E">
        <w:rPr>
          <w:sz w:val="16"/>
          <w:szCs w:val="16"/>
        </w:rPr>
        <w:t>r</w:t>
      </w:r>
      <w:r w:rsidRPr="00477B8E">
        <w:rPr>
          <w:sz w:val="16"/>
          <w:szCs w:val="16"/>
        </w:rPr>
        <w:t>ead_DigPhsReasDiag_Per1_MeasuredOnTimeB_Cnt_u32();</w:t>
      </w:r>
    </w:p>
    <w:p w:rsidR="00477B8E" w:rsidRPr="00477B8E" w:rsidRDefault="00477B8E" w:rsidP="00477B8E">
      <w:pPr>
        <w:rPr>
          <w:sz w:val="16"/>
          <w:szCs w:val="16"/>
        </w:rPr>
      </w:pPr>
      <w:r w:rsidRPr="00477B8E">
        <w:rPr>
          <w:sz w:val="16"/>
          <w:szCs w:val="16"/>
        </w:rPr>
        <w:t>MeasuredOnTime_Cnt_T_</w:t>
      </w:r>
      <w:proofErr w:type="gramStart"/>
      <w:r w:rsidRPr="00477B8E">
        <w:rPr>
          <w:sz w:val="16"/>
          <w:szCs w:val="16"/>
        </w:rPr>
        <w:t>u32[</w:t>
      </w:r>
      <w:proofErr w:type="gramEnd"/>
      <w:r w:rsidRPr="00477B8E">
        <w:rPr>
          <w:sz w:val="16"/>
          <w:szCs w:val="16"/>
        </w:rPr>
        <w:t>D_PHASEC_CNT_U16] = Rte_I</w:t>
      </w:r>
      <w:r w:rsidR="00181550" w:rsidRPr="00477B8E">
        <w:rPr>
          <w:sz w:val="16"/>
          <w:szCs w:val="16"/>
        </w:rPr>
        <w:t>r</w:t>
      </w:r>
      <w:r w:rsidRPr="00477B8E">
        <w:rPr>
          <w:sz w:val="16"/>
          <w:szCs w:val="16"/>
        </w:rPr>
        <w:t>ead_DigPhsReasDiag_Per1_MeasuredOnTimeC_Cnt_u32();</w:t>
      </w:r>
    </w:p>
    <w:p w:rsidR="00477B8E" w:rsidRPr="00477B8E" w:rsidRDefault="00477B8E" w:rsidP="00477B8E">
      <w:pPr>
        <w:rPr>
          <w:sz w:val="16"/>
          <w:szCs w:val="16"/>
        </w:rPr>
      </w:pPr>
      <w:r w:rsidRPr="00477B8E">
        <w:rPr>
          <w:sz w:val="16"/>
          <w:szCs w:val="16"/>
        </w:rPr>
        <w:t>ExpectedOnTime_Cnt_T_</w:t>
      </w:r>
      <w:proofErr w:type="gramStart"/>
      <w:r w:rsidRPr="00477B8E">
        <w:rPr>
          <w:sz w:val="16"/>
          <w:szCs w:val="16"/>
        </w:rPr>
        <w:t>u32[</w:t>
      </w:r>
      <w:proofErr w:type="gramEnd"/>
      <w:r w:rsidRPr="00477B8E">
        <w:rPr>
          <w:sz w:val="16"/>
          <w:szCs w:val="16"/>
        </w:rPr>
        <w:t>D_PHASEA_CNT_U16] = Rte_I</w:t>
      </w:r>
      <w:r w:rsidR="00181550" w:rsidRPr="00477B8E">
        <w:rPr>
          <w:sz w:val="16"/>
          <w:szCs w:val="16"/>
        </w:rPr>
        <w:t>r</w:t>
      </w:r>
      <w:r w:rsidRPr="00477B8E">
        <w:rPr>
          <w:sz w:val="16"/>
          <w:szCs w:val="16"/>
        </w:rPr>
        <w:t>ead_DigPhsReasDiag_Per1_ExpectedOnTimeA_Cnt_u32();</w:t>
      </w:r>
    </w:p>
    <w:p w:rsidR="00477B8E" w:rsidRPr="00477B8E" w:rsidRDefault="00477B8E" w:rsidP="00477B8E">
      <w:pPr>
        <w:rPr>
          <w:sz w:val="16"/>
          <w:szCs w:val="16"/>
        </w:rPr>
      </w:pPr>
      <w:r w:rsidRPr="00477B8E">
        <w:rPr>
          <w:sz w:val="16"/>
          <w:szCs w:val="16"/>
        </w:rPr>
        <w:t>ExpectedOnTime_Cnt_T_</w:t>
      </w:r>
      <w:proofErr w:type="gramStart"/>
      <w:r w:rsidRPr="00477B8E">
        <w:rPr>
          <w:sz w:val="16"/>
          <w:szCs w:val="16"/>
        </w:rPr>
        <w:t>u32[</w:t>
      </w:r>
      <w:proofErr w:type="gramEnd"/>
      <w:r w:rsidRPr="00477B8E">
        <w:rPr>
          <w:sz w:val="16"/>
          <w:szCs w:val="16"/>
        </w:rPr>
        <w:t>D_PHASEB_CNT_U16] = Rte_I</w:t>
      </w:r>
      <w:r w:rsidR="00181550" w:rsidRPr="00477B8E">
        <w:rPr>
          <w:sz w:val="16"/>
          <w:szCs w:val="16"/>
        </w:rPr>
        <w:t>r</w:t>
      </w:r>
      <w:r w:rsidRPr="00477B8E">
        <w:rPr>
          <w:sz w:val="16"/>
          <w:szCs w:val="16"/>
        </w:rPr>
        <w:t>ead_DigPhsReasDiag_Per1_ExpectedOnTimeB_Cnt_u32();</w:t>
      </w:r>
    </w:p>
    <w:p w:rsidR="00477B8E" w:rsidRDefault="00477B8E" w:rsidP="00477B8E">
      <w:pPr>
        <w:rPr>
          <w:sz w:val="16"/>
          <w:szCs w:val="16"/>
        </w:rPr>
      </w:pPr>
      <w:r w:rsidRPr="00477B8E">
        <w:rPr>
          <w:sz w:val="16"/>
          <w:szCs w:val="16"/>
        </w:rPr>
        <w:t>ExpectedOnTime_Cnt_T_</w:t>
      </w:r>
      <w:proofErr w:type="gramStart"/>
      <w:r w:rsidRPr="00477B8E">
        <w:rPr>
          <w:sz w:val="16"/>
          <w:szCs w:val="16"/>
        </w:rPr>
        <w:t>u32[</w:t>
      </w:r>
      <w:proofErr w:type="gramEnd"/>
      <w:r w:rsidRPr="00477B8E">
        <w:rPr>
          <w:sz w:val="16"/>
          <w:szCs w:val="16"/>
        </w:rPr>
        <w:t>D_PHASEC_CNT_U16] = Rte_I</w:t>
      </w:r>
      <w:r w:rsidR="00181550" w:rsidRPr="00477B8E">
        <w:rPr>
          <w:sz w:val="16"/>
          <w:szCs w:val="16"/>
        </w:rPr>
        <w:t>r</w:t>
      </w:r>
      <w:r w:rsidRPr="00477B8E">
        <w:rPr>
          <w:sz w:val="16"/>
          <w:szCs w:val="16"/>
        </w:rPr>
        <w:t>ead_DigPhsReasDiag_Per1_ExpectedOnTimeC_Cnt_u32();</w:t>
      </w:r>
    </w:p>
    <w:p w:rsidR="0099714E" w:rsidRPr="0099714E" w:rsidRDefault="0099714E" w:rsidP="0099714E">
      <w:pPr>
        <w:rPr>
          <w:sz w:val="16"/>
          <w:szCs w:val="16"/>
        </w:rPr>
      </w:pPr>
      <w:r w:rsidRPr="0099714E">
        <w:rPr>
          <w:sz w:val="16"/>
          <w:szCs w:val="16"/>
        </w:rPr>
        <w:t>LRPRMtrPosCaptured_Rev_T_f32=Rte_IRead_DigPhsReasDiag_Per1_LRPRCorrectedMtrPosCaptured_Rev_</w:t>
      </w:r>
      <w:proofErr w:type="gramStart"/>
      <w:r w:rsidRPr="0099714E">
        <w:rPr>
          <w:sz w:val="16"/>
          <w:szCs w:val="16"/>
        </w:rPr>
        <w:t>f32(</w:t>
      </w:r>
      <w:proofErr w:type="gramEnd"/>
      <w:r w:rsidRPr="0099714E">
        <w:rPr>
          <w:sz w:val="16"/>
          <w:szCs w:val="16"/>
        </w:rPr>
        <w:t>);</w:t>
      </w:r>
    </w:p>
    <w:p w:rsidR="0099714E" w:rsidRPr="0099714E" w:rsidRDefault="0099714E" w:rsidP="0099714E">
      <w:pPr>
        <w:rPr>
          <w:sz w:val="16"/>
          <w:szCs w:val="16"/>
        </w:rPr>
      </w:pPr>
      <w:r w:rsidRPr="0099714E">
        <w:rPr>
          <w:sz w:val="16"/>
          <w:szCs w:val="16"/>
        </w:rPr>
        <w:tab/>
        <w:t>LRPRPhaseadvanceCaptured_Cnt_T_s16 =Rte_IRead_DigPhsReasDiag_Per1_LRPRPhaseadvanceCaptured_Cnt_</w:t>
      </w:r>
      <w:proofErr w:type="gramStart"/>
      <w:r w:rsidRPr="0099714E">
        <w:rPr>
          <w:sz w:val="16"/>
          <w:szCs w:val="16"/>
        </w:rPr>
        <w:t>s16(</w:t>
      </w:r>
      <w:proofErr w:type="gramEnd"/>
      <w:r w:rsidRPr="0099714E">
        <w:rPr>
          <w:sz w:val="16"/>
          <w:szCs w:val="16"/>
        </w:rPr>
        <w:t xml:space="preserve">); </w:t>
      </w:r>
    </w:p>
    <w:p w:rsidR="0099714E" w:rsidRPr="0099714E" w:rsidRDefault="0099714E" w:rsidP="0099714E">
      <w:pPr>
        <w:rPr>
          <w:sz w:val="16"/>
          <w:szCs w:val="16"/>
        </w:rPr>
      </w:pPr>
      <w:r w:rsidRPr="0099714E">
        <w:rPr>
          <w:sz w:val="16"/>
          <w:szCs w:val="16"/>
        </w:rPr>
        <w:tab/>
        <w:t>LRPRModIdx_Uls_T_f32 = Rte_IRead_DigPhsReasDiag_Per1_LRPRModulationIndexCaptured_Uls_</w:t>
      </w:r>
      <w:proofErr w:type="gramStart"/>
      <w:r w:rsidRPr="0099714E">
        <w:rPr>
          <w:sz w:val="16"/>
          <w:szCs w:val="16"/>
        </w:rPr>
        <w:t>f32(</w:t>
      </w:r>
      <w:proofErr w:type="gramEnd"/>
      <w:r w:rsidRPr="0099714E">
        <w:rPr>
          <w:sz w:val="16"/>
          <w:szCs w:val="16"/>
        </w:rPr>
        <w:t>);</w:t>
      </w:r>
    </w:p>
    <w:p w:rsidR="0099714E" w:rsidRPr="0099714E" w:rsidRDefault="0099714E" w:rsidP="0099714E">
      <w:pPr>
        <w:rPr>
          <w:sz w:val="16"/>
          <w:szCs w:val="16"/>
        </w:rPr>
      </w:pPr>
      <w:r w:rsidRPr="0099714E">
        <w:rPr>
          <w:sz w:val="16"/>
          <w:szCs w:val="16"/>
        </w:rPr>
        <w:tab/>
        <w:t>MotorVelMRFUnfilt_MtrRadpS_T_f32 = Rte_IRead_DigPhsReasDiag_Per1_MotorVelMRFUnfiltered_MtrRadpS_</w:t>
      </w:r>
      <w:proofErr w:type="gramStart"/>
      <w:r w:rsidRPr="0099714E">
        <w:rPr>
          <w:sz w:val="16"/>
          <w:szCs w:val="16"/>
        </w:rPr>
        <w:t>f32(</w:t>
      </w:r>
      <w:proofErr w:type="gramEnd"/>
      <w:r w:rsidRPr="0099714E">
        <w:rPr>
          <w:sz w:val="16"/>
          <w:szCs w:val="16"/>
        </w:rPr>
        <w:t>);</w:t>
      </w:r>
    </w:p>
    <w:p w:rsidR="0099714E" w:rsidRDefault="0099714E" w:rsidP="0099714E">
      <w:pPr>
        <w:rPr>
          <w:sz w:val="16"/>
          <w:szCs w:val="16"/>
        </w:rPr>
      </w:pPr>
      <w:r w:rsidRPr="0099714E">
        <w:rPr>
          <w:sz w:val="16"/>
          <w:szCs w:val="16"/>
        </w:rPr>
        <w:tab/>
        <w:t>MtrElecMechPolarity_Cnt_T_s08=Rte_IRead_DigPhsReasDiag_Per1_ElecMechPolarity_Cnt_</w:t>
      </w:r>
      <w:proofErr w:type="gramStart"/>
      <w:r w:rsidRPr="0099714E">
        <w:rPr>
          <w:sz w:val="16"/>
          <w:szCs w:val="16"/>
        </w:rPr>
        <w:t>s08(</w:t>
      </w:r>
      <w:proofErr w:type="gramEnd"/>
      <w:r w:rsidRPr="0099714E">
        <w:rPr>
          <w:sz w:val="16"/>
          <w:szCs w:val="16"/>
        </w:rPr>
        <w:t>);</w:t>
      </w:r>
    </w:p>
    <w:p w:rsidR="00221CA2" w:rsidRDefault="00221CA2" w:rsidP="0099714E">
      <w:pPr>
        <w:rPr>
          <w:ins w:id="104" w:author="Ahmed, Rijvi" w:date="2014-11-30T15:12:00Z"/>
          <w:sz w:val="16"/>
          <w:szCs w:val="16"/>
        </w:rPr>
      </w:pPr>
      <w:proofErr w:type="spellStart"/>
      <w:r w:rsidRPr="00221CA2">
        <w:rPr>
          <w:sz w:val="16"/>
          <w:szCs w:val="16"/>
        </w:rPr>
        <w:t>PDActivateTest_Cnt_T_lgc</w:t>
      </w:r>
      <w:proofErr w:type="spellEnd"/>
      <w:r w:rsidRPr="00221CA2">
        <w:rPr>
          <w:sz w:val="16"/>
          <w:szCs w:val="16"/>
        </w:rPr>
        <w:t xml:space="preserve"> = Rte_IRead_DigPhsReasDiag_Per1_PDActivateTest_Cnt_</w:t>
      </w:r>
      <w:proofErr w:type="gramStart"/>
      <w:r w:rsidRPr="00221CA2">
        <w:rPr>
          <w:sz w:val="16"/>
          <w:szCs w:val="16"/>
        </w:rPr>
        <w:t>lgc(</w:t>
      </w:r>
      <w:proofErr w:type="gramEnd"/>
      <w:r w:rsidRPr="00221CA2">
        <w:rPr>
          <w:sz w:val="16"/>
          <w:szCs w:val="16"/>
        </w:rPr>
        <w:t>);</w:t>
      </w:r>
    </w:p>
    <w:p w:rsidR="003E09B7" w:rsidRDefault="003E09B7" w:rsidP="0099714E">
      <w:pPr>
        <w:rPr>
          <w:sz w:val="16"/>
          <w:szCs w:val="16"/>
        </w:rPr>
      </w:pPr>
      <w:proofErr w:type="spellStart"/>
      <w:ins w:id="105" w:author="Ahmed, Rijvi" w:date="2014-11-30T15:13:00Z">
        <w:r w:rsidRPr="003E09B7">
          <w:rPr>
            <w:sz w:val="16"/>
            <w:szCs w:val="16"/>
          </w:rPr>
          <w:t>GateDriveResetActive_Cnt_T_lgc</w:t>
        </w:r>
        <w:proofErr w:type="spellEnd"/>
        <w:r w:rsidRPr="003E09B7">
          <w:rPr>
            <w:sz w:val="16"/>
            <w:szCs w:val="16"/>
          </w:rPr>
          <w:t xml:space="preserve"> = Rte_IRead_DigPhsReasDiag_Per1_GateDriveResetActive_Cnt_</w:t>
        </w:r>
        <w:proofErr w:type="gramStart"/>
        <w:r w:rsidRPr="003E09B7">
          <w:rPr>
            <w:sz w:val="16"/>
            <w:szCs w:val="16"/>
          </w:rPr>
          <w:t>lgc(</w:t>
        </w:r>
        <w:proofErr w:type="gramEnd"/>
        <w:r w:rsidRPr="003E09B7">
          <w:rPr>
            <w:sz w:val="16"/>
            <w:szCs w:val="16"/>
          </w:rPr>
          <w:t>);</w:t>
        </w:r>
      </w:ins>
    </w:p>
    <w:p w:rsidR="004A781C" w:rsidRDefault="00A77AE4">
      <w:pPr>
        <w:pStyle w:val="Heading4"/>
      </w:pPr>
      <w:proofErr w:type="spellStart"/>
      <w:r>
        <w:lastRenderedPageBreak/>
        <w:t>Subfunction</w:t>
      </w:r>
      <w:proofErr w:type="spellEnd"/>
      <w:r>
        <w:t xml:space="preserve"> Execution</w:t>
      </w:r>
    </w:p>
    <w:p w:rsidR="00177A25" w:rsidRDefault="0072575B" w:rsidP="00177A25">
      <w:pPr>
        <w:jc w:val="center"/>
      </w:pPr>
      <w:r>
        <w:object w:dxaOrig="11430" w:dyaOrig="19666">
          <v:shape id="_x0000_i1028" type="#_x0000_t75" style="width:310.2pt;height:534.05pt" o:ole="">
            <v:imagedata r:id="rId16" o:title=""/>
          </v:shape>
          <o:OLEObject Type="Embed" ProgID="Visio.Drawing.11" ShapeID="_x0000_i1028" DrawAspect="Content" ObjectID="_1478962761" r:id="rId17"/>
        </w:object>
      </w:r>
      <w:r w:rsidR="00A77AE4" w:rsidDel="00A77AE4">
        <w:t xml:space="preserve"> </w:t>
      </w:r>
    </w:p>
    <w:p w:rsidR="00177A25" w:rsidRDefault="00177A25" w:rsidP="00177A25"/>
    <w:p w:rsidR="0099714E" w:rsidRDefault="0099714E" w:rsidP="00177A25"/>
    <w:bookmarkStart w:id="106" w:name="_GoBack"/>
    <w:p w:rsidR="0099714E" w:rsidRDefault="008E21B9" w:rsidP="00177A25">
      <w:r>
        <w:object w:dxaOrig="11430" w:dyaOrig="13735">
          <v:shape id="_x0000_i1031" type="#_x0000_t75" style="width:431.3pt;height:518.35pt" o:ole="">
            <v:imagedata r:id="rId18" o:title=""/>
          </v:shape>
          <o:OLEObject Type="Embed" ProgID="Visio.Drawing.11" ShapeID="_x0000_i1031" DrawAspect="Content" ObjectID="_1478962762" r:id="rId19"/>
        </w:object>
      </w:r>
      <w:bookmarkEnd w:id="106"/>
    </w:p>
    <w:p w:rsidR="0099714E" w:rsidRDefault="0099714E" w:rsidP="00177A25"/>
    <w:p w:rsidR="0099714E" w:rsidRDefault="0099714E" w:rsidP="00177A25"/>
    <w:p w:rsidR="0099714E" w:rsidRDefault="0099714E" w:rsidP="00177A25"/>
    <w:p w:rsidR="0099714E" w:rsidRDefault="0099714E" w:rsidP="00177A25"/>
    <w:p w:rsidR="0099714E" w:rsidRDefault="00E24F45" w:rsidP="00177A25">
      <w:r>
        <w:object w:dxaOrig="11430" w:dyaOrig="15346">
          <v:shape id="_x0000_i1029" type="#_x0000_t75" style="width:380.45pt;height:511.15pt" o:ole="">
            <v:imagedata r:id="rId20" o:title=""/>
          </v:shape>
          <o:OLEObject Type="Embed" ProgID="Visio.Drawing.11" ShapeID="_x0000_i1029" DrawAspect="Content" ObjectID="_1478962763" r:id="rId21"/>
        </w:object>
      </w:r>
    </w:p>
    <w:p w:rsidR="004A781C" w:rsidRDefault="004A781C"/>
    <w:p w:rsidR="004A781C" w:rsidRDefault="004A781C">
      <w:pPr>
        <w:pStyle w:val="Heading4"/>
      </w:pPr>
      <w:r>
        <w:lastRenderedPageBreak/>
        <w:t>Store Local copy of outputs into Module Outputs</w:t>
      </w:r>
    </w:p>
    <w:p w:rsidR="004A781C" w:rsidRDefault="00177A25">
      <w:r>
        <w:t>None</w:t>
      </w:r>
    </w:p>
    <w:p w:rsidR="004A781C" w:rsidRDefault="004A781C">
      <w:pPr>
        <w:pStyle w:val="Heading4"/>
      </w:pPr>
      <w:r>
        <w:t>Program Flow End</w:t>
      </w:r>
    </w:p>
    <w:p w:rsidR="004A781C" w:rsidRDefault="00C62CB6">
      <w:r w:rsidRPr="00C62CB6">
        <w:t>Rte_Call_DigPhsReasDiag_Per1_CP</w:t>
      </w:r>
      <w:r>
        <w:t>1</w:t>
      </w:r>
      <w:r w:rsidRPr="00C62CB6">
        <w:t>_</w:t>
      </w:r>
      <w:proofErr w:type="gramStart"/>
      <w:r w:rsidRPr="00C62CB6">
        <w:t>CheckpointReached()</w:t>
      </w:r>
      <w:proofErr w:type="gramEnd"/>
    </w:p>
    <w:p w:rsidR="00C3414A" w:rsidRDefault="00C3414A"/>
    <w:p w:rsidR="00C3414A" w:rsidRDefault="00C3414A" w:rsidP="00C3414A">
      <w:pPr>
        <w:pStyle w:val="Heading3"/>
      </w:pPr>
      <w:r>
        <w:t xml:space="preserve">Per: </w:t>
      </w:r>
      <w:r w:rsidRPr="00C3414A">
        <w:t>DigPhsReasDiag_Trans1</w:t>
      </w:r>
    </w:p>
    <w:p w:rsidR="00C0560A" w:rsidRDefault="00C0560A">
      <w:pPr>
        <w:ind w:left="720"/>
      </w:pPr>
    </w:p>
    <w:p w:rsidR="00C3414A" w:rsidRDefault="00C3414A" w:rsidP="00C3414A">
      <w:pPr>
        <w:pStyle w:val="Heading4"/>
      </w:pPr>
      <w:r>
        <w:t>Design Rationale</w:t>
      </w:r>
    </w:p>
    <w:p w:rsidR="00C3414A" w:rsidRDefault="00C3414A" w:rsidP="00C3414A">
      <w:r>
        <w:t xml:space="preserve">Reset the </w:t>
      </w:r>
      <w:proofErr w:type="spellStart"/>
      <w:r>
        <w:t>HighRes</w:t>
      </w:r>
      <w:proofErr w:type="spellEnd"/>
      <w:r>
        <w:t xml:space="preserve"> Phase Reasonableness and </w:t>
      </w:r>
      <w:proofErr w:type="spellStart"/>
      <w:r>
        <w:t>LowRes</w:t>
      </w:r>
      <w:proofErr w:type="spellEnd"/>
      <w:r>
        <w:t xml:space="preserve"> Phase Reasonableness delay counter to 0 upon entering in Operate mode</w:t>
      </w:r>
    </w:p>
    <w:p w:rsidR="00C3414A" w:rsidRDefault="00C3414A" w:rsidP="00C3414A">
      <w:pPr>
        <w:pStyle w:val="Heading4"/>
      </w:pPr>
      <w:r>
        <w:t>Program Flow Start</w:t>
      </w:r>
    </w:p>
    <w:p w:rsidR="00C0560A" w:rsidRDefault="00C0560A">
      <w:pPr>
        <w:ind w:left="864"/>
      </w:pPr>
    </w:p>
    <w:p w:rsidR="00C0560A" w:rsidRDefault="004F1919">
      <w:r>
        <w:object w:dxaOrig="5018" w:dyaOrig="3195">
          <v:shape id="_x0000_i1030" type="#_x0000_t75" style="width:187pt;height:138.9pt" o:ole="">
            <v:imagedata r:id="rId22" o:title=""/>
          </v:shape>
          <o:OLEObject Type="Embed" ProgID="Visio.Drawing.11" ShapeID="_x0000_i1030" DrawAspect="Content" ObjectID="_1478962764" r:id="rId23"/>
        </w:object>
      </w:r>
    </w:p>
    <w:p w:rsidR="00177A25" w:rsidRDefault="00177A25"/>
    <w:p w:rsidR="004A781C" w:rsidRDefault="004A781C" w:rsidP="00177A25">
      <w:pPr>
        <w:pStyle w:val="Heading2"/>
      </w:pPr>
      <w:r>
        <w:t>Fault Recovery Functions</w:t>
      </w:r>
    </w:p>
    <w:p w:rsidR="00177A25" w:rsidRPr="00177A25" w:rsidRDefault="00177A25" w:rsidP="00177A25"/>
    <w:p w:rsidR="00177A25" w:rsidRDefault="00177A25" w:rsidP="00177A25">
      <w:r>
        <w:t>None</w:t>
      </w:r>
    </w:p>
    <w:p w:rsidR="00177A25" w:rsidRDefault="00177A25" w:rsidP="00177A25"/>
    <w:p w:rsidR="004A781C" w:rsidRDefault="004A781C">
      <w:pPr>
        <w:pStyle w:val="Heading2"/>
      </w:pPr>
      <w:r>
        <w:t>Shutdown Functions</w:t>
      </w:r>
    </w:p>
    <w:p w:rsidR="00177A25" w:rsidRPr="00177A25" w:rsidRDefault="00177A25" w:rsidP="00177A25"/>
    <w:p w:rsidR="004A781C" w:rsidRDefault="00177A25">
      <w:r>
        <w:t>None</w:t>
      </w:r>
    </w:p>
    <w:p w:rsidR="00177A25" w:rsidRDefault="00177A25"/>
    <w:p w:rsidR="004A781C" w:rsidRDefault="004A781C">
      <w:pPr>
        <w:pStyle w:val="Heading2"/>
      </w:pPr>
      <w:r>
        <w:t>Interrupt Functions</w:t>
      </w:r>
    </w:p>
    <w:p w:rsidR="00177A25" w:rsidRPr="00177A25" w:rsidRDefault="00177A25" w:rsidP="00177A25"/>
    <w:p w:rsidR="004A781C" w:rsidRDefault="00177A25">
      <w:r>
        <w:t>None</w:t>
      </w:r>
    </w:p>
    <w:p w:rsidR="00177A25" w:rsidRDefault="00177A25"/>
    <w:p w:rsidR="004A781C" w:rsidRDefault="004A781C">
      <w:pPr>
        <w:pStyle w:val="Heading2"/>
      </w:pPr>
      <w:r>
        <w:lastRenderedPageBreak/>
        <w:t>Serial Communication Functions</w:t>
      </w:r>
    </w:p>
    <w:p w:rsidR="00177A25" w:rsidRDefault="00177A25" w:rsidP="00177A25"/>
    <w:p w:rsidR="00177A25" w:rsidRDefault="00177A25" w:rsidP="00177A25">
      <w:r>
        <w:t>None</w:t>
      </w:r>
    </w:p>
    <w:p w:rsidR="004A781C" w:rsidRDefault="004A781C"/>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rsidP="00177A25">
      <w:pPr>
        <w:pStyle w:val="Heading2"/>
      </w:pPr>
      <w:r>
        <w:t>Execution Sequence of the Module</w:t>
      </w:r>
    </w:p>
    <w:p w:rsidR="00177A25" w:rsidRPr="00177A25" w:rsidRDefault="00177A25" w:rsidP="00177A25"/>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177A25" w:rsidP="00F957FA">
            <w:pPr>
              <w:spacing w:before="60"/>
              <w:rPr>
                <w:rFonts w:ascii="Arial" w:hAnsi="Arial" w:cs="Arial"/>
                <w:sz w:val="16"/>
                <w:szCs w:val="16"/>
              </w:rPr>
            </w:pPr>
            <w:r w:rsidRPr="00177A25">
              <w:rPr>
                <w:rFonts w:ascii="Arial" w:hAnsi="Arial" w:cs="Arial"/>
                <w:sz w:val="16"/>
                <w:szCs w:val="16"/>
              </w:rPr>
              <w:t>DigPhsReasDiag_Per1</w:t>
            </w:r>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7B1DE2" w:rsidP="00F957FA">
            <w:pPr>
              <w:spacing w:before="60"/>
              <w:rPr>
                <w:rFonts w:ascii="Arial" w:hAnsi="Arial" w:cs="Arial"/>
                <w:sz w:val="16"/>
                <w:szCs w:val="16"/>
              </w:rPr>
            </w:pPr>
            <w:r>
              <w:rPr>
                <w:rFonts w:ascii="Arial" w:hAnsi="Arial" w:cs="Arial"/>
                <w:sz w:val="16"/>
                <w:szCs w:val="16"/>
              </w:rPr>
              <w:t xml:space="preserve">2 </w:t>
            </w:r>
            <w:proofErr w:type="spellStart"/>
            <w:r>
              <w:rPr>
                <w:rFonts w:ascii="Arial" w:hAnsi="Arial" w:cs="Arial"/>
                <w:sz w:val="16"/>
                <w:szCs w:val="16"/>
              </w:rPr>
              <w:t>ms</w:t>
            </w:r>
            <w:proofErr w:type="spellEnd"/>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7234B8" w:rsidP="00F957FA">
            <w:pPr>
              <w:spacing w:before="60"/>
              <w:rPr>
                <w:rFonts w:ascii="Arial" w:hAnsi="Arial" w:cs="Arial"/>
                <w:sz w:val="16"/>
                <w:szCs w:val="16"/>
              </w:rPr>
            </w:pPr>
            <w:r>
              <w:rPr>
                <w:rFonts w:ascii="Arial" w:hAnsi="Arial" w:cs="Arial"/>
                <w:sz w:val="16"/>
                <w:szCs w:val="16"/>
              </w:rPr>
              <w:t>Operate</w:t>
            </w:r>
          </w:p>
        </w:tc>
      </w:tr>
      <w:tr w:rsidR="00221CA2" w:rsidRPr="00381542" w:rsidTr="00B54697">
        <w:tc>
          <w:tcPr>
            <w:tcW w:w="3168" w:type="dxa"/>
            <w:tcBorders>
              <w:top w:val="single" w:sz="6" w:space="0" w:color="auto"/>
              <w:left w:val="single" w:sz="6" w:space="0" w:color="auto"/>
              <w:bottom w:val="single" w:sz="6" w:space="0" w:color="auto"/>
              <w:right w:val="single" w:sz="6" w:space="0" w:color="auto"/>
            </w:tcBorders>
          </w:tcPr>
          <w:p w:rsidR="00221CA2" w:rsidRPr="00177A25" w:rsidRDefault="00221CA2" w:rsidP="00F957FA">
            <w:pPr>
              <w:spacing w:before="60"/>
              <w:rPr>
                <w:rFonts w:ascii="Arial" w:hAnsi="Arial" w:cs="Arial"/>
                <w:sz w:val="16"/>
                <w:szCs w:val="16"/>
              </w:rPr>
            </w:pPr>
            <w:r w:rsidRPr="00221CA2">
              <w:rPr>
                <w:rFonts w:ascii="Arial" w:hAnsi="Arial" w:cs="Arial"/>
                <w:sz w:val="16"/>
                <w:szCs w:val="16"/>
              </w:rPr>
              <w:t>DigPhsReasDiag_Trans1</w:t>
            </w:r>
          </w:p>
        </w:tc>
        <w:tc>
          <w:tcPr>
            <w:tcW w:w="2070" w:type="dxa"/>
            <w:tcBorders>
              <w:top w:val="single" w:sz="6" w:space="0" w:color="auto"/>
              <w:left w:val="single" w:sz="6" w:space="0" w:color="auto"/>
              <w:bottom w:val="single" w:sz="6" w:space="0" w:color="auto"/>
              <w:right w:val="single" w:sz="6" w:space="0" w:color="auto"/>
            </w:tcBorders>
          </w:tcPr>
          <w:p w:rsidR="00221CA2" w:rsidRDefault="00221CA2" w:rsidP="00F957FA">
            <w:pPr>
              <w:spacing w:before="60"/>
              <w:rPr>
                <w:rFonts w:ascii="Arial" w:hAnsi="Arial" w:cs="Arial"/>
                <w:sz w:val="16"/>
                <w:szCs w:val="16"/>
              </w:rPr>
            </w:pPr>
            <w:r>
              <w:rPr>
                <w:rFonts w:ascii="Arial" w:hAnsi="Arial" w:cs="Arial"/>
                <w:sz w:val="16"/>
                <w:szCs w:val="16"/>
              </w:rPr>
              <w:t>Upon Transition</w:t>
            </w:r>
          </w:p>
        </w:tc>
        <w:tc>
          <w:tcPr>
            <w:tcW w:w="3690" w:type="dxa"/>
            <w:tcBorders>
              <w:top w:val="single" w:sz="6" w:space="0" w:color="auto"/>
              <w:left w:val="single" w:sz="6" w:space="0" w:color="auto"/>
              <w:bottom w:val="single" w:sz="6" w:space="0" w:color="auto"/>
              <w:right w:val="single" w:sz="6" w:space="0" w:color="auto"/>
            </w:tcBorders>
          </w:tcPr>
          <w:p w:rsidR="00221CA2" w:rsidRDefault="00221CA2" w:rsidP="00F957FA">
            <w:pPr>
              <w:spacing w:before="60"/>
              <w:rPr>
                <w:rFonts w:ascii="Arial" w:hAnsi="Arial" w:cs="Arial"/>
                <w:sz w:val="16"/>
                <w:szCs w:val="16"/>
              </w:rPr>
            </w:pPr>
            <w:r>
              <w:rPr>
                <w:rFonts w:ascii="Arial" w:hAnsi="Arial" w:cs="Arial"/>
                <w:sz w:val="16"/>
                <w:szCs w:val="16"/>
              </w:rPr>
              <w:t>Upon entering in Operate</w:t>
            </w: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Sub-Module called by (Serial </w:t>
            </w:r>
            <w:proofErr w:type="spellStart"/>
            <w:r>
              <w:rPr>
                <w:rFonts w:ascii="Arial" w:hAnsi="Arial" w:cs="Arial"/>
                <w:sz w:val="16"/>
              </w:rPr>
              <w:t>Comm</w:t>
            </w:r>
            <w:proofErr w:type="spellEnd"/>
            <w:r>
              <w:rPr>
                <w:rFonts w:ascii="Arial" w:hAnsi="Arial" w:cs="Arial"/>
                <w:sz w:val="16"/>
              </w:rPr>
              <w:t xml:space="preserve">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FB2942" w:rsidP="00F957FA">
            <w:pPr>
              <w:spacing w:before="60"/>
              <w:rPr>
                <w:rFonts w:ascii="Arial" w:hAnsi="Arial" w:cs="Arial"/>
                <w:sz w:val="16"/>
              </w:rPr>
            </w:pPr>
            <w:r>
              <w:rPr>
                <w:rFonts w:ascii="Arial" w:hAnsi="Arial" w:cs="Arial"/>
                <w:sz w:val="16"/>
                <w:szCs w:val="16"/>
              </w:rPr>
              <w:t>&lt;None&gt;</w:t>
            </w:r>
          </w:p>
        </w:tc>
        <w:tc>
          <w:tcPr>
            <w:tcW w:w="5310" w:type="dxa"/>
            <w:tcBorders>
              <w:top w:val="single" w:sz="6" w:space="0" w:color="auto"/>
              <w:left w:val="single" w:sz="6" w:space="0" w:color="auto"/>
              <w:bottom w:val="single" w:sz="6" w:space="0" w:color="auto"/>
              <w:right w:val="single" w:sz="6" w:space="0" w:color="auto"/>
            </w:tcBorders>
          </w:tcPr>
          <w:p w:rsidR="007A69AC" w:rsidRDefault="007A69AC" w:rsidP="00F957FA">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BF364D" w:rsidRDefault="00BF364D" w:rsidP="00BF364D">
      <w:pPr>
        <w:pStyle w:val="Heading2"/>
        <w:numPr>
          <w:ilvl w:val="0"/>
          <w:numId w:val="0"/>
        </w:numPr>
        <w:ind w:left="576"/>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 xml:space="preserve">Known Issues / Limitations </w:t>
      </w:r>
      <w:proofErr w:type="gramStart"/>
      <w:r>
        <w:t>With</w:t>
      </w:r>
      <w:proofErr w:type="gramEnd"/>
      <w:r>
        <w:t xml:space="preserve"> Design</w:t>
      </w:r>
    </w:p>
    <w:p w:rsidR="004A781C" w:rsidRDefault="00177A25">
      <w:pPr>
        <w:numPr>
          <w:ilvl w:val="0"/>
          <w:numId w:val="6"/>
        </w:numPr>
      </w:pPr>
      <w:r w:rsidRPr="00177A25">
        <w:t xml:space="preserve">INLINE functions defined in </w:t>
      </w:r>
      <w:proofErr w:type="spellStart"/>
      <w:r w:rsidRPr="00177A25">
        <w:t>globalmacro.h</w:t>
      </w:r>
      <w:proofErr w:type="spellEnd"/>
      <w:r w:rsidRPr="00177A25">
        <w:t xml:space="preserve"> are not unit tested</w:t>
      </w:r>
    </w:p>
    <w:p w:rsidR="004A781C" w:rsidRDefault="004A781C">
      <w:pPr>
        <w:pStyle w:val="Heading1"/>
      </w:pPr>
      <w:r>
        <w:br w:type="page"/>
      </w:r>
      <w:r>
        <w:lastRenderedPageBreak/>
        <w:t>Revision Control Log</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6"/>
        <w:gridCol w:w="662"/>
        <w:gridCol w:w="6210"/>
        <w:gridCol w:w="1080"/>
        <w:gridCol w:w="1105"/>
      </w:tblGrid>
      <w:tr w:rsidR="004A781C">
        <w:tc>
          <w:tcPr>
            <w:tcW w:w="616" w:type="dxa"/>
          </w:tcPr>
          <w:p w:rsidR="004A781C" w:rsidRDefault="004A781C">
            <w:pPr>
              <w:spacing w:before="60"/>
              <w:rPr>
                <w:rFonts w:ascii="Arial" w:hAnsi="Arial" w:cs="Arial"/>
                <w:b/>
                <w:bCs/>
                <w:sz w:val="16"/>
              </w:rPr>
            </w:pPr>
            <w:r>
              <w:rPr>
                <w:rFonts w:ascii="Arial" w:hAnsi="Arial" w:cs="Arial"/>
                <w:b/>
                <w:bCs/>
                <w:sz w:val="16"/>
              </w:rPr>
              <w:t>Item #</w:t>
            </w:r>
          </w:p>
        </w:tc>
        <w:tc>
          <w:tcPr>
            <w:tcW w:w="662" w:type="dxa"/>
          </w:tcPr>
          <w:p w:rsidR="004A781C" w:rsidRDefault="004A781C">
            <w:pPr>
              <w:spacing w:before="60"/>
              <w:rPr>
                <w:rFonts w:ascii="Arial" w:hAnsi="Arial" w:cs="Arial"/>
                <w:b/>
                <w:bCs/>
                <w:sz w:val="16"/>
              </w:rPr>
            </w:pPr>
            <w:r>
              <w:rPr>
                <w:rFonts w:ascii="Arial" w:hAnsi="Arial" w:cs="Arial"/>
                <w:b/>
                <w:bCs/>
                <w:sz w:val="16"/>
              </w:rPr>
              <w:t>Rev #</w:t>
            </w:r>
          </w:p>
        </w:tc>
        <w:tc>
          <w:tcPr>
            <w:tcW w:w="6210" w:type="dxa"/>
          </w:tcPr>
          <w:p w:rsidR="004A781C" w:rsidRDefault="004A781C">
            <w:pPr>
              <w:spacing w:before="60"/>
              <w:rPr>
                <w:rFonts w:ascii="Arial" w:hAnsi="Arial" w:cs="Arial"/>
                <w:b/>
                <w:bCs/>
                <w:sz w:val="16"/>
              </w:rPr>
            </w:pPr>
            <w:r>
              <w:rPr>
                <w:rFonts w:ascii="Arial" w:hAnsi="Arial" w:cs="Arial"/>
                <w:b/>
                <w:bCs/>
                <w:sz w:val="16"/>
              </w:rPr>
              <w:t>Change Description</w:t>
            </w:r>
          </w:p>
        </w:tc>
        <w:tc>
          <w:tcPr>
            <w:tcW w:w="1080" w:type="dxa"/>
          </w:tcPr>
          <w:p w:rsidR="004A781C" w:rsidRDefault="004A781C">
            <w:pPr>
              <w:spacing w:before="60"/>
              <w:rPr>
                <w:rFonts w:ascii="Arial" w:hAnsi="Arial" w:cs="Arial"/>
                <w:b/>
                <w:bCs/>
                <w:sz w:val="16"/>
              </w:rPr>
            </w:pPr>
            <w:r>
              <w:rPr>
                <w:rFonts w:ascii="Arial" w:hAnsi="Arial" w:cs="Arial"/>
                <w:b/>
                <w:bCs/>
                <w:sz w:val="16"/>
              </w:rPr>
              <w:t xml:space="preserve">Date </w:t>
            </w:r>
          </w:p>
        </w:tc>
        <w:tc>
          <w:tcPr>
            <w:tcW w:w="1105" w:type="dxa"/>
          </w:tcPr>
          <w:p w:rsidR="004A781C" w:rsidRDefault="004A781C">
            <w:pPr>
              <w:spacing w:before="60"/>
              <w:rPr>
                <w:rFonts w:ascii="Arial" w:hAnsi="Arial" w:cs="Arial"/>
                <w:b/>
                <w:bCs/>
                <w:sz w:val="16"/>
              </w:rPr>
            </w:pPr>
            <w:r>
              <w:rPr>
                <w:rFonts w:ascii="Arial" w:hAnsi="Arial" w:cs="Arial"/>
                <w:b/>
                <w:bCs/>
                <w:sz w:val="16"/>
              </w:rPr>
              <w:t>Author Initials</w:t>
            </w:r>
          </w:p>
        </w:tc>
      </w:tr>
      <w:tr w:rsidR="004A781C">
        <w:tc>
          <w:tcPr>
            <w:tcW w:w="616" w:type="dxa"/>
          </w:tcPr>
          <w:p w:rsidR="004A781C" w:rsidRDefault="004A781C">
            <w:pPr>
              <w:spacing w:before="60"/>
              <w:rPr>
                <w:rFonts w:ascii="Arial" w:hAnsi="Arial" w:cs="Arial"/>
                <w:sz w:val="16"/>
              </w:rPr>
            </w:pPr>
            <w:r>
              <w:rPr>
                <w:rFonts w:ascii="Arial" w:hAnsi="Arial" w:cs="Arial"/>
                <w:sz w:val="16"/>
              </w:rPr>
              <w:t>1</w:t>
            </w:r>
          </w:p>
        </w:tc>
        <w:tc>
          <w:tcPr>
            <w:tcW w:w="662" w:type="dxa"/>
          </w:tcPr>
          <w:p w:rsidR="004A781C" w:rsidRDefault="00177A25">
            <w:pPr>
              <w:spacing w:before="60"/>
              <w:rPr>
                <w:rFonts w:ascii="Arial" w:hAnsi="Arial" w:cs="Arial"/>
                <w:sz w:val="16"/>
              </w:rPr>
            </w:pPr>
            <w:r>
              <w:rPr>
                <w:rFonts w:ascii="Arial" w:hAnsi="Arial" w:cs="Arial"/>
                <w:sz w:val="16"/>
              </w:rPr>
              <w:t>1.0</w:t>
            </w:r>
          </w:p>
        </w:tc>
        <w:tc>
          <w:tcPr>
            <w:tcW w:w="6210" w:type="dxa"/>
          </w:tcPr>
          <w:p w:rsidR="004A781C" w:rsidRDefault="00177A25">
            <w:pPr>
              <w:spacing w:before="60"/>
              <w:rPr>
                <w:rFonts w:ascii="Arial" w:hAnsi="Arial" w:cs="Arial"/>
                <w:sz w:val="16"/>
              </w:rPr>
            </w:pPr>
            <w:r>
              <w:rPr>
                <w:rFonts w:ascii="Arial" w:hAnsi="Arial" w:cs="Arial"/>
                <w:sz w:val="16"/>
              </w:rPr>
              <w:t>Initial Version</w:t>
            </w:r>
          </w:p>
        </w:tc>
        <w:tc>
          <w:tcPr>
            <w:tcW w:w="1080" w:type="dxa"/>
          </w:tcPr>
          <w:p w:rsidR="004A781C" w:rsidRDefault="007B1DE2">
            <w:pPr>
              <w:spacing w:before="60"/>
              <w:rPr>
                <w:rFonts w:ascii="Arial" w:hAnsi="Arial" w:cs="Arial"/>
                <w:sz w:val="16"/>
              </w:rPr>
            </w:pPr>
            <w:r>
              <w:rPr>
                <w:rFonts w:ascii="Arial" w:hAnsi="Arial" w:cs="Arial"/>
                <w:sz w:val="16"/>
              </w:rPr>
              <w:t>25</w:t>
            </w:r>
            <w:r w:rsidR="00177A25">
              <w:rPr>
                <w:rFonts w:ascii="Arial" w:hAnsi="Arial" w:cs="Arial"/>
                <w:sz w:val="16"/>
              </w:rPr>
              <w:t>-Jan-12</w:t>
            </w:r>
          </w:p>
        </w:tc>
        <w:tc>
          <w:tcPr>
            <w:tcW w:w="1105" w:type="dxa"/>
          </w:tcPr>
          <w:p w:rsidR="004A781C" w:rsidRDefault="00177A25">
            <w:pPr>
              <w:spacing w:before="60"/>
              <w:rPr>
                <w:rFonts w:ascii="Arial" w:hAnsi="Arial" w:cs="Arial"/>
                <w:sz w:val="16"/>
              </w:rPr>
            </w:pPr>
            <w:r>
              <w:rPr>
                <w:rFonts w:ascii="Arial" w:hAnsi="Arial" w:cs="Arial"/>
                <w:sz w:val="16"/>
              </w:rPr>
              <w:t>OT</w:t>
            </w:r>
          </w:p>
        </w:tc>
      </w:tr>
      <w:tr w:rsidR="00EB3F2F">
        <w:tc>
          <w:tcPr>
            <w:tcW w:w="616" w:type="dxa"/>
          </w:tcPr>
          <w:p w:rsidR="00EB3F2F" w:rsidRDefault="00EB3F2F">
            <w:pPr>
              <w:spacing w:before="60"/>
              <w:rPr>
                <w:rFonts w:ascii="Arial" w:hAnsi="Arial" w:cs="Arial"/>
                <w:sz w:val="16"/>
              </w:rPr>
            </w:pPr>
            <w:r>
              <w:rPr>
                <w:rFonts w:ascii="Arial" w:hAnsi="Arial" w:cs="Arial"/>
                <w:sz w:val="16"/>
              </w:rPr>
              <w:t>2</w:t>
            </w:r>
          </w:p>
        </w:tc>
        <w:tc>
          <w:tcPr>
            <w:tcW w:w="662" w:type="dxa"/>
          </w:tcPr>
          <w:p w:rsidR="00EB3F2F" w:rsidRDefault="00EB3F2F">
            <w:pPr>
              <w:spacing w:before="60"/>
              <w:rPr>
                <w:rFonts w:ascii="Arial" w:hAnsi="Arial" w:cs="Arial"/>
                <w:sz w:val="16"/>
              </w:rPr>
            </w:pPr>
            <w:r>
              <w:rPr>
                <w:rFonts w:ascii="Arial" w:hAnsi="Arial" w:cs="Arial"/>
                <w:sz w:val="16"/>
              </w:rPr>
              <w:t>2.0</w:t>
            </w:r>
          </w:p>
        </w:tc>
        <w:tc>
          <w:tcPr>
            <w:tcW w:w="6210" w:type="dxa"/>
          </w:tcPr>
          <w:p w:rsidR="00EB3F2F" w:rsidRDefault="00EB3F2F">
            <w:pPr>
              <w:spacing w:before="60"/>
              <w:rPr>
                <w:rFonts w:ascii="Arial" w:hAnsi="Arial" w:cs="Arial"/>
                <w:sz w:val="16"/>
              </w:rPr>
            </w:pPr>
            <w:r>
              <w:rPr>
                <w:rFonts w:ascii="Arial" w:hAnsi="Arial" w:cs="Arial"/>
                <w:sz w:val="16"/>
              </w:rPr>
              <w:t>Changed Input Names to Match FDD</w:t>
            </w:r>
          </w:p>
        </w:tc>
        <w:tc>
          <w:tcPr>
            <w:tcW w:w="1080" w:type="dxa"/>
          </w:tcPr>
          <w:p w:rsidR="00EB3F2F" w:rsidRDefault="00EB3F2F">
            <w:pPr>
              <w:spacing w:before="60"/>
              <w:rPr>
                <w:rFonts w:ascii="Arial" w:hAnsi="Arial" w:cs="Arial"/>
                <w:sz w:val="16"/>
              </w:rPr>
            </w:pPr>
            <w:r>
              <w:rPr>
                <w:rFonts w:ascii="Arial" w:hAnsi="Arial" w:cs="Arial"/>
                <w:sz w:val="16"/>
              </w:rPr>
              <w:t>27-Jan-12</w:t>
            </w:r>
          </w:p>
        </w:tc>
        <w:tc>
          <w:tcPr>
            <w:tcW w:w="1105" w:type="dxa"/>
          </w:tcPr>
          <w:p w:rsidR="00EB3F2F" w:rsidRDefault="00EB3F2F">
            <w:pPr>
              <w:spacing w:before="60"/>
              <w:rPr>
                <w:rFonts w:ascii="Arial" w:hAnsi="Arial" w:cs="Arial"/>
                <w:sz w:val="16"/>
              </w:rPr>
            </w:pPr>
            <w:r>
              <w:rPr>
                <w:rFonts w:ascii="Arial" w:hAnsi="Arial" w:cs="Arial"/>
                <w:sz w:val="16"/>
              </w:rPr>
              <w:t>OT</w:t>
            </w:r>
          </w:p>
        </w:tc>
      </w:tr>
      <w:tr w:rsidR="007234B8">
        <w:tc>
          <w:tcPr>
            <w:tcW w:w="616" w:type="dxa"/>
          </w:tcPr>
          <w:p w:rsidR="007234B8" w:rsidRDefault="007234B8">
            <w:pPr>
              <w:spacing w:before="60"/>
              <w:rPr>
                <w:rFonts w:ascii="Arial" w:hAnsi="Arial" w:cs="Arial"/>
                <w:sz w:val="16"/>
              </w:rPr>
            </w:pPr>
            <w:r>
              <w:rPr>
                <w:rFonts w:ascii="Arial" w:hAnsi="Arial" w:cs="Arial"/>
                <w:sz w:val="16"/>
              </w:rPr>
              <w:t>3</w:t>
            </w:r>
          </w:p>
        </w:tc>
        <w:tc>
          <w:tcPr>
            <w:tcW w:w="662" w:type="dxa"/>
          </w:tcPr>
          <w:p w:rsidR="007234B8" w:rsidRDefault="007234B8">
            <w:pPr>
              <w:spacing w:before="60"/>
              <w:rPr>
                <w:rFonts w:ascii="Arial" w:hAnsi="Arial" w:cs="Arial"/>
                <w:sz w:val="16"/>
              </w:rPr>
            </w:pPr>
            <w:r>
              <w:rPr>
                <w:rFonts w:ascii="Arial" w:hAnsi="Arial" w:cs="Arial"/>
                <w:sz w:val="16"/>
              </w:rPr>
              <w:t>3.0</w:t>
            </w:r>
          </w:p>
        </w:tc>
        <w:tc>
          <w:tcPr>
            <w:tcW w:w="6210" w:type="dxa"/>
          </w:tcPr>
          <w:p w:rsidR="007234B8" w:rsidRDefault="007234B8">
            <w:pPr>
              <w:spacing w:before="60"/>
              <w:rPr>
                <w:rFonts w:ascii="Arial" w:hAnsi="Arial" w:cs="Arial"/>
                <w:sz w:val="16"/>
              </w:rPr>
            </w:pPr>
            <w:r>
              <w:rPr>
                <w:rFonts w:ascii="Arial" w:hAnsi="Arial" w:cs="Arial"/>
                <w:sz w:val="16"/>
              </w:rPr>
              <w:t>Updated Operation states to show only runs in Operate</w:t>
            </w:r>
          </w:p>
        </w:tc>
        <w:tc>
          <w:tcPr>
            <w:tcW w:w="1080" w:type="dxa"/>
          </w:tcPr>
          <w:p w:rsidR="007234B8" w:rsidRDefault="007234B8">
            <w:pPr>
              <w:spacing w:before="60"/>
              <w:rPr>
                <w:rFonts w:ascii="Arial" w:hAnsi="Arial" w:cs="Arial"/>
                <w:sz w:val="16"/>
              </w:rPr>
            </w:pPr>
            <w:r>
              <w:rPr>
                <w:rFonts w:ascii="Arial" w:hAnsi="Arial" w:cs="Arial"/>
                <w:sz w:val="16"/>
              </w:rPr>
              <w:t>27Jan12</w:t>
            </w:r>
          </w:p>
        </w:tc>
        <w:tc>
          <w:tcPr>
            <w:tcW w:w="1105" w:type="dxa"/>
          </w:tcPr>
          <w:p w:rsidR="007234B8" w:rsidRDefault="007234B8">
            <w:pPr>
              <w:spacing w:before="60"/>
              <w:rPr>
                <w:rFonts w:ascii="Arial" w:hAnsi="Arial" w:cs="Arial"/>
                <w:sz w:val="16"/>
              </w:rPr>
            </w:pPr>
            <w:r>
              <w:rPr>
                <w:rFonts w:ascii="Arial" w:hAnsi="Arial" w:cs="Arial"/>
                <w:sz w:val="16"/>
              </w:rPr>
              <w:t>SMW</w:t>
            </w:r>
          </w:p>
        </w:tc>
      </w:tr>
      <w:tr w:rsidR="00973E9B">
        <w:tc>
          <w:tcPr>
            <w:tcW w:w="616" w:type="dxa"/>
          </w:tcPr>
          <w:p w:rsidR="00973E9B" w:rsidRDefault="00973E9B">
            <w:pPr>
              <w:spacing w:before="60"/>
              <w:rPr>
                <w:rFonts w:ascii="Arial" w:hAnsi="Arial" w:cs="Arial"/>
                <w:sz w:val="16"/>
              </w:rPr>
            </w:pPr>
            <w:r>
              <w:rPr>
                <w:rFonts w:ascii="Arial" w:hAnsi="Arial" w:cs="Arial"/>
                <w:sz w:val="16"/>
              </w:rPr>
              <w:t>4</w:t>
            </w:r>
          </w:p>
        </w:tc>
        <w:tc>
          <w:tcPr>
            <w:tcW w:w="662" w:type="dxa"/>
          </w:tcPr>
          <w:p w:rsidR="00973E9B" w:rsidRDefault="00973E9B">
            <w:pPr>
              <w:spacing w:before="60"/>
              <w:rPr>
                <w:rFonts w:ascii="Arial" w:hAnsi="Arial" w:cs="Arial"/>
                <w:sz w:val="16"/>
              </w:rPr>
            </w:pPr>
            <w:r>
              <w:rPr>
                <w:rFonts w:ascii="Arial" w:hAnsi="Arial" w:cs="Arial"/>
                <w:sz w:val="16"/>
              </w:rPr>
              <w:t>4.0</w:t>
            </w:r>
          </w:p>
        </w:tc>
        <w:tc>
          <w:tcPr>
            <w:tcW w:w="6210" w:type="dxa"/>
          </w:tcPr>
          <w:p w:rsidR="00973E9B" w:rsidRDefault="00973E9B">
            <w:pPr>
              <w:spacing w:before="60"/>
              <w:rPr>
                <w:rFonts w:ascii="Arial" w:hAnsi="Arial" w:cs="Arial"/>
                <w:sz w:val="16"/>
              </w:rPr>
            </w:pPr>
            <w:r>
              <w:rPr>
                <w:rFonts w:ascii="Arial" w:hAnsi="Arial" w:cs="Arial"/>
                <w:sz w:val="16"/>
              </w:rPr>
              <w:t>Updated to latest FDD changes (rev 002-G)</w:t>
            </w:r>
            <w:r w:rsidR="0067605C">
              <w:rPr>
                <w:rFonts w:ascii="Arial" w:hAnsi="Arial" w:cs="Arial"/>
                <w:sz w:val="16"/>
              </w:rPr>
              <w:t>, consolidated common processing</w:t>
            </w:r>
          </w:p>
        </w:tc>
        <w:tc>
          <w:tcPr>
            <w:tcW w:w="1080" w:type="dxa"/>
          </w:tcPr>
          <w:p w:rsidR="00973E9B" w:rsidRDefault="00D53ED3" w:rsidP="00D53ED3">
            <w:pPr>
              <w:spacing w:before="60"/>
              <w:rPr>
                <w:rFonts w:ascii="Arial" w:hAnsi="Arial" w:cs="Arial"/>
                <w:sz w:val="16"/>
              </w:rPr>
            </w:pPr>
            <w:r>
              <w:rPr>
                <w:rFonts w:ascii="Arial" w:hAnsi="Arial" w:cs="Arial"/>
                <w:sz w:val="16"/>
              </w:rPr>
              <w:t>31</w:t>
            </w:r>
            <w:r w:rsidR="003842E8">
              <w:rPr>
                <w:rFonts w:ascii="Arial" w:hAnsi="Arial" w:cs="Arial"/>
                <w:sz w:val="16"/>
              </w:rPr>
              <w:t>-</w:t>
            </w:r>
            <w:r>
              <w:rPr>
                <w:rFonts w:ascii="Arial" w:hAnsi="Arial" w:cs="Arial"/>
                <w:sz w:val="16"/>
              </w:rPr>
              <w:t>Jan</w:t>
            </w:r>
            <w:r w:rsidR="003842E8">
              <w:rPr>
                <w:rFonts w:ascii="Arial" w:hAnsi="Arial" w:cs="Arial"/>
                <w:sz w:val="16"/>
              </w:rPr>
              <w:t>-12</w:t>
            </w:r>
          </w:p>
        </w:tc>
        <w:tc>
          <w:tcPr>
            <w:tcW w:w="1105" w:type="dxa"/>
          </w:tcPr>
          <w:p w:rsidR="00973E9B" w:rsidRDefault="003842E8">
            <w:pPr>
              <w:spacing w:before="60"/>
              <w:rPr>
                <w:rFonts w:ascii="Arial" w:hAnsi="Arial" w:cs="Arial"/>
                <w:sz w:val="16"/>
              </w:rPr>
            </w:pPr>
            <w:r>
              <w:rPr>
                <w:rFonts w:ascii="Arial" w:hAnsi="Arial" w:cs="Arial"/>
                <w:sz w:val="16"/>
              </w:rPr>
              <w:t>OT</w:t>
            </w:r>
          </w:p>
        </w:tc>
      </w:tr>
      <w:tr w:rsidR="00C62CB6">
        <w:tc>
          <w:tcPr>
            <w:tcW w:w="616" w:type="dxa"/>
          </w:tcPr>
          <w:p w:rsidR="00C62CB6" w:rsidRDefault="00C62CB6">
            <w:pPr>
              <w:spacing w:before="60"/>
              <w:rPr>
                <w:rFonts w:ascii="Arial" w:hAnsi="Arial" w:cs="Arial"/>
                <w:sz w:val="16"/>
              </w:rPr>
            </w:pPr>
            <w:r>
              <w:rPr>
                <w:rFonts w:ascii="Arial" w:hAnsi="Arial" w:cs="Arial"/>
                <w:sz w:val="16"/>
              </w:rPr>
              <w:t>5</w:t>
            </w:r>
          </w:p>
        </w:tc>
        <w:tc>
          <w:tcPr>
            <w:tcW w:w="662" w:type="dxa"/>
          </w:tcPr>
          <w:p w:rsidR="00C62CB6" w:rsidRDefault="00C62CB6">
            <w:pPr>
              <w:spacing w:before="60"/>
              <w:rPr>
                <w:rFonts w:ascii="Arial" w:hAnsi="Arial" w:cs="Arial"/>
                <w:sz w:val="16"/>
              </w:rPr>
            </w:pPr>
            <w:r>
              <w:rPr>
                <w:rFonts w:ascii="Arial" w:hAnsi="Arial" w:cs="Arial"/>
                <w:sz w:val="16"/>
              </w:rPr>
              <w:t>5</w:t>
            </w:r>
          </w:p>
        </w:tc>
        <w:tc>
          <w:tcPr>
            <w:tcW w:w="6210" w:type="dxa"/>
          </w:tcPr>
          <w:p w:rsidR="00C62CB6" w:rsidRDefault="00C62CB6">
            <w:pPr>
              <w:spacing w:before="60"/>
              <w:rPr>
                <w:rFonts w:ascii="Arial" w:hAnsi="Arial" w:cs="Arial"/>
                <w:sz w:val="16"/>
              </w:rPr>
            </w:pPr>
            <w:r>
              <w:rPr>
                <w:rFonts w:ascii="Arial" w:hAnsi="Arial" w:cs="Arial"/>
                <w:sz w:val="16"/>
              </w:rPr>
              <w:t xml:space="preserve">Added checkpoints and </w:t>
            </w:r>
            <w:proofErr w:type="spellStart"/>
            <w:r>
              <w:rPr>
                <w:rFonts w:ascii="Arial" w:hAnsi="Arial" w:cs="Arial"/>
                <w:sz w:val="16"/>
              </w:rPr>
              <w:t>memmap</w:t>
            </w:r>
            <w:proofErr w:type="spellEnd"/>
            <w:r>
              <w:rPr>
                <w:rFonts w:ascii="Arial" w:hAnsi="Arial" w:cs="Arial"/>
                <w:sz w:val="16"/>
              </w:rPr>
              <w:t xml:space="preserve"> software segment is updated for static variables</w:t>
            </w:r>
          </w:p>
        </w:tc>
        <w:tc>
          <w:tcPr>
            <w:tcW w:w="1080" w:type="dxa"/>
          </w:tcPr>
          <w:p w:rsidR="00C62CB6" w:rsidRDefault="00C62CB6" w:rsidP="00D53ED3">
            <w:pPr>
              <w:spacing w:before="60"/>
              <w:rPr>
                <w:rFonts w:ascii="Arial" w:hAnsi="Arial" w:cs="Arial"/>
                <w:sz w:val="16"/>
              </w:rPr>
            </w:pPr>
            <w:r>
              <w:rPr>
                <w:rFonts w:ascii="Arial" w:hAnsi="Arial" w:cs="Arial"/>
                <w:sz w:val="16"/>
              </w:rPr>
              <w:t>26-Sep-12</w:t>
            </w:r>
          </w:p>
        </w:tc>
        <w:tc>
          <w:tcPr>
            <w:tcW w:w="1105" w:type="dxa"/>
          </w:tcPr>
          <w:p w:rsidR="00C62CB6" w:rsidRDefault="00C62CB6">
            <w:pPr>
              <w:spacing w:before="60"/>
              <w:rPr>
                <w:rFonts w:ascii="Arial" w:hAnsi="Arial" w:cs="Arial"/>
                <w:sz w:val="16"/>
              </w:rPr>
            </w:pPr>
            <w:proofErr w:type="spellStart"/>
            <w:r>
              <w:rPr>
                <w:rFonts w:ascii="Arial" w:hAnsi="Arial" w:cs="Arial"/>
                <w:sz w:val="16"/>
              </w:rPr>
              <w:t>Selva</w:t>
            </w:r>
            <w:proofErr w:type="spellEnd"/>
          </w:p>
        </w:tc>
      </w:tr>
      <w:tr w:rsidR="00181550">
        <w:tc>
          <w:tcPr>
            <w:tcW w:w="616" w:type="dxa"/>
          </w:tcPr>
          <w:p w:rsidR="00181550" w:rsidRDefault="00181550">
            <w:pPr>
              <w:spacing w:before="60"/>
              <w:rPr>
                <w:rFonts w:ascii="Arial" w:hAnsi="Arial" w:cs="Arial"/>
                <w:sz w:val="16"/>
              </w:rPr>
            </w:pPr>
            <w:r>
              <w:rPr>
                <w:rFonts w:ascii="Arial" w:hAnsi="Arial" w:cs="Arial"/>
                <w:sz w:val="16"/>
              </w:rPr>
              <w:t>6</w:t>
            </w:r>
          </w:p>
        </w:tc>
        <w:tc>
          <w:tcPr>
            <w:tcW w:w="662" w:type="dxa"/>
          </w:tcPr>
          <w:p w:rsidR="00181550" w:rsidRDefault="00181550">
            <w:pPr>
              <w:spacing w:before="60"/>
              <w:rPr>
                <w:rFonts w:ascii="Arial" w:hAnsi="Arial" w:cs="Arial"/>
                <w:sz w:val="16"/>
              </w:rPr>
            </w:pPr>
            <w:r>
              <w:rPr>
                <w:rFonts w:ascii="Arial" w:hAnsi="Arial" w:cs="Arial"/>
                <w:sz w:val="16"/>
              </w:rPr>
              <w:t>6</w:t>
            </w:r>
          </w:p>
        </w:tc>
        <w:tc>
          <w:tcPr>
            <w:tcW w:w="6210" w:type="dxa"/>
          </w:tcPr>
          <w:p w:rsidR="00181550" w:rsidRDefault="00181550">
            <w:pPr>
              <w:spacing w:before="60"/>
              <w:rPr>
                <w:rFonts w:ascii="Arial" w:hAnsi="Arial" w:cs="Arial"/>
                <w:sz w:val="16"/>
              </w:rPr>
            </w:pPr>
            <w:r>
              <w:rPr>
                <w:rFonts w:ascii="Arial" w:hAnsi="Arial" w:cs="Arial"/>
                <w:sz w:val="16"/>
              </w:rPr>
              <w:t>Updated for Changes for LRPR</w:t>
            </w:r>
          </w:p>
        </w:tc>
        <w:tc>
          <w:tcPr>
            <w:tcW w:w="1080" w:type="dxa"/>
          </w:tcPr>
          <w:p w:rsidR="00181550" w:rsidRDefault="00181550" w:rsidP="00D53ED3">
            <w:pPr>
              <w:spacing w:before="60"/>
              <w:rPr>
                <w:rFonts w:ascii="Arial" w:hAnsi="Arial" w:cs="Arial"/>
                <w:sz w:val="16"/>
              </w:rPr>
            </w:pPr>
            <w:r>
              <w:rPr>
                <w:rFonts w:ascii="Arial" w:hAnsi="Arial" w:cs="Arial"/>
                <w:sz w:val="16"/>
              </w:rPr>
              <w:t>26 Oct 12</w:t>
            </w:r>
          </w:p>
        </w:tc>
        <w:tc>
          <w:tcPr>
            <w:tcW w:w="1105" w:type="dxa"/>
          </w:tcPr>
          <w:p w:rsidR="00181550" w:rsidRDefault="00181550">
            <w:pPr>
              <w:spacing w:before="60"/>
              <w:rPr>
                <w:rFonts w:ascii="Arial" w:hAnsi="Arial" w:cs="Arial"/>
                <w:sz w:val="16"/>
              </w:rPr>
            </w:pPr>
            <w:proofErr w:type="spellStart"/>
            <w:r>
              <w:rPr>
                <w:rFonts w:ascii="Arial" w:hAnsi="Arial" w:cs="Arial"/>
                <w:sz w:val="16"/>
              </w:rPr>
              <w:t>Selva</w:t>
            </w:r>
            <w:proofErr w:type="spellEnd"/>
          </w:p>
        </w:tc>
      </w:tr>
      <w:tr w:rsidR="00221CA2">
        <w:tc>
          <w:tcPr>
            <w:tcW w:w="616" w:type="dxa"/>
          </w:tcPr>
          <w:p w:rsidR="00221CA2" w:rsidRDefault="00221CA2">
            <w:pPr>
              <w:spacing w:before="60"/>
              <w:rPr>
                <w:rFonts w:ascii="Arial" w:hAnsi="Arial" w:cs="Arial"/>
                <w:sz w:val="16"/>
              </w:rPr>
            </w:pPr>
            <w:r>
              <w:rPr>
                <w:rFonts w:ascii="Arial" w:hAnsi="Arial" w:cs="Arial"/>
                <w:sz w:val="16"/>
              </w:rPr>
              <w:t>7</w:t>
            </w:r>
          </w:p>
        </w:tc>
        <w:tc>
          <w:tcPr>
            <w:tcW w:w="662" w:type="dxa"/>
          </w:tcPr>
          <w:p w:rsidR="00221CA2" w:rsidRDefault="00221CA2">
            <w:pPr>
              <w:spacing w:before="60"/>
              <w:rPr>
                <w:rFonts w:ascii="Arial" w:hAnsi="Arial" w:cs="Arial"/>
                <w:sz w:val="16"/>
              </w:rPr>
            </w:pPr>
            <w:r>
              <w:rPr>
                <w:rFonts w:ascii="Arial" w:hAnsi="Arial" w:cs="Arial"/>
                <w:sz w:val="16"/>
              </w:rPr>
              <w:t>7.0</w:t>
            </w:r>
          </w:p>
        </w:tc>
        <w:tc>
          <w:tcPr>
            <w:tcW w:w="6210" w:type="dxa"/>
          </w:tcPr>
          <w:p w:rsidR="00221CA2" w:rsidRDefault="00221CA2">
            <w:pPr>
              <w:spacing w:before="60"/>
              <w:rPr>
                <w:rFonts w:ascii="Arial" w:hAnsi="Arial" w:cs="Arial"/>
                <w:sz w:val="16"/>
              </w:rPr>
            </w:pPr>
            <w:r>
              <w:rPr>
                <w:rFonts w:ascii="Arial" w:hAnsi="Arial" w:cs="Arial"/>
                <w:sz w:val="16"/>
              </w:rPr>
              <w:t>Updated to FDD V007</w:t>
            </w:r>
          </w:p>
        </w:tc>
        <w:tc>
          <w:tcPr>
            <w:tcW w:w="1080" w:type="dxa"/>
          </w:tcPr>
          <w:p w:rsidR="00221CA2" w:rsidRDefault="00221CA2" w:rsidP="00D53ED3">
            <w:pPr>
              <w:spacing w:before="60"/>
              <w:rPr>
                <w:rFonts w:ascii="Arial" w:hAnsi="Arial" w:cs="Arial"/>
                <w:sz w:val="16"/>
              </w:rPr>
            </w:pPr>
            <w:r>
              <w:rPr>
                <w:rFonts w:ascii="Arial" w:hAnsi="Arial" w:cs="Arial"/>
                <w:sz w:val="16"/>
              </w:rPr>
              <w:t>15 Mar 13</w:t>
            </w:r>
          </w:p>
        </w:tc>
        <w:tc>
          <w:tcPr>
            <w:tcW w:w="1105" w:type="dxa"/>
          </w:tcPr>
          <w:p w:rsidR="00221CA2" w:rsidRDefault="00221CA2">
            <w:pPr>
              <w:spacing w:before="60"/>
              <w:rPr>
                <w:rFonts w:ascii="Arial" w:hAnsi="Arial" w:cs="Arial"/>
                <w:sz w:val="16"/>
              </w:rPr>
            </w:pPr>
            <w:r>
              <w:rPr>
                <w:rFonts w:ascii="Arial" w:hAnsi="Arial" w:cs="Arial"/>
                <w:sz w:val="16"/>
              </w:rPr>
              <w:t>SP</w:t>
            </w:r>
          </w:p>
        </w:tc>
      </w:tr>
      <w:tr w:rsidR="00C0560A">
        <w:tc>
          <w:tcPr>
            <w:tcW w:w="616" w:type="dxa"/>
          </w:tcPr>
          <w:p w:rsidR="00C0560A" w:rsidRDefault="00C0560A">
            <w:pPr>
              <w:spacing w:before="60"/>
              <w:rPr>
                <w:rFonts w:ascii="Arial" w:hAnsi="Arial" w:cs="Arial"/>
                <w:sz w:val="16"/>
              </w:rPr>
            </w:pPr>
            <w:r>
              <w:rPr>
                <w:rFonts w:ascii="Arial" w:hAnsi="Arial" w:cs="Arial"/>
                <w:sz w:val="16"/>
              </w:rPr>
              <w:t>8</w:t>
            </w:r>
          </w:p>
        </w:tc>
        <w:tc>
          <w:tcPr>
            <w:tcW w:w="662" w:type="dxa"/>
          </w:tcPr>
          <w:p w:rsidR="00C0560A" w:rsidRDefault="00C0560A">
            <w:pPr>
              <w:spacing w:before="60"/>
              <w:rPr>
                <w:rFonts w:ascii="Arial" w:hAnsi="Arial" w:cs="Arial"/>
                <w:sz w:val="16"/>
              </w:rPr>
            </w:pPr>
            <w:r>
              <w:rPr>
                <w:rFonts w:ascii="Arial" w:hAnsi="Arial" w:cs="Arial"/>
                <w:sz w:val="16"/>
              </w:rPr>
              <w:t>8</w:t>
            </w:r>
          </w:p>
        </w:tc>
        <w:tc>
          <w:tcPr>
            <w:tcW w:w="6210" w:type="dxa"/>
          </w:tcPr>
          <w:p w:rsidR="00C0560A" w:rsidRDefault="00C0560A">
            <w:pPr>
              <w:spacing w:before="60"/>
              <w:rPr>
                <w:rFonts w:ascii="Arial" w:hAnsi="Arial" w:cs="Arial"/>
                <w:sz w:val="16"/>
              </w:rPr>
            </w:pPr>
            <w:proofErr w:type="spellStart"/>
            <w:r>
              <w:rPr>
                <w:rFonts w:ascii="Arial" w:hAnsi="Arial" w:cs="Arial"/>
                <w:sz w:val="16"/>
              </w:rPr>
              <w:t>Anamoly</w:t>
            </w:r>
            <w:proofErr w:type="spellEnd"/>
            <w:r>
              <w:rPr>
                <w:rFonts w:ascii="Arial" w:hAnsi="Arial" w:cs="Arial"/>
                <w:sz w:val="16"/>
              </w:rPr>
              <w:t xml:space="preserve"> 4968</w:t>
            </w:r>
            <w:r w:rsidR="000A0A92">
              <w:rPr>
                <w:rFonts w:ascii="Arial" w:hAnsi="Arial" w:cs="Arial"/>
                <w:sz w:val="16"/>
              </w:rPr>
              <w:t>,4953</w:t>
            </w:r>
            <w:r>
              <w:rPr>
                <w:rFonts w:ascii="Arial" w:hAnsi="Arial" w:cs="Arial"/>
                <w:sz w:val="16"/>
              </w:rPr>
              <w:t xml:space="preserve"> changes</w:t>
            </w:r>
          </w:p>
        </w:tc>
        <w:tc>
          <w:tcPr>
            <w:tcW w:w="1080" w:type="dxa"/>
          </w:tcPr>
          <w:p w:rsidR="00C0560A" w:rsidRDefault="00C0560A" w:rsidP="00D53ED3">
            <w:pPr>
              <w:spacing w:before="60"/>
              <w:rPr>
                <w:rFonts w:ascii="Arial" w:hAnsi="Arial" w:cs="Arial"/>
                <w:sz w:val="16"/>
              </w:rPr>
            </w:pPr>
            <w:r>
              <w:rPr>
                <w:rFonts w:ascii="Arial" w:hAnsi="Arial" w:cs="Arial"/>
                <w:sz w:val="16"/>
              </w:rPr>
              <w:t>7-May-13</w:t>
            </w:r>
          </w:p>
        </w:tc>
        <w:tc>
          <w:tcPr>
            <w:tcW w:w="1105" w:type="dxa"/>
          </w:tcPr>
          <w:p w:rsidR="00C0560A" w:rsidRDefault="00C0560A">
            <w:pPr>
              <w:spacing w:before="60"/>
              <w:rPr>
                <w:rFonts w:ascii="Arial" w:hAnsi="Arial" w:cs="Arial"/>
                <w:sz w:val="16"/>
              </w:rPr>
            </w:pPr>
            <w:proofErr w:type="spellStart"/>
            <w:r>
              <w:rPr>
                <w:rFonts w:ascii="Arial" w:hAnsi="Arial" w:cs="Arial"/>
                <w:sz w:val="16"/>
              </w:rPr>
              <w:t>Selva</w:t>
            </w:r>
            <w:proofErr w:type="spellEnd"/>
          </w:p>
        </w:tc>
      </w:tr>
      <w:tr w:rsidR="008D3FBB">
        <w:tc>
          <w:tcPr>
            <w:tcW w:w="616" w:type="dxa"/>
          </w:tcPr>
          <w:p w:rsidR="008D3FBB" w:rsidRDefault="008D3FBB">
            <w:pPr>
              <w:spacing w:before="60"/>
              <w:rPr>
                <w:rFonts w:ascii="Arial" w:hAnsi="Arial" w:cs="Arial"/>
                <w:sz w:val="16"/>
              </w:rPr>
            </w:pPr>
            <w:r>
              <w:rPr>
                <w:rFonts w:ascii="Arial" w:hAnsi="Arial" w:cs="Arial"/>
                <w:sz w:val="16"/>
              </w:rPr>
              <w:t>9</w:t>
            </w:r>
          </w:p>
        </w:tc>
        <w:tc>
          <w:tcPr>
            <w:tcW w:w="662" w:type="dxa"/>
          </w:tcPr>
          <w:p w:rsidR="008D3FBB" w:rsidRDefault="008D3FBB">
            <w:pPr>
              <w:spacing w:before="60"/>
              <w:rPr>
                <w:rFonts w:ascii="Arial" w:hAnsi="Arial" w:cs="Arial"/>
                <w:sz w:val="16"/>
              </w:rPr>
            </w:pPr>
            <w:r>
              <w:rPr>
                <w:rFonts w:ascii="Arial" w:hAnsi="Arial" w:cs="Arial"/>
                <w:sz w:val="16"/>
              </w:rPr>
              <w:t>9</w:t>
            </w:r>
          </w:p>
        </w:tc>
        <w:tc>
          <w:tcPr>
            <w:tcW w:w="6210" w:type="dxa"/>
          </w:tcPr>
          <w:p w:rsidR="008D3FBB" w:rsidRDefault="008D3FBB" w:rsidP="008D3FBB">
            <w:pPr>
              <w:spacing w:before="60"/>
              <w:rPr>
                <w:rFonts w:ascii="Arial" w:hAnsi="Arial" w:cs="Arial"/>
                <w:sz w:val="16"/>
              </w:rPr>
            </w:pPr>
            <w:proofErr w:type="spellStart"/>
            <w:r>
              <w:rPr>
                <w:rFonts w:ascii="Arial" w:hAnsi="Arial" w:cs="Arial"/>
                <w:sz w:val="16"/>
              </w:rPr>
              <w:t>Anamoly</w:t>
            </w:r>
            <w:proofErr w:type="spellEnd"/>
            <w:r>
              <w:rPr>
                <w:rFonts w:ascii="Arial" w:hAnsi="Arial" w:cs="Arial"/>
                <w:sz w:val="16"/>
              </w:rPr>
              <w:t xml:space="preserve"> 5000 changes</w:t>
            </w:r>
          </w:p>
        </w:tc>
        <w:tc>
          <w:tcPr>
            <w:tcW w:w="1080" w:type="dxa"/>
          </w:tcPr>
          <w:p w:rsidR="008D3FBB" w:rsidRDefault="008D3FBB" w:rsidP="00D53ED3">
            <w:pPr>
              <w:spacing w:before="60"/>
              <w:rPr>
                <w:rFonts w:ascii="Arial" w:hAnsi="Arial" w:cs="Arial"/>
                <w:sz w:val="16"/>
              </w:rPr>
            </w:pPr>
            <w:r>
              <w:rPr>
                <w:rFonts w:ascii="Arial" w:hAnsi="Arial" w:cs="Arial"/>
                <w:sz w:val="16"/>
              </w:rPr>
              <w:t>13-May-13</w:t>
            </w:r>
          </w:p>
        </w:tc>
        <w:tc>
          <w:tcPr>
            <w:tcW w:w="1105" w:type="dxa"/>
          </w:tcPr>
          <w:p w:rsidR="008D3FBB" w:rsidRDefault="008D3FBB">
            <w:pPr>
              <w:spacing w:before="60"/>
              <w:rPr>
                <w:rFonts w:ascii="Arial" w:hAnsi="Arial" w:cs="Arial"/>
                <w:sz w:val="16"/>
              </w:rPr>
            </w:pPr>
            <w:proofErr w:type="spellStart"/>
            <w:r>
              <w:rPr>
                <w:rFonts w:ascii="Arial" w:hAnsi="Arial" w:cs="Arial"/>
                <w:sz w:val="16"/>
              </w:rPr>
              <w:t>Selva</w:t>
            </w:r>
            <w:proofErr w:type="spellEnd"/>
          </w:p>
        </w:tc>
      </w:tr>
      <w:tr w:rsidR="008A6D43">
        <w:tc>
          <w:tcPr>
            <w:tcW w:w="616" w:type="dxa"/>
          </w:tcPr>
          <w:p w:rsidR="008A6D43" w:rsidRDefault="008A6D43">
            <w:pPr>
              <w:spacing w:before="60"/>
              <w:rPr>
                <w:rFonts w:ascii="Arial" w:hAnsi="Arial" w:cs="Arial"/>
                <w:sz w:val="16"/>
              </w:rPr>
            </w:pPr>
            <w:r>
              <w:rPr>
                <w:rFonts w:ascii="Arial" w:hAnsi="Arial" w:cs="Arial"/>
                <w:sz w:val="16"/>
              </w:rPr>
              <w:t>10</w:t>
            </w:r>
          </w:p>
        </w:tc>
        <w:tc>
          <w:tcPr>
            <w:tcW w:w="662" w:type="dxa"/>
          </w:tcPr>
          <w:p w:rsidR="008A6D43" w:rsidRDefault="008A6D43">
            <w:pPr>
              <w:spacing w:before="60"/>
              <w:rPr>
                <w:rFonts w:ascii="Arial" w:hAnsi="Arial" w:cs="Arial"/>
                <w:sz w:val="16"/>
              </w:rPr>
            </w:pPr>
            <w:r>
              <w:rPr>
                <w:rFonts w:ascii="Arial" w:hAnsi="Arial" w:cs="Arial"/>
                <w:sz w:val="16"/>
              </w:rPr>
              <w:t>10</w:t>
            </w:r>
          </w:p>
        </w:tc>
        <w:tc>
          <w:tcPr>
            <w:tcW w:w="6210" w:type="dxa"/>
          </w:tcPr>
          <w:p w:rsidR="008A6D43" w:rsidRDefault="008A6D43" w:rsidP="008D3FBB">
            <w:pPr>
              <w:spacing w:before="60"/>
              <w:rPr>
                <w:rFonts w:ascii="Arial" w:hAnsi="Arial" w:cs="Arial"/>
                <w:sz w:val="16"/>
              </w:rPr>
            </w:pPr>
            <w:r>
              <w:rPr>
                <w:rFonts w:ascii="Arial" w:hAnsi="Arial" w:cs="Arial"/>
                <w:sz w:val="16"/>
              </w:rPr>
              <w:t>Fixing Ranges and Data type for unit test results</w:t>
            </w:r>
          </w:p>
        </w:tc>
        <w:tc>
          <w:tcPr>
            <w:tcW w:w="1080" w:type="dxa"/>
          </w:tcPr>
          <w:p w:rsidR="008A6D43" w:rsidRDefault="008A6D43" w:rsidP="00D53ED3">
            <w:pPr>
              <w:spacing w:before="60"/>
              <w:rPr>
                <w:rFonts w:ascii="Arial" w:hAnsi="Arial" w:cs="Arial"/>
                <w:sz w:val="16"/>
              </w:rPr>
            </w:pPr>
            <w:r>
              <w:rPr>
                <w:rFonts w:ascii="Arial" w:hAnsi="Arial" w:cs="Arial"/>
                <w:sz w:val="16"/>
              </w:rPr>
              <w:t>16-May-13</w:t>
            </w:r>
          </w:p>
        </w:tc>
        <w:tc>
          <w:tcPr>
            <w:tcW w:w="1105" w:type="dxa"/>
          </w:tcPr>
          <w:p w:rsidR="008A6D43" w:rsidRDefault="008A6D43">
            <w:pPr>
              <w:spacing w:before="60"/>
              <w:rPr>
                <w:rFonts w:ascii="Arial" w:hAnsi="Arial" w:cs="Arial"/>
                <w:sz w:val="16"/>
              </w:rPr>
            </w:pPr>
            <w:proofErr w:type="spellStart"/>
            <w:r>
              <w:rPr>
                <w:rFonts w:ascii="Arial" w:hAnsi="Arial" w:cs="Arial"/>
                <w:sz w:val="16"/>
              </w:rPr>
              <w:t>Selva</w:t>
            </w:r>
            <w:proofErr w:type="spellEnd"/>
          </w:p>
        </w:tc>
      </w:tr>
      <w:tr w:rsidR="008A6D43">
        <w:tc>
          <w:tcPr>
            <w:tcW w:w="616" w:type="dxa"/>
          </w:tcPr>
          <w:p w:rsidR="008A6D43" w:rsidRDefault="00CF57E6">
            <w:pPr>
              <w:spacing w:before="60"/>
              <w:rPr>
                <w:rFonts w:ascii="Arial" w:hAnsi="Arial" w:cs="Arial"/>
                <w:sz w:val="16"/>
              </w:rPr>
            </w:pPr>
            <w:r>
              <w:rPr>
                <w:rFonts w:ascii="Arial" w:hAnsi="Arial" w:cs="Arial"/>
                <w:sz w:val="16"/>
              </w:rPr>
              <w:t>11</w:t>
            </w:r>
          </w:p>
        </w:tc>
        <w:tc>
          <w:tcPr>
            <w:tcW w:w="662" w:type="dxa"/>
          </w:tcPr>
          <w:p w:rsidR="008A6D43" w:rsidRDefault="00CF57E6">
            <w:pPr>
              <w:spacing w:before="60"/>
              <w:rPr>
                <w:rFonts w:ascii="Arial" w:hAnsi="Arial" w:cs="Arial"/>
                <w:sz w:val="16"/>
              </w:rPr>
            </w:pPr>
            <w:r>
              <w:rPr>
                <w:rFonts w:ascii="Arial" w:hAnsi="Arial" w:cs="Arial"/>
                <w:sz w:val="16"/>
              </w:rPr>
              <w:t>11</w:t>
            </w:r>
          </w:p>
        </w:tc>
        <w:tc>
          <w:tcPr>
            <w:tcW w:w="6210" w:type="dxa"/>
          </w:tcPr>
          <w:p w:rsidR="008A6D43" w:rsidRDefault="00CF57E6" w:rsidP="008D3FBB">
            <w:pPr>
              <w:spacing w:before="60"/>
              <w:rPr>
                <w:rFonts w:ascii="Arial" w:hAnsi="Arial" w:cs="Arial"/>
                <w:sz w:val="16"/>
              </w:rPr>
            </w:pPr>
            <w:r>
              <w:rPr>
                <w:rFonts w:ascii="Arial" w:hAnsi="Arial" w:cs="Arial"/>
                <w:sz w:val="16"/>
              </w:rPr>
              <w:t>Added Cal “</w:t>
            </w:r>
            <w:r w:rsidRPr="00CF57E6">
              <w:rPr>
                <w:rFonts w:ascii="Arial" w:hAnsi="Arial" w:cs="Arial"/>
                <w:sz w:val="16"/>
              </w:rPr>
              <w:t>k_LRPRCommOffsetMargin_Uls_f32</w:t>
            </w:r>
            <w:r>
              <w:rPr>
                <w:rFonts w:ascii="Arial" w:hAnsi="Arial" w:cs="Arial"/>
                <w:sz w:val="16"/>
              </w:rPr>
              <w:t>” for FDD v4</w:t>
            </w:r>
          </w:p>
        </w:tc>
        <w:tc>
          <w:tcPr>
            <w:tcW w:w="1080" w:type="dxa"/>
          </w:tcPr>
          <w:p w:rsidR="008A6D43" w:rsidRDefault="00CF57E6" w:rsidP="00D53ED3">
            <w:pPr>
              <w:spacing w:before="60"/>
              <w:rPr>
                <w:rFonts w:ascii="Arial" w:hAnsi="Arial" w:cs="Arial"/>
                <w:sz w:val="16"/>
              </w:rPr>
            </w:pPr>
            <w:r>
              <w:rPr>
                <w:rFonts w:ascii="Arial" w:hAnsi="Arial" w:cs="Arial"/>
                <w:sz w:val="16"/>
              </w:rPr>
              <w:t>26-Jun-13</w:t>
            </w:r>
          </w:p>
        </w:tc>
        <w:tc>
          <w:tcPr>
            <w:tcW w:w="1105" w:type="dxa"/>
          </w:tcPr>
          <w:p w:rsidR="008A6D43" w:rsidRDefault="00CF57E6">
            <w:pPr>
              <w:spacing w:before="60"/>
              <w:rPr>
                <w:rFonts w:ascii="Arial" w:hAnsi="Arial" w:cs="Arial"/>
                <w:sz w:val="16"/>
              </w:rPr>
            </w:pPr>
            <w:proofErr w:type="spellStart"/>
            <w:r>
              <w:rPr>
                <w:rFonts w:ascii="Arial" w:hAnsi="Arial" w:cs="Arial"/>
                <w:sz w:val="16"/>
              </w:rPr>
              <w:t>Selva</w:t>
            </w:r>
            <w:proofErr w:type="spellEnd"/>
          </w:p>
        </w:tc>
      </w:tr>
      <w:tr w:rsidR="00AB2812">
        <w:tc>
          <w:tcPr>
            <w:tcW w:w="616" w:type="dxa"/>
          </w:tcPr>
          <w:p w:rsidR="00AB2812" w:rsidRDefault="00AB2812">
            <w:pPr>
              <w:spacing w:before="60"/>
              <w:rPr>
                <w:rFonts w:ascii="Arial" w:hAnsi="Arial" w:cs="Arial"/>
                <w:sz w:val="16"/>
              </w:rPr>
            </w:pPr>
            <w:r>
              <w:rPr>
                <w:rFonts w:ascii="Arial" w:hAnsi="Arial" w:cs="Arial"/>
                <w:sz w:val="16"/>
              </w:rPr>
              <w:t>12</w:t>
            </w:r>
          </w:p>
        </w:tc>
        <w:tc>
          <w:tcPr>
            <w:tcW w:w="662" w:type="dxa"/>
          </w:tcPr>
          <w:p w:rsidR="00AB2812" w:rsidRDefault="00AB2812">
            <w:pPr>
              <w:spacing w:before="60"/>
              <w:rPr>
                <w:rFonts w:ascii="Arial" w:hAnsi="Arial" w:cs="Arial"/>
                <w:sz w:val="16"/>
              </w:rPr>
            </w:pPr>
            <w:r>
              <w:rPr>
                <w:rFonts w:ascii="Arial" w:hAnsi="Arial" w:cs="Arial"/>
                <w:sz w:val="16"/>
              </w:rPr>
              <w:t>12</w:t>
            </w:r>
          </w:p>
        </w:tc>
        <w:tc>
          <w:tcPr>
            <w:tcW w:w="6210" w:type="dxa"/>
          </w:tcPr>
          <w:p w:rsidR="00AB2812" w:rsidRDefault="00AB2812" w:rsidP="008D3FBB">
            <w:pPr>
              <w:spacing w:before="60"/>
              <w:rPr>
                <w:rFonts w:ascii="Arial" w:hAnsi="Arial" w:cs="Arial"/>
                <w:sz w:val="16"/>
              </w:rPr>
            </w:pPr>
            <w:r>
              <w:rPr>
                <w:rFonts w:ascii="Arial" w:hAnsi="Arial" w:cs="Arial"/>
                <w:sz w:val="16"/>
              </w:rPr>
              <w:t>Corrected anomaly 5174</w:t>
            </w:r>
          </w:p>
        </w:tc>
        <w:tc>
          <w:tcPr>
            <w:tcW w:w="1080" w:type="dxa"/>
          </w:tcPr>
          <w:p w:rsidR="00AB2812" w:rsidRDefault="005B391B" w:rsidP="00D53ED3">
            <w:pPr>
              <w:spacing w:before="60"/>
              <w:rPr>
                <w:rFonts w:ascii="Arial" w:hAnsi="Arial" w:cs="Arial"/>
                <w:sz w:val="16"/>
              </w:rPr>
            </w:pPr>
            <w:r>
              <w:rPr>
                <w:rFonts w:ascii="Arial" w:hAnsi="Arial" w:cs="Arial"/>
                <w:sz w:val="16"/>
              </w:rPr>
              <w:t>30-Jul</w:t>
            </w:r>
            <w:r w:rsidR="00AB2812">
              <w:rPr>
                <w:rFonts w:ascii="Arial" w:hAnsi="Arial" w:cs="Arial"/>
                <w:sz w:val="16"/>
              </w:rPr>
              <w:t>-13</w:t>
            </w:r>
          </w:p>
        </w:tc>
        <w:tc>
          <w:tcPr>
            <w:tcW w:w="1105" w:type="dxa"/>
          </w:tcPr>
          <w:p w:rsidR="00AB2812" w:rsidRDefault="00AB2812">
            <w:pPr>
              <w:spacing w:before="60"/>
              <w:rPr>
                <w:rFonts w:ascii="Arial" w:hAnsi="Arial" w:cs="Arial"/>
                <w:sz w:val="16"/>
              </w:rPr>
            </w:pPr>
            <w:r>
              <w:rPr>
                <w:rFonts w:ascii="Arial" w:hAnsi="Arial" w:cs="Arial"/>
                <w:sz w:val="16"/>
              </w:rPr>
              <w:t>VT</w:t>
            </w:r>
          </w:p>
        </w:tc>
      </w:tr>
      <w:tr w:rsidR="006D3FEE">
        <w:tc>
          <w:tcPr>
            <w:tcW w:w="616" w:type="dxa"/>
          </w:tcPr>
          <w:p w:rsidR="006D3FEE" w:rsidRDefault="006D3FEE">
            <w:pPr>
              <w:spacing w:before="60"/>
              <w:rPr>
                <w:rFonts w:ascii="Arial" w:hAnsi="Arial" w:cs="Arial"/>
                <w:sz w:val="16"/>
              </w:rPr>
            </w:pPr>
            <w:r>
              <w:rPr>
                <w:rFonts w:ascii="Arial" w:hAnsi="Arial" w:cs="Arial"/>
                <w:sz w:val="16"/>
              </w:rPr>
              <w:t>13</w:t>
            </w:r>
          </w:p>
        </w:tc>
        <w:tc>
          <w:tcPr>
            <w:tcW w:w="662" w:type="dxa"/>
          </w:tcPr>
          <w:p w:rsidR="006D3FEE" w:rsidRDefault="006D3FEE">
            <w:pPr>
              <w:spacing w:before="60"/>
              <w:rPr>
                <w:rFonts w:ascii="Arial" w:hAnsi="Arial" w:cs="Arial"/>
                <w:sz w:val="16"/>
              </w:rPr>
            </w:pPr>
            <w:r>
              <w:rPr>
                <w:rFonts w:ascii="Arial" w:hAnsi="Arial" w:cs="Arial"/>
                <w:sz w:val="16"/>
              </w:rPr>
              <w:t>13</w:t>
            </w:r>
          </w:p>
        </w:tc>
        <w:tc>
          <w:tcPr>
            <w:tcW w:w="6210" w:type="dxa"/>
          </w:tcPr>
          <w:p w:rsidR="006D3FEE" w:rsidRDefault="006D3FEE" w:rsidP="008D3FBB">
            <w:pPr>
              <w:spacing w:before="60"/>
              <w:rPr>
                <w:rFonts w:ascii="Arial" w:hAnsi="Arial" w:cs="Arial"/>
                <w:sz w:val="16"/>
              </w:rPr>
            </w:pPr>
            <w:r>
              <w:rPr>
                <w:rFonts w:ascii="Arial" w:hAnsi="Arial" w:cs="Arial"/>
                <w:sz w:val="16"/>
              </w:rPr>
              <w:t>Update range per unit test results</w:t>
            </w:r>
          </w:p>
        </w:tc>
        <w:tc>
          <w:tcPr>
            <w:tcW w:w="1080" w:type="dxa"/>
          </w:tcPr>
          <w:p w:rsidR="006D3FEE" w:rsidRDefault="006D3FEE" w:rsidP="00D53ED3">
            <w:pPr>
              <w:spacing w:before="60"/>
              <w:rPr>
                <w:rFonts w:ascii="Arial" w:hAnsi="Arial" w:cs="Arial"/>
                <w:sz w:val="16"/>
              </w:rPr>
            </w:pPr>
            <w:r>
              <w:rPr>
                <w:rFonts w:ascii="Arial" w:hAnsi="Arial" w:cs="Arial"/>
                <w:sz w:val="16"/>
              </w:rPr>
              <w:t>12-Aug-13</w:t>
            </w:r>
          </w:p>
        </w:tc>
        <w:tc>
          <w:tcPr>
            <w:tcW w:w="1105" w:type="dxa"/>
          </w:tcPr>
          <w:p w:rsidR="006D3FEE" w:rsidRDefault="006D3FEE">
            <w:pPr>
              <w:spacing w:before="60"/>
              <w:rPr>
                <w:rFonts w:ascii="Arial" w:hAnsi="Arial" w:cs="Arial"/>
                <w:sz w:val="16"/>
              </w:rPr>
            </w:pPr>
            <w:r>
              <w:rPr>
                <w:rFonts w:ascii="Arial" w:hAnsi="Arial" w:cs="Arial"/>
                <w:sz w:val="16"/>
              </w:rPr>
              <w:t>VT</w:t>
            </w:r>
          </w:p>
        </w:tc>
      </w:tr>
      <w:tr w:rsidR="00A9100E">
        <w:tc>
          <w:tcPr>
            <w:tcW w:w="616" w:type="dxa"/>
          </w:tcPr>
          <w:p w:rsidR="00A9100E" w:rsidRDefault="00A9100E">
            <w:pPr>
              <w:spacing w:before="60"/>
              <w:rPr>
                <w:rFonts w:ascii="Arial" w:hAnsi="Arial" w:cs="Arial"/>
                <w:sz w:val="16"/>
              </w:rPr>
            </w:pPr>
            <w:r>
              <w:rPr>
                <w:rFonts w:ascii="Arial" w:hAnsi="Arial" w:cs="Arial"/>
                <w:sz w:val="16"/>
              </w:rPr>
              <w:t>14</w:t>
            </w:r>
          </w:p>
        </w:tc>
        <w:tc>
          <w:tcPr>
            <w:tcW w:w="662" w:type="dxa"/>
          </w:tcPr>
          <w:p w:rsidR="00A9100E" w:rsidRDefault="00A9100E">
            <w:pPr>
              <w:spacing w:before="60"/>
              <w:rPr>
                <w:rFonts w:ascii="Arial" w:hAnsi="Arial" w:cs="Arial"/>
                <w:sz w:val="16"/>
              </w:rPr>
            </w:pPr>
            <w:r>
              <w:rPr>
                <w:rFonts w:ascii="Arial" w:hAnsi="Arial" w:cs="Arial"/>
                <w:sz w:val="16"/>
              </w:rPr>
              <w:t>14</w:t>
            </w:r>
          </w:p>
        </w:tc>
        <w:tc>
          <w:tcPr>
            <w:tcW w:w="6210" w:type="dxa"/>
          </w:tcPr>
          <w:p w:rsidR="00A9100E" w:rsidRDefault="00A9100E" w:rsidP="008D3FBB">
            <w:pPr>
              <w:spacing w:before="60"/>
              <w:rPr>
                <w:rFonts w:ascii="Arial" w:hAnsi="Arial" w:cs="Arial"/>
                <w:sz w:val="16"/>
              </w:rPr>
            </w:pPr>
            <w:r w:rsidRPr="00A9100E">
              <w:rPr>
                <w:rFonts w:ascii="Arial" w:hAnsi="Arial" w:cs="Arial"/>
                <w:sz w:val="16"/>
              </w:rPr>
              <w:t xml:space="preserve">Update module and display variables with </w:t>
            </w:r>
            <w:proofErr w:type="spellStart"/>
            <w:r w:rsidRPr="00A9100E">
              <w:rPr>
                <w:rFonts w:ascii="Arial" w:hAnsi="Arial" w:cs="Arial"/>
                <w:sz w:val="16"/>
              </w:rPr>
              <w:t>SVDiag</w:t>
            </w:r>
            <w:proofErr w:type="spellEnd"/>
          </w:p>
        </w:tc>
        <w:tc>
          <w:tcPr>
            <w:tcW w:w="1080" w:type="dxa"/>
          </w:tcPr>
          <w:p w:rsidR="00A9100E" w:rsidRDefault="00A9100E" w:rsidP="00D53ED3">
            <w:pPr>
              <w:spacing w:before="60"/>
              <w:rPr>
                <w:rFonts w:ascii="Arial" w:hAnsi="Arial" w:cs="Arial"/>
                <w:sz w:val="16"/>
              </w:rPr>
            </w:pPr>
            <w:r>
              <w:rPr>
                <w:rFonts w:ascii="Arial" w:hAnsi="Arial" w:cs="Arial"/>
                <w:sz w:val="16"/>
              </w:rPr>
              <w:t>3-Oct-13</w:t>
            </w:r>
          </w:p>
        </w:tc>
        <w:tc>
          <w:tcPr>
            <w:tcW w:w="1105" w:type="dxa"/>
          </w:tcPr>
          <w:p w:rsidR="00A9100E" w:rsidRDefault="00A9100E">
            <w:pPr>
              <w:spacing w:before="60"/>
              <w:rPr>
                <w:rFonts w:ascii="Arial" w:hAnsi="Arial" w:cs="Arial"/>
                <w:sz w:val="16"/>
              </w:rPr>
            </w:pPr>
            <w:r>
              <w:rPr>
                <w:rFonts w:ascii="Arial" w:hAnsi="Arial" w:cs="Arial"/>
                <w:sz w:val="16"/>
              </w:rPr>
              <w:t>VT</w:t>
            </w:r>
          </w:p>
        </w:tc>
      </w:tr>
      <w:tr w:rsidR="004F1919">
        <w:trPr>
          <w:ins w:id="107" w:author="Ahmed, Rijvi" w:date="2014-11-30T15:40:00Z"/>
        </w:trPr>
        <w:tc>
          <w:tcPr>
            <w:tcW w:w="616" w:type="dxa"/>
          </w:tcPr>
          <w:p w:rsidR="004F1919" w:rsidRDefault="004F1919">
            <w:pPr>
              <w:spacing w:before="60"/>
              <w:rPr>
                <w:ins w:id="108" w:author="Ahmed, Rijvi" w:date="2014-11-30T15:40:00Z"/>
                <w:rFonts w:ascii="Arial" w:hAnsi="Arial" w:cs="Arial"/>
                <w:sz w:val="16"/>
              </w:rPr>
            </w:pPr>
            <w:ins w:id="109" w:author="Ahmed, Rijvi" w:date="2014-11-30T15:40:00Z">
              <w:r>
                <w:rPr>
                  <w:rFonts w:ascii="Arial" w:hAnsi="Arial" w:cs="Arial"/>
                  <w:sz w:val="16"/>
                </w:rPr>
                <w:t>15</w:t>
              </w:r>
            </w:ins>
          </w:p>
        </w:tc>
        <w:tc>
          <w:tcPr>
            <w:tcW w:w="662" w:type="dxa"/>
          </w:tcPr>
          <w:p w:rsidR="004F1919" w:rsidRDefault="004F1919">
            <w:pPr>
              <w:spacing w:before="60"/>
              <w:rPr>
                <w:ins w:id="110" w:author="Ahmed, Rijvi" w:date="2014-11-30T15:40:00Z"/>
                <w:rFonts w:ascii="Arial" w:hAnsi="Arial" w:cs="Arial"/>
                <w:sz w:val="16"/>
              </w:rPr>
            </w:pPr>
            <w:ins w:id="111" w:author="Ahmed, Rijvi" w:date="2014-11-30T15:40:00Z">
              <w:r>
                <w:rPr>
                  <w:rFonts w:ascii="Arial" w:hAnsi="Arial" w:cs="Arial"/>
                  <w:sz w:val="16"/>
                </w:rPr>
                <w:t>15</w:t>
              </w:r>
            </w:ins>
          </w:p>
        </w:tc>
        <w:tc>
          <w:tcPr>
            <w:tcW w:w="6210" w:type="dxa"/>
          </w:tcPr>
          <w:p w:rsidR="004F1919" w:rsidRPr="00A9100E" w:rsidRDefault="004F1919" w:rsidP="008D3FBB">
            <w:pPr>
              <w:spacing w:before="60"/>
              <w:rPr>
                <w:ins w:id="112" w:author="Ahmed, Rijvi" w:date="2014-11-30T15:40:00Z"/>
                <w:rFonts w:ascii="Arial" w:hAnsi="Arial" w:cs="Arial"/>
                <w:sz w:val="16"/>
              </w:rPr>
            </w:pPr>
            <w:ins w:id="113" w:author="Ahmed, Rijvi" w:date="2014-11-30T15:41:00Z">
              <w:r>
                <w:rPr>
                  <w:rFonts w:ascii="Arial" w:hAnsi="Arial" w:cs="Arial"/>
                  <w:sz w:val="16"/>
                </w:rPr>
                <w:t>Updated to FDD V008</w:t>
              </w:r>
            </w:ins>
          </w:p>
        </w:tc>
        <w:tc>
          <w:tcPr>
            <w:tcW w:w="1080" w:type="dxa"/>
          </w:tcPr>
          <w:p w:rsidR="004F1919" w:rsidRDefault="004F1919" w:rsidP="00D53ED3">
            <w:pPr>
              <w:spacing w:before="60"/>
              <w:rPr>
                <w:ins w:id="114" w:author="Ahmed, Rijvi" w:date="2014-11-30T15:40:00Z"/>
                <w:rFonts w:ascii="Arial" w:hAnsi="Arial" w:cs="Arial"/>
                <w:sz w:val="16"/>
              </w:rPr>
            </w:pPr>
            <w:ins w:id="115" w:author="Ahmed, Rijvi" w:date="2014-11-30T15:41:00Z">
              <w:r>
                <w:rPr>
                  <w:rFonts w:ascii="Arial" w:hAnsi="Arial" w:cs="Arial"/>
                  <w:sz w:val="16"/>
                </w:rPr>
                <w:t>1-Dec-14</w:t>
              </w:r>
            </w:ins>
          </w:p>
        </w:tc>
        <w:tc>
          <w:tcPr>
            <w:tcW w:w="1105" w:type="dxa"/>
          </w:tcPr>
          <w:p w:rsidR="004F1919" w:rsidRDefault="004F1919">
            <w:pPr>
              <w:spacing w:before="60"/>
              <w:rPr>
                <w:ins w:id="116" w:author="Ahmed, Rijvi" w:date="2014-11-30T15:40:00Z"/>
                <w:rFonts w:ascii="Arial" w:hAnsi="Arial" w:cs="Arial"/>
                <w:sz w:val="16"/>
              </w:rPr>
            </w:pPr>
            <w:proofErr w:type="spellStart"/>
            <w:ins w:id="117" w:author="Ahmed, Rijvi" w:date="2014-11-30T15:41:00Z">
              <w:r>
                <w:rPr>
                  <w:rFonts w:ascii="Arial" w:hAnsi="Arial" w:cs="Arial"/>
                  <w:sz w:val="16"/>
                </w:rPr>
                <w:t>Rijvi</w:t>
              </w:r>
            </w:ins>
            <w:proofErr w:type="spellEnd"/>
          </w:p>
        </w:tc>
      </w:tr>
    </w:tbl>
    <w:p w:rsidR="00107819" w:rsidRDefault="00107819"/>
    <w:sectPr w:rsidR="00107819" w:rsidSect="00937013">
      <w:headerReference w:type="default" r:id="rId24"/>
      <w:footerReference w:type="default" r:id="rId25"/>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19A4" w:rsidRDefault="007119A4">
      <w:r>
        <w:separator/>
      </w:r>
    </w:p>
  </w:endnote>
  <w:endnote w:type="continuationSeparator" w:id="0">
    <w:p w:rsidR="007119A4" w:rsidRDefault="007119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A99" w:rsidRDefault="00033A99">
    <w:pPr>
      <w:pStyle w:val="Footer"/>
    </w:pPr>
    <w:r>
      <w:rPr>
        <w:snapToGrid w:val="0"/>
      </w:rPr>
      <w:tab/>
    </w:r>
    <w:r w:rsidR="007119A4">
      <w:fldChar w:fldCharType="begin"/>
    </w:r>
    <w:r w:rsidR="007119A4">
      <w:instrText xml:space="preserve"> DOCPROPERTY "Company"  \* MERGEFORMAT </w:instrText>
    </w:r>
    <w:r w:rsidR="007119A4">
      <w:fldChar w:fldCharType="separate"/>
    </w:r>
    <w:r w:rsidRPr="00C103FB">
      <w:rPr>
        <w:rFonts w:ascii="Times" w:hAnsi="Times"/>
        <w:caps/>
        <w:snapToGrid w:val="0"/>
      </w:rPr>
      <w:t>Nexteer</w:t>
    </w:r>
    <w:r w:rsidR="007119A4">
      <w:rPr>
        <w:rFonts w:ascii="Times" w:hAnsi="Times"/>
        <w:caps/>
        <w:snapToGrid w:val="0"/>
      </w:rPr>
      <w:fldChar w:fldCharType="end"/>
    </w:r>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19A4" w:rsidRDefault="007119A4">
      <w:r>
        <w:separator/>
      </w:r>
    </w:p>
  </w:footnote>
  <w:footnote w:type="continuationSeparator" w:id="0">
    <w:p w:rsidR="007119A4" w:rsidRDefault="007119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A99" w:rsidRDefault="00033A99">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033A99">
      <w:trPr>
        <w:cantSplit/>
      </w:trPr>
      <w:tc>
        <w:tcPr>
          <w:tcW w:w="990" w:type="dxa"/>
        </w:tcPr>
        <w:p w:rsidR="00033A99" w:rsidRDefault="00033A99">
          <w:pPr>
            <w:pStyle w:val="Header"/>
          </w:pPr>
          <w:r>
            <w:t>Title:</w:t>
          </w:r>
        </w:p>
      </w:tc>
      <w:tc>
        <w:tcPr>
          <w:tcW w:w="5400" w:type="dxa"/>
          <w:gridSpan w:val="3"/>
          <w:vMerge w:val="restart"/>
        </w:tcPr>
        <w:p w:rsidR="00033A99" w:rsidRDefault="007119A4">
          <w:pPr>
            <w:pStyle w:val="Header"/>
          </w:pPr>
          <w:r>
            <w:fldChar w:fldCharType="begin"/>
          </w:r>
          <w:r>
            <w:instrText xml:space="preserve"> DOCPROPERTY "Document Title"  \* MERGEFORMAT </w:instrText>
          </w:r>
          <w:r>
            <w:fldChar w:fldCharType="separate"/>
          </w:r>
          <w:r w:rsidR="00033A99">
            <w:t>Digital Phase Reasonableness Diagnostic</w:t>
          </w:r>
          <w:r>
            <w:fldChar w:fldCharType="end"/>
          </w:r>
        </w:p>
        <w:p w:rsidR="00033A99" w:rsidRDefault="007119A4" w:rsidP="001A574F">
          <w:pPr>
            <w:pStyle w:val="Header"/>
            <w:tabs>
              <w:tab w:val="clear" w:pos="4320"/>
              <w:tab w:val="clear" w:pos="8640"/>
              <w:tab w:val="center" w:pos="2592"/>
            </w:tabs>
          </w:pPr>
          <w:r>
            <w:fldChar w:fldCharType="begin"/>
          </w:r>
          <w:r>
            <w:instrText xml:space="preserve"> DOCPROPERTY "Product Line"  \* MERGEFORMAT </w:instrText>
          </w:r>
          <w:r>
            <w:fldChar w:fldCharType="separate"/>
          </w:r>
          <w:r w:rsidR="00033A99">
            <w:t>Gen II+ EPS EA3</w:t>
          </w:r>
          <w:r>
            <w:fldChar w:fldCharType="end"/>
          </w:r>
          <w:r w:rsidR="00033A99">
            <w:tab/>
          </w:r>
        </w:p>
      </w:tc>
      <w:tc>
        <w:tcPr>
          <w:tcW w:w="1170" w:type="dxa"/>
        </w:tcPr>
        <w:p w:rsidR="00033A99" w:rsidRDefault="00033A99">
          <w:pPr>
            <w:pStyle w:val="Header"/>
          </w:pPr>
          <w:r>
            <w:t>Revision:</w:t>
          </w:r>
        </w:p>
      </w:tc>
      <w:tc>
        <w:tcPr>
          <w:tcW w:w="1350" w:type="dxa"/>
        </w:tcPr>
        <w:p w:rsidR="00033A99" w:rsidRDefault="00033A99" w:rsidP="00CF57E6">
          <w:pPr>
            <w:pStyle w:val="Header"/>
          </w:pPr>
          <w:ins w:id="118" w:author="Thomas, Vince" w:date="2013-10-03T15:44:00Z">
            <w:del w:id="119" w:author="Ahmed, Rijvi" w:date="2014-11-30T14:55:00Z">
              <w:r w:rsidDel="00713102">
                <w:delText>14</w:delText>
              </w:r>
            </w:del>
          </w:ins>
          <w:ins w:id="120" w:author="Ahmed, Rijvi" w:date="2014-11-30T14:55:00Z">
            <w:r>
              <w:t>15</w:t>
            </w:r>
          </w:ins>
        </w:p>
      </w:tc>
    </w:tr>
    <w:tr w:rsidR="00033A99">
      <w:trPr>
        <w:cantSplit/>
      </w:trPr>
      <w:tc>
        <w:tcPr>
          <w:tcW w:w="990" w:type="dxa"/>
        </w:tcPr>
        <w:p w:rsidR="00033A99" w:rsidRDefault="00033A99">
          <w:pPr>
            <w:pStyle w:val="Header"/>
          </w:pPr>
          <w:r>
            <w:t xml:space="preserve">Product:     </w:t>
          </w:r>
        </w:p>
      </w:tc>
      <w:tc>
        <w:tcPr>
          <w:tcW w:w="5400" w:type="dxa"/>
          <w:gridSpan w:val="3"/>
          <w:vMerge/>
        </w:tcPr>
        <w:p w:rsidR="00033A99" w:rsidRDefault="00033A99">
          <w:pPr>
            <w:pStyle w:val="Header"/>
            <w:jc w:val="center"/>
          </w:pPr>
        </w:p>
      </w:tc>
      <w:tc>
        <w:tcPr>
          <w:tcW w:w="1170" w:type="dxa"/>
        </w:tcPr>
        <w:p w:rsidR="00033A99" w:rsidRDefault="00033A99">
          <w:pPr>
            <w:pStyle w:val="Header"/>
          </w:pPr>
          <w:r>
            <w:t>Rev. Date:</w:t>
          </w:r>
        </w:p>
      </w:tc>
      <w:tc>
        <w:tcPr>
          <w:tcW w:w="1350" w:type="dxa"/>
        </w:tcPr>
        <w:p w:rsidR="00033A99" w:rsidRDefault="00033A99" w:rsidP="00CF57E6">
          <w:pPr>
            <w:pStyle w:val="Header"/>
          </w:pPr>
          <w:ins w:id="121" w:author="Thomas, Vince" w:date="2013-10-03T15:44:00Z">
            <w:del w:id="122" w:author="Ahmed, Rijvi" w:date="2014-11-30T14:55:00Z">
              <w:r w:rsidDel="00713102">
                <w:rPr>
                  <w:noProof/>
                </w:rPr>
                <w:delText>3-Oct</w:delText>
              </w:r>
            </w:del>
          </w:ins>
          <w:del w:id="123" w:author="Ahmed, Rijvi" w:date="2014-11-30T14:55:00Z">
            <w:r w:rsidDel="00713102">
              <w:rPr>
                <w:noProof/>
              </w:rPr>
              <w:delText>-13</w:delText>
            </w:r>
          </w:del>
          <w:ins w:id="124" w:author="Ahmed, Rijvi" w:date="2014-11-30T14:55:00Z">
            <w:r>
              <w:rPr>
                <w:noProof/>
              </w:rPr>
              <w:t>1-Dec-14</w:t>
            </w:r>
          </w:ins>
        </w:p>
      </w:tc>
    </w:tr>
    <w:tr w:rsidR="00033A99">
      <w:trPr>
        <w:cantSplit/>
      </w:trPr>
      <w:tc>
        <w:tcPr>
          <w:tcW w:w="990" w:type="dxa"/>
        </w:tcPr>
        <w:p w:rsidR="00033A99" w:rsidRDefault="00033A99">
          <w:pPr>
            <w:pStyle w:val="Header"/>
          </w:pPr>
          <w:r>
            <w:t>Group:</w:t>
          </w:r>
        </w:p>
      </w:tc>
      <w:tc>
        <w:tcPr>
          <w:tcW w:w="1530" w:type="dxa"/>
        </w:tcPr>
        <w:p w:rsidR="00033A99" w:rsidRDefault="00033A99">
          <w:pPr>
            <w:pStyle w:val="Header"/>
          </w:pPr>
          <w:r>
            <w:t>ESG</w:t>
          </w:r>
        </w:p>
      </w:tc>
      <w:tc>
        <w:tcPr>
          <w:tcW w:w="1260" w:type="dxa"/>
        </w:tcPr>
        <w:p w:rsidR="00033A99" w:rsidRDefault="00033A99">
          <w:pPr>
            <w:pStyle w:val="Header"/>
          </w:pPr>
          <w:r>
            <w:t>Originator:</w:t>
          </w:r>
        </w:p>
      </w:tc>
      <w:tc>
        <w:tcPr>
          <w:tcW w:w="2610" w:type="dxa"/>
        </w:tcPr>
        <w:p w:rsidR="00033A99" w:rsidRDefault="00033A99">
          <w:pPr>
            <w:pStyle w:val="Header"/>
          </w:pPr>
          <w:r>
            <w:t>Vince Thomas</w:t>
          </w:r>
        </w:p>
      </w:tc>
      <w:tc>
        <w:tcPr>
          <w:tcW w:w="1170" w:type="dxa"/>
        </w:tcPr>
        <w:p w:rsidR="00033A99" w:rsidRDefault="00033A99">
          <w:pPr>
            <w:pStyle w:val="Header"/>
          </w:pPr>
          <w:r>
            <w:t>Page:</w:t>
          </w:r>
        </w:p>
      </w:tc>
      <w:tc>
        <w:tcPr>
          <w:tcW w:w="1350" w:type="dxa"/>
        </w:tcPr>
        <w:p w:rsidR="00033A99" w:rsidRDefault="00033A99">
          <w:pPr>
            <w:pStyle w:val="Header"/>
          </w:pPr>
          <w:r>
            <w:rPr>
              <w:rStyle w:val="PageNumber"/>
            </w:rPr>
            <w:fldChar w:fldCharType="begin"/>
          </w:r>
          <w:r>
            <w:rPr>
              <w:rStyle w:val="PageNumber"/>
            </w:rPr>
            <w:instrText xml:space="preserve"> PAGE </w:instrText>
          </w:r>
          <w:r>
            <w:rPr>
              <w:rStyle w:val="PageNumber"/>
            </w:rPr>
            <w:fldChar w:fldCharType="separate"/>
          </w:r>
          <w:r w:rsidR="008E21B9">
            <w:rPr>
              <w:rStyle w:val="PageNumber"/>
              <w:noProof/>
            </w:rPr>
            <w:t>12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8E21B9">
            <w:rPr>
              <w:rStyle w:val="PageNumber"/>
              <w:noProof/>
            </w:rPr>
            <w:t>19</w:t>
          </w:r>
          <w:r>
            <w:rPr>
              <w:rStyle w:val="PageNumber"/>
            </w:rPr>
            <w:fldChar w:fldCharType="end"/>
          </w:r>
        </w:p>
      </w:tc>
    </w:tr>
  </w:tbl>
  <w:p w:rsidR="00033A99" w:rsidRDefault="00033A99">
    <w:pPr>
      <w:pStyle w:val="Header"/>
      <w:pBdr>
        <w:top w:val="single" w:sz="4" w:space="1" w:color="auto"/>
      </w:pBd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6">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9">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
  </w:num>
  <w:num w:numId="2">
    <w:abstractNumId w:val="8"/>
  </w:num>
  <w:num w:numId="3">
    <w:abstractNumId w:val="5"/>
  </w:num>
  <w:num w:numId="4">
    <w:abstractNumId w:val="0"/>
  </w:num>
  <w:num w:numId="5">
    <w:abstractNumId w:val="4"/>
  </w:num>
  <w:num w:numId="6">
    <w:abstractNumId w:val="1"/>
  </w:num>
  <w:num w:numId="7">
    <w:abstractNumId w:val="2"/>
  </w:num>
  <w:num w:numId="8">
    <w:abstractNumId w:val="3"/>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proofState w:spelling="clean" w:grammar="clean"/>
  <w:attachedTemplate r:id="rId1"/>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984731"/>
    <w:rsid w:val="00003AB1"/>
    <w:rsid w:val="000311B2"/>
    <w:rsid w:val="00033A99"/>
    <w:rsid w:val="00042A52"/>
    <w:rsid w:val="000523AA"/>
    <w:rsid w:val="00072DA1"/>
    <w:rsid w:val="00076FC3"/>
    <w:rsid w:val="000A0A92"/>
    <w:rsid w:val="000D19C6"/>
    <w:rsid w:val="000D7B6C"/>
    <w:rsid w:val="000E495E"/>
    <w:rsid w:val="000F765C"/>
    <w:rsid w:val="00107819"/>
    <w:rsid w:val="001152CF"/>
    <w:rsid w:val="00162286"/>
    <w:rsid w:val="00170BDE"/>
    <w:rsid w:val="00177A25"/>
    <w:rsid w:val="00181550"/>
    <w:rsid w:val="00187D47"/>
    <w:rsid w:val="001A574F"/>
    <w:rsid w:val="001B60DF"/>
    <w:rsid w:val="001C6FF8"/>
    <w:rsid w:val="001D42E4"/>
    <w:rsid w:val="001D438F"/>
    <w:rsid w:val="001E1093"/>
    <w:rsid w:val="001F09B2"/>
    <w:rsid w:val="00202887"/>
    <w:rsid w:val="0020722A"/>
    <w:rsid w:val="002214B1"/>
    <w:rsid w:val="00221CA2"/>
    <w:rsid w:val="00236CE3"/>
    <w:rsid w:val="00242697"/>
    <w:rsid w:val="00251AC0"/>
    <w:rsid w:val="00260FDB"/>
    <w:rsid w:val="00276AD6"/>
    <w:rsid w:val="00294406"/>
    <w:rsid w:val="002C03D8"/>
    <w:rsid w:val="002C5167"/>
    <w:rsid w:val="002C78DD"/>
    <w:rsid w:val="00315335"/>
    <w:rsid w:val="003243AE"/>
    <w:rsid w:val="00332CC7"/>
    <w:rsid w:val="003351ED"/>
    <w:rsid w:val="00336664"/>
    <w:rsid w:val="003842E8"/>
    <w:rsid w:val="00387218"/>
    <w:rsid w:val="003A7CC2"/>
    <w:rsid w:val="003B36C8"/>
    <w:rsid w:val="003B5B21"/>
    <w:rsid w:val="003C4988"/>
    <w:rsid w:val="003C4D3F"/>
    <w:rsid w:val="003E09B7"/>
    <w:rsid w:val="003F292C"/>
    <w:rsid w:val="00402079"/>
    <w:rsid w:val="00406E60"/>
    <w:rsid w:val="00464496"/>
    <w:rsid w:val="00477B8E"/>
    <w:rsid w:val="00482BE8"/>
    <w:rsid w:val="004A58C2"/>
    <w:rsid w:val="004A781C"/>
    <w:rsid w:val="004E45D0"/>
    <w:rsid w:val="004F0ADC"/>
    <w:rsid w:val="004F1417"/>
    <w:rsid w:val="004F1919"/>
    <w:rsid w:val="00541E8C"/>
    <w:rsid w:val="00542ABB"/>
    <w:rsid w:val="00547A0F"/>
    <w:rsid w:val="005773D2"/>
    <w:rsid w:val="005A3D48"/>
    <w:rsid w:val="005B391B"/>
    <w:rsid w:val="005D4719"/>
    <w:rsid w:val="005D5FE4"/>
    <w:rsid w:val="005F6199"/>
    <w:rsid w:val="00616853"/>
    <w:rsid w:val="00616C72"/>
    <w:rsid w:val="00621CF9"/>
    <w:rsid w:val="00642572"/>
    <w:rsid w:val="0066609A"/>
    <w:rsid w:val="00674ADF"/>
    <w:rsid w:val="0067605C"/>
    <w:rsid w:val="006A11FF"/>
    <w:rsid w:val="006A38A8"/>
    <w:rsid w:val="006C4248"/>
    <w:rsid w:val="006C7443"/>
    <w:rsid w:val="006D33CC"/>
    <w:rsid w:val="006D3FEE"/>
    <w:rsid w:val="006F01A3"/>
    <w:rsid w:val="006F2907"/>
    <w:rsid w:val="00706174"/>
    <w:rsid w:val="007119A4"/>
    <w:rsid w:val="00713102"/>
    <w:rsid w:val="007138A6"/>
    <w:rsid w:val="007234B8"/>
    <w:rsid w:val="0072575B"/>
    <w:rsid w:val="00725EC5"/>
    <w:rsid w:val="00744D68"/>
    <w:rsid w:val="00756919"/>
    <w:rsid w:val="0076489D"/>
    <w:rsid w:val="00765B47"/>
    <w:rsid w:val="0078787C"/>
    <w:rsid w:val="00792FF0"/>
    <w:rsid w:val="007A69AC"/>
    <w:rsid w:val="007B1DE2"/>
    <w:rsid w:val="007D3872"/>
    <w:rsid w:val="007E32EC"/>
    <w:rsid w:val="00814ECF"/>
    <w:rsid w:val="008154E4"/>
    <w:rsid w:val="008242F0"/>
    <w:rsid w:val="00847702"/>
    <w:rsid w:val="008535B2"/>
    <w:rsid w:val="00857B1E"/>
    <w:rsid w:val="008910EF"/>
    <w:rsid w:val="008A02DC"/>
    <w:rsid w:val="008A6D43"/>
    <w:rsid w:val="008A733D"/>
    <w:rsid w:val="008B0B28"/>
    <w:rsid w:val="008B3E94"/>
    <w:rsid w:val="008B6191"/>
    <w:rsid w:val="008C1CC9"/>
    <w:rsid w:val="008D3FBB"/>
    <w:rsid w:val="008D76C9"/>
    <w:rsid w:val="008E21B9"/>
    <w:rsid w:val="008E64F5"/>
    <w:rsid w:val="008F6DBB"/>
    <w:rsid w:val="00917916"/>
    <w:rsid w:val="00937013"/>
    <w:rsid w:val="00955F6A"/>
    <w:rsid w:val="00957470"/>
    <w:rsid w:val="00973E9B"/>
    <w:rsid w:val="00984731"/>
    <w:rsid w:val="0099714E"/>
    <w:rsid w:val="009A749D"/>
    <w:rsid w:val="009B20B1"/>
    <w:rsid w:val="009B20B2"/>
    <w:rsid w:val="009D3FA1"/>
    <w:rsid w:val="009D6E19"/>
    <w:rsid w:val="00A21395"/>
    <w:rsid w:val="00A51E1E"/>
    <w:rsid w:val="00A55244"/>
    <w:rsid w:val="00A64225"/>
    <w:rsid w:val="00A77AE4"/>
    <w:rsid w:val="00A9100E"/>
    <w:rsid w:val="00AB2812"/>
    <w:rsid w:val="00AD731B"/>
    <w:rsid w:val="00B04927"/>
    <w:rsid w:val="00B06512"/>
    <w:rsid w:val="00B12448"/>
    <w:rsid w:val="00B12FE2"/>
    <w:rsid w:val="00B4032B"/>
    <w:rsid w:val="00B54697"/>
    <w:rsid w:val="00B75559"/>
    <w:rsid w:val="00B905A7"/>
    <w:rsid w:val="00B965BE"/>
    <w:rsid w:val="00BA0496"/>
    <w:rsid w:val="00BA7A3C"/>
    <w:rsid w:val="00BD008B"/>
    <w:rsid w:val="00BD15D2"/>
    <w:rsid w:val="00BD3DFF"/>
    <w:rsid w:val="00BE3A65"/>
    <w:rsid w:val="00BF364D"/>
    <w:rsid w:val="00BF7851"/>
    <w:rsid w:val="00BF799B"/>
    <w:rsid w:val="00C04BC5"/>
    <w:rsid w:val="00C0560A"/>
    <w:rsid w:val="00C103FB"/>
    <w:rsid w:val="00C22402"/>
    <w:rsid w:val="00C33C7F"/>
    <w:rsid w:val="00C3414A"/>
    <w:rsid w:val="00C34C66"/>
    <w:rsid w:val="00C35BD3"/>
    <w:rsid w:val="00C423B7"/>
    <w:rsid w:val="00C57702"/>
    <w:rsid w:val="00C62CB6"/>
    <w:rsid w:val="00C64B6F"/>
    <w:rsid w:val="00C70666"/>
    <w:rsid w:val="00C72FFA"/>
    <w:rsid w:val="00CC3419"/>
    <w:rsid w:val="00CE5A37"/>
    <w:rsid w:val="00CF57E6"/>
    <w:rsid w:val="00D16CEE"/>
    <w:rsid w:val="00D262F6"/>
    <w:rsid w:val="00D26D95"/>
    <w:rsid w:val="00D53ED3"/>
    <w:rsid w:val="00D6017B"/>
    <w:rsid w:val="00D85D3A"/>
    <w:rsid w:val="00D94BDD"/>
    <w:rsid w:val="00DC7E08"/>
    <w:rsid w:val="00DE3A0A"/>
    <w:rsid w:val="00DE4889"/>
    <w:rsid w:val="00E11499"/>
    <w:rsid w:val="00E24F45"/>
    <w:rsid w:val="00E25007"/>
    <w:rsid w:val="00E3349F"/>
    <w:rsid w:val="00E45538"/>
    <w:rsid w:val="00E45E5D"/>
    <w:rsid w:val="00E5472B"/>
    <w:rsid w:val="00E57C42"/>
    <w:rsid w:val="00E622BE"/>
    <w:rsid w:val="00EB3BD7"/>
    <w:rsid w:val="00EB3F2F"/>
    <w:rsid w:val="00EF6284"/>
    <w:rsid w:val="00F06644"/>
    <w:rsid w:val="00F31D92"/>
    <w:rsid w:val="00F648ED"/>
    <w:rsid w:val="00F82E8E"/>
    <w:rsid w:val="00F957FA"/>
    <w:rsid w:val="00F96E77"/>
    <w:rsid w:val="00FB2942"/>
    <w:rsid w:val="00FB419F"/>
    <w:rsid w:val="00FB432D"/>
    <w:rsid w:val="00FE59A7"/>
    <w:rsid w:val="00FF4D08"/>
    <w:rsid w:val="00FF7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013"/>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5F619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6199"/>
    <w:rPr>
      <w:rFonts w:ascii="Tahoma" w:hAnsi="Tahoma" w:cs="Tahoma"/>
      <w:sz w:val="16"/>
      <w:szCs w:val="16"/>
    </w:rPr>
  </w:style>
  <w:style w:type="table" w:styleId="TableGrid">
    <w:name w:val="Table Grid"/>
    <w:basedOn w:val="TableNormal"/>
    <w:uiPriority w:val="59"/>
    <w:rsid w:val="00477B8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765B47"/>
    <w:rPr>
      <w:rFonts w:ascii="Arial" w:hAnsi="Arial"/>
      <w:b/>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7.emf"/><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Microsoft_Excel_97-2003_Worksheet1.xls"/><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10" Type="http://schemas.openxmlformats.org/officeDocument/2006/relationships/image" Target="media/image3.emf"/><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zx5jd\My%20Documents\Templates\MDD%20Template%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MDD Template EA3.dotx</Template>
  <TotalTime>139</TotalTime>
  <Pages>19</Pages>
  <Words>1959</Words>
  <Characters>11171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13104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Owen Tosh (nzx5jd)</dc:creator>
  <cp:lastModifiedBy>Ahmed, Rijvi</cp:lastModifiedBy>
  <cp:revision>21</cp:revision>
  <cp:lastPrinted>2011-03-21T13:34:00Z</cp:lastPrinted>
  <dcterms:created xsi:type="dcterms:W3CDTF">2013-08-12T14:11:00Z</dcterms:created>
  <dcterms:modified xsi:type="dcterms:W3CDTF">2014-12-01T23:13:00Z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Digital Phase Reasonableness Diagnostic</vt:lpwstr>
  </property>
  <property fmtid="{D5CDD505-2E9C-101B-9397-08002B2CF9AE}" pid="3" name="MDDRevNum">
    <vt:lpwstr>4.0</vt:lpwstr>
  </property>
  <property fmtid="{D5CDD505-2E9C-101B-9397-08002B2CF9AE}" pid="4" name="Module Layer">
    <vt:lpwstr>0</vt:lpwstr>
  </property>
  <property fmtid="{D5CDD505-2E9C-101B-9397-08002B2CF9AE}" pid="5" name="Module Name">
    <vt:lpwstr>DigPhsReasDiag</vt:lpwstr>
  </property>
  <property fmtid="{D5CDD505-2E9C-101B-9397-08002B2CF9AE}" pid="6" name="Product Line">
    <vt:lpwstr>Gen II+ EPS EA3</vt:lpwstr>
  </property>
</Properties>
</file>