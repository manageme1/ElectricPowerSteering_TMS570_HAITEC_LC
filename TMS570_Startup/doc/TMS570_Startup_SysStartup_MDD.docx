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4A781C" w:rsidP="008825C7">
      <w:pPr>
        <w:pStyle w:val="Heading1"/>
        <w:numPr>
          <w:ilvl w:val="0"/>
          <w:numId w:val="0"/>
        </w:numPr>
      </w:pPr>
      <w:proofErr w:type="gramStart"/>
      <w:r>
        <w:t>Module  --</w:t>
      </w:r>
      <w:proofErr w:type="gramEnd"/>
      <w:r>
        <w:t xml:space="preserve"> </w:t>
      </w:r>
      <w:r w:rsidR="006C3CA1">
        <w:fldChar w:fldCharType="begin"/>
      </w:r>
      <w:r w:rsidR="006C3CA1">
        <w:instrText xml:space="preserve"> DOCPROPERTY "Document Title"  \* MERGEFORMAT </w:instrText>
      </w:r>
      <w:r w:rsidR="006C3CA1">
        <w:fldChar w:fldCharType="separate"/>
      </w:r>
      <w:r w:rsidR="008825C7">
        <w:t xml:space="preserve">TMS570 Startup - </w:t>
      </w:r>
      <w:proofErr w:type="spellStart"/>
      <w:r w:rsidR="008825C7">
        <w:t>SysStartup</w:t>
      </w:r>
      <w:proofErr w:type="spellEnd"/>
      <w:r w:rsidR="006C3CA1">
        <w:fldChar w:fldCharType="end"/>
      </w:r>
      <w:r w:rsidR="007D7660">
        <w:fldChar w:fldCharType="begin"/>
      </w:r>
      <w:r>
        <w:instrText xml:space="preserve"> DOCVARIABLE "MDDRevNum" \* MERGEFORMAT </w:instrText>
      </w:r>
      <w:r w:rsidR="007D7660">
        <w:fldChar w:fldCharType="end"/>
      </w:r>
      <w:r w:rsidR="007D7660">
        <w:fldChar w:fldCharType="begin"/>
      </w:r>
      <w:r>
        <w:instrText xml:space="preserve"> DOCVARIABLE "MDDRevNum" \* MERGEFORMAT </w:instrText>
      </w:r>
      <w:r w:rsidR="007D7660">
        <w:fldChar w:fldCharType="end"/>
      </w:r>
    </w:p>
    <w:p w:rsidR="004A781C" w:rsidRDefault="004A781C">
      <w:pPr>
        <w:pStyle w:val="Heading1"/>
      </w:pPr>
      <w:r>
        <w:t>High-Level Description</w:t>
      </w:r>
    </w:p>
    <w:p w:rsidR="004A781C" w:rsidRDefault="008825C7">
      <w:r>
        <w:t>This module outlines the functionality of the system startup functions of the TMS570.  This code is intended to be run starting at the reset vector.</w:t>
      </w:r>
    </w:p>
    <w:p w:rsidR="004A781C" w:rsidRDefault="004A781C">
      <w:pPr>
        <w:pStyle w:val="Heading1"/>
      </w:pPr>
      <w:r>
        <w:t>Figures</w:t>
      </w:r>
    </w:p>
    <w:p w:rsidR="004A781C" w:rsidRDefault="004A781C">
      <w:pPr>
        <w:pStyle w:val="Heading2"/>
      </w:pPr>
      <w:r>
        <w:t>Diagram – Function Data Sharing</w:t>
      </w:r>
    </w:p>
    <w:p w:rsidR="004A781C" w:rsidRDefault="004A781C">
      <w:r>
        <w:t>This diagram shows all data that is shared between functions within the module.</w:t>
      </w:r>
    </w:p>
    <w:p w:rsidR="004A781C" w:rsidRDefault="00393259">
      <w:r>
        <w:t>No Shared Data</w:t>
      </w:r>
    </w:p>
    <w:p w:rsidR="004A781C" w:rsidRDefault="004A781C"/>
    <w:p w:rsidR="004A781C" w:rsidRDefault="004A781C"/>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Pr="004B5BE2" w:rsidRDefault="00894440" w:rsidP="00F957FA">
            <w:pPr>
              <w:spacing w:before="100" w:beforeAutospacing="1" w:after="100" w:afterAutospacing="1"/>
              <w:rPr>
                <w:rFonts w:ascii="Arial" w:hAnsi="Arial" w:cs="Arial"/>
                <w:sz w:val="16"/>
                <w:szCs w:val="16"/>
              </w:rPr>
            </w:pPr>
            <w:proofErr w:type="spellStart"/>
            <w:r w:rsidRPr="00894440">
              <w:rPr>
                <w:rFonts w:ascii="Arial" w:hAnsi="Arial" w:cs="Arial"/>
                <w:sz w:val="16"/>
                <w:szCs w:val="16"/>
              </w:rPr>
              <w:t>ResetCause_Cnt_Enum</w:t>
            </w:r>
            <w:proofErr w:type="spellEnd"/>
          </w:p>
        </w:tc>
        <w:tc>
          <w:tcPr>
            <w:tcW w:w="4455" w:type="dxa"/>
            <w:vAlign w:val="center"/>
          </w:tcPr>
          <w:p w:rsidR="006D33CC" w:rsidRPr="004B5BE2" w:rsidRDefault="00894440" w:rsidP="00F957FA">
            <w:pPr>
              <w:spacing w:before="100" w:beforeAutospacing="1" w:after="100" w:afterAutospacing="1"/>
              <w:rPr>
                <w:rFonts w:ascii="Arial" w:hAnsi="Arial" w:cs="Arial"/>
                <w:sz w:val="16"/>
                <w:szCs w:val="16"/>
              </w:rPr>
            </w:pPr>
            <w:proofErr w:type="spellStart"/>
            <w:r w:rsidRPr="00894440">
              <w:rPr>
                <w:rFonts w:ascii="Arial" w:hAnsi="Arial" w:cs="Arial"/>
                <w:sz w:val="16"/>
                <w:szCs w:val="16"/>
              </w:rPr>
              <w:t>ResetCause_Cnt_Enum</w:t>
            </w:r>
            <w:proofErr w:type="spellEnd"/>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Default="006D33CC" w:rsidP="00F957FA">
            <w:pPr>
              <w:spacing w:before="100" w:beforeAutospacing="1" w:after="100" w:afterAutospacing="1"/>
              <w:rPr>
                <w:rFonts w:ascii="Arial" w:hAnsi="Arial" w:cs="Arial"/>
                <w:sz w:val="16"/>
                <w:szCs w:val="16"/>
              </w:rPr>
            </w:pPr>
          </w:p>
        </w:tc>
        <w:tc>
          <w:tcPr>
            <w:tcW w:w="4455" w:type="dxa"/>
            <w:vAlign w:val="center"/>
          </w:tcPr>
          <w:p w:rsidR="006D33CC" w:rsidRDefault="006D33CC" w:rsidP="00F957FA">
            <w:pPr>
              <w:spacing w:before="100" w:beforeAutospacing="1" w:after="100" w:afterAutospacing="1"/>
              <w:rPr>
                <w:rFonts w:ascii="Arial" w:hAnsi="Arial" w:cs="Arial"/>
                <w:sz w:val="16"/>
                <w:szCs w:val="16"/>
              </w:rPr>
            </w:pP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08"/>
        <w:gridCol w:w="1440"/>
        <w:gridCol w:w="1215"/>
        <w:gridCol w:w="1215"/>
        <w:gridCol w:w="2250"/>
      </w:tblGrid>
      <w:tr w:rsidR="00BD008B" w:rsidTr="00F957FA">
        <w:tc>
          <w:tcPr>
            <w:tcW w:w="280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BD008B" w:rsidTr="00F957FA">
        <w:tc>
          <w:tcPr>
            <w:tcW w:w="2808"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r>
              <w:rPr>
                <w:rFonts w:ascii="Arial" w:hAnsi="Arial" w:cs="Arial"/>
                <w:sz w:val="16"/>
              </w:rPr>
              <w:t>&lt;None&gt;</w:t>
            </w:r>
          </w:p>
        </w:tc>
        <w:tc>
          <w:tcPr>
            <w:tcW w:w="144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225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r>
      <w:tr w:rsidR="00BD008B" w:rsidTr="00F957FA">
        <w:tc>
          <w:tcPr>
            <w:tcW w:w="2808"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1215"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c>
          <w:tcPr>
            <w:tcW w:w="2250" w:type="dxa"/>
            <w:tcBorders>
              <w:top w:val="single" w:sz="6" w:space="0" w:color="auto"/>
              <w:left w:val="single" w:sz="6" w:space="0" w:color="auto"/>
              <w:bottom w:val="single" w:sz="6" w:space="0" w:color="auto"/>
              <w:right w:val="single" w:sz="6" w:space="0" w:color="auto"/>
            </w:tcBorders>
          </w:tcPr>
          <w:p w:rsidR="00BD008B" w:rsidRDefault="00BD008B" w:rsidP="00F957FA">
            <w:pPr>
              <w:spacing w:before="60"/>
              <w:rPr>
                <w:rFonts w:ascii="Arial" w:hAnsi="Arial" w:cs="Arial"/>
                <w:sz w:val="16"/>
              </w:rPr>
            </w:pPr>
          </w:p>
        </w:tc>
      </w:tr>
    </w:tbl>
    <w:p w:rsidR="00BD008B" w:rsidRDefault="00BD008B"/>
    <w:p w:rsidR="004A781C" w:rsidRDefault="004A781C">
      <w:pPr>
        <w:pStyle w:val="Heading3"/>
      </w:pPr>
      <w:r>
        <w:t xml:space="preserve">User defined </w:t>
      </w:r>
      <w:proofErr w:type="spellStart"/>
      <w:r>
        <w:t>typedef</w:t>
      </w:r>
      <w:proofErr w:type="spellEnd"/>
      <w:r>
        <w:t xml:space="preserve"> definition/declaration </w:t>
      </w:r>
    </w:p>
    <w:p w:rsidR="004A781C" w:rsidRDefault="004A781C">
      <w:r>
        <w:t>This section documents any user types uniquely used for the module.</w:t>
      </w:r>
    </w:p>
    <w:tbl>
      <w:tblPr>
        <w:tblW w:w="65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3348"/>
        <w:gridCol w:w="2160"/>
        <w:gridCol w:w="993"/>
      </w:tblGrid>
      <w:tr w:rsidR="00FE2B9B" w:rsidTr="00FE2B9B">
        <w:tc>
          <w:tcPr>
            <w:tcW w:w="3348" w:type="dxa"/>
            <w:shd w:val="pct30" w:color="FFFF00" w:fill="FFFFFF"/>
          </w:tcPr>
          <w:p w:rsidR="00FE2B9B" w:rsidRDefault="00FE2B9B" w:rsidP="00F957FA">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2160" w:type="dxa"/>
            <w:shd w:val="pct30" w:color="FFFF00" w:fill="FFFFFF"/>
          </w:tcPr>
          <w:p w:rsidR="00FE2B9B" w:rsidRDefault="00FE2B9B" w:rsidP="00F957FA">
            <w:pPr>
              <w:spacing w:before="60"/>
              <w:jc w:val="center"/>
              <w:rPr>
                <w:rFonts w:ascii="Arial" w:hAnsi="Arial" w:cs="Arial"/>
                <w:sz w:val="16"/>
              </w:rPr>
            </w:pPr>
            <w:r>
              <w:rPr>
                <w:rFonts w:ascii="Arial" w:hAnsi="Arial" w:cs="Arial"/>
                <w:sz w:val="16"/>
              </w:rPr>
              <w:t>Element Name</w:t>
            </w:r>
          </w:p>
        </w:tc>
        <w:tc>
          <w:tcPr>
            <w:tcW w:w="993" w:type="dxa"/>
            <w:shd w:val="pct30" w:color="FFFF00" w:fill="FFFFFF"/>
          </w:tcPr>
          <w:p w:rsidR="00FE2B9B" w:rsidRDefault="00FE2B9B" w:rsidP="00F957FA">
            <w:pPr>
              <w:spacing w:before="60"/>
              <w:jc w:val="center"/>
              <w:rPr>
                <w:rFonts w:ascii="Arial" w:hAnsi="Arial" w:cs="Arial"/>
                <w:sz w:val="16"/>
              </w:rPr>
            </w:pPr>
            <w:r>
              <w:rPr>
                <w:rFonts w:ascii="Arial" w:hAnsi="Arial" w:cs="Arial"/>
                <w:sz w:val="16"/>
              </w:rPr>
              <w:t>Value</w:t>
            </w:r>
          </w:p>
        </w:tc>
      </w:tr>
      <w:tr w:rsidR="00FE2B9B" w:rsidTr="00FE2B9B">
        <w:tc>
          <w:tcPr>
            <w:tcW w:w="3348" w:type="dxa"/>
          </w:tcPr>
          <w:p w:rsidR="00FE2B9B" w:rsidRDefault="00FE2B9B" w:rsidP="00F957FA">
            <w:pPr>
              <w:spacing w:before="60"/>
              <w:rPr>
                <w:rFonts w:ascii="Arial" w:hAnsi="Arial" w:cs="Arial"/>
                <w:sz w:val="16"/>
              </w:rPr>
            </w:pPr>
            <w:proofErr w:type="spellStart"/>
            <w:r>
              <w:rPr>
                <w:rFonts w:ascii="Arial" w:hAnsi="Arial" w:cs="Arial"/>
                <w:sz w:val="16"/>
              </w:rPr>
              <w:t>enum</w:t>
            </w:r>
            <w:proofErr w:type="spellEnd"/>
            <w:r>
              <w:rPr>
                <w:rFonts w:ascii="Arial" w:hAnsi="Arial" w:cs="Arial"/>
                <w:sz w:val="16"/>
              </w:rPr>
              <w:t xml:space="preserve"> </w:t>
            </w:r>
            <w:proofErr w:type="spellStart"/>
            <w:r w:rsidRPr="001107F6">
              <w:rPr>
                <w:rFonts w:ascii="Arial" w:hAnsi="Arial" w:cs="Arial"/>
                <w:sz w:val="16"/>
              </w:rPr>
              <w:t>systemClockSource</w:t>
            </w:r>
            <w:proofErr w:type="spellEnd"/>
          </w:p>
        </w:tc>
        <w:tc>
          <w:tcPr>
            <w:tcW w:w="2160" w:type="dxa"/>
          </w:tcPr>
          <w:p w:rsidR="00FE2B9B" w:rsidRDefault="00FE2B9B" w:rsidP="001107F6">
            <w:pPr>
              <w:spacing w:before="60"/>
              <w:rPr>
                <w:rFonts w:ascii="Arial" w:hAnsi="Arial" w:cs="Arial"/>
                <w:sz w:val="16"/>
              </w:rPr>
            </w:pPr>
            <w:r w:rsidRPr="00DC74A4">
              <w:rPr>
                <w:rFonts w:ascii="Arial" w:hAnsi="Arial" w:cs="Arial"/>
                <w:sz w:val="16"/>
              </w:rPr>
              <w:t>SYS_OSC</w:t>
            </w:r>
          </w:p>
        </w:tc>
        <w:tc>
          <w:tcPr>
            <w:tcW w:w="993" w:type="dxa"/>
          </w:tcPr>
          <w:p w:rsidR="00FE2B9B" w:rsidRDefault="00FE2B9B" w:rsidP="00F957FA">
            <w:pPr>
              <w:spacing w:before="60"/>
              <w:rPr>
                <w:rFonts w:ascii="Arial" w:hAnsi="Arial" w:cs="Arial"/>
                <w:sz w:val="16"/>
              </w:rPr>
            </w:pPr>
            <w:r>
              <w:rPr>
                <w:rFonts w:ascii="Arial" w:hAnsi="Arial" w:cs="Arial"/>
                <w:sz w:val="16"/>
              </w:rPr>
              <w:t>0</w:t>
            </w:r>
          </w:p>
        </w:tc>
      </w:tr>
      <w:tr w:rsidR="00FE2B9B" w:rsidTr="00FE2B9B">
        <w:tc>
          <w:tcPr>
            <w:tcW w:w="3348" w:type="dxa"/>
          </w:tcPr>
          <w:p w:rsidR="00FE2B9B" w:rsidRDefault="00FE2B9B" w:rsidP="00F957FA">
            <w:pPr>
              <w:spacing w:before="60"/>
              <w:rPr>
                <w:rFonts w:ascii="Arial" w:hAnsi="Arial" w:cs="Arial"/>
                <w:sz w:val="16"/>
              </w:rPr>
            </w:pPr>
          </w:p>
        </w:tc>
        <w:tc>
          <w:tcPr>
            <w:tcW w:w="2160" w:type="dxa"/>
          </w:tcPr>
          <w:p w:rsidR="00FE2B9B" w:rsidRDefault="00FE2B9B" w:rsidP="00F957FA">
            <w:pPr>
              <w:spacing w:before="60"/>
              <w:rPr>
                <w:rFonts w:ascii="Arial" w:hAnsi="Arial" w:cs="Arial"/>
                <w:sz w:val="16"/>
              </w:rPr>
            </w:pPr>
            <w:r w:rsidRPr="00DC74A4">
              <w:rPr>
                <w:rFonts w:ascii="Arial" w:hAnsi="Arial" w:cs="Arial"/>
                <w:sz w:val="16"/>
              </w:rPr>
              <w:t>SYS_PLL1</w:t>
            </w:r>
          </w:p>
        </w:tc>
        <w:tc>
          <w:tcPr>
            <w:tcW w:w="993" w:type="dxa"/>
          </w:tcPr>
          <w:p w:rsidR="00FE2B9B" w:rsidRDefault="00FE2B9B" w:rsidP="00F957FA">
            <w:pPr>
              <w:spacing w:before="60"/>
              <w:rPr>
                <w:rFonts w:ascii="Arial" w:hAnsi="Arial" w:cs="Arial"/>
                <w:sz w:val="16"/>
              </w:rPr>
            </w:pPr>
            <w:r>
              <w:rPr>
                <w:rFonts w:ascii="Arial" w:hAnsi="Arial" w:cs="Arial"/>
                <w:sz w:val="16"/>
              </w:rPr>
              <w:t>1</w:t>
            </w:r>
          </w:p>
        </w:tc>
      </w:tr>
      <w:tr w:rsidR="00FE2B9B" w:rsidTr="00FE2B9B">
        <w:tc>
          <w:tcPr>
            <w:tcW w:w="3348" w:type="dxa"/>
          </w:tcPr>
          <w:p w:rsidR="00FE2B9B" w:rsidRDefault="00FE2B9B" w:rsidP="00F957FA">
            <w:pPr>
              <w:spacing w:before="60"/>
              <w:rPr>
                <w:rFonts w:ascii="Arial" w:hAnsi="Arial" w:cs="Arial"/>
                <w:sz w:val="16"/>
              </w:rPr>
            </w:pPr>
          </w:p>
        </w:tc>
        <w:tc>
          <w:tcPr>
            <w:tcW w:w="2160" w:type="dxa"/>
          </w:tcPr>
          <w:p w:rsidR="00FE2B9B" w:rsidRPr="00DC74A4" w:rsidRDefault="00FE2B9B" w:rsidP="00F957FA">
            <w:pPr>
              <w:spacing w:before="60"/>
              <w:rPr>
                <w:rFonts w:ascii="Arial" w:hAnsi="Arial" w:cs="Arial"/>
                <w:sz w:val="16"/>
              </w:rPr>
            </w:pPr>
            <w:r w:rsidRPr="00DC74A4">
              <w:rPr>
                <w:rFonts w:ascii="Arial" w:hAnsi="Arial" w:cs="Arial"/>
                <w:sz w:val="16"/>
              </w:rPr>
              <w:t>SYS_EXTERNAL1</w:t>
            </w:r>
          </w:p>
        </w:tc>
        <w:tc>
          <w:tcPr>
            <w:tcW w:w="993" w:type="dxa"/>
          </w:tcPr>
          <w:p w:rsidR="00FE2B9B" w:rsidRDefault="00FE2B9B" w:rsidP="00F957FA">
            <w:pPr>
              <w:spacing w:before="60"/>
              <w:rPr>
                <w:rFonts w:ascii="Arial" w:hAnsi="Arial" w:cs="Arial"/>
                <w:sz w:val="16"/>
              </w:rPr>
            </w:pPr>
            <w:r>
              <w:rPr>
                <w:rFonts w:ascii="Arial" w:hAnsi="Arial" w:cs="Arial"/>
                <w:sz w:val="16"/>
              </w:rPr>
              <w:t>3</w:t>
            </w:r>
          </w:p>
        </w:tc>
      </w:tr>
      <w:tr w:rsidR="00FE2B9B" w:rsidTr="00FE2B9B">
        <w:tc>
          <w:tcPr>
            <w:tcW w:w="3348" w:type="dxa"/>
          </w:tcPr>
          <w:p w:rsidR="00FE2B9B" w:rsidRDefault="00FE2B9B" w:rsidP="00F957FA">
            <w:pPr>
              <w:spacing w:before="60"/>
              <w:rPr>
                <w:rFonts w:ascii="Arial" w:hAnsi="Arial" w:cs="Arial"/>
                <w:sz w:val="16"/>
              </w:rPr>
            </w:pPr>
          </w:p>
        </w:tc>
        <w:tc>
          <w:tcPr>
            <w:tcW w:w="2160" w:type="dxa"/>
          </w:tcPr>
          <w:p w:rsidR="00FE2B9B" w:rsidRPr="00DC74A4" w:rsidRDefault="00FE2B9B" w:rsidP="00F957FA">
            <w:pPr>
              <w:spacing w:before="60"/>
              <w:rPr>
                <w:rFonts w:ascii="Arial" w:hAnsi="Arial" w:cs="Arial"/>
                <w:sz w:val="16"/>
              </w:rPr>
            </w:pPr>
            <w:r w:rsidRPr="00DC74A4">
              <w:rPr>
                <w:rFonts w:ascii="Arial" w:hAnsi="Arial" w:cs="Arial"/>
                <w:sz w:val="16"/>
              </w:rPr>
              <w:t>SYS_LPO_LOW</w:t>
            </w:r>
          </w:p>
        </w:tc>
        <w:tc>
          <w:tcPr>
            <w:tcW w:w="993" w:type="dxa"/>
          </w:tcPr>
          <w:p w:rsidR="00FE2B9B" w:rsidRDefault="00FE2B9B" w:rsidP="00F957FA">
            <w:pPr>
              <w:spacing w:before="60"/>
              <w:rPr>
                <w:rFonts w:ascii="Arial" w:hAnsi="Arial" w:cs="Arial"/>
                <w:sz w:val="16"/>
              </w:rPr>
            </w:pPr>
            <w:r>
              <w:rPr>
                <w:rFonts w:ascii="Arial" w:hAnsi="Arial" w:cs="Arial"/>
                <w:sz w:val="16"/>
              </w:rPr>
              <w:t>4</w:t>
            </w:r>
          </w:p>
        </w:tc>
      </w:tr>
      <w:tr w:rsidR="00FE2B9B" w:rsidTr="00FE2B9B">
        <w:tc>
          <w:tcPr>
            <w:tcW w:w="3348" w:type="dxa"/>
          </w:tcPr>
          <w:p w:rsidR="00FE2B9B" w:rsidRDefault="00FE2B9B" w:rsidP="00F957FA">
            <w:pPr>
              <w:spacing w:before="60"/>
              <w:rPr>
                <w:rFonts w:ascii="Arial" w:hAnsi="Arial" w:cs="Arial"/>
                <w:sz w:val="16"/>
              </w:rPr>
            </w:pPr>
          </w:p>
        </w:tc>
        <w:tc>
          <w:tcPr>
            <w:tcW w:w="2160" w:type="dxa"/>
          </w:tcPr>
          <w:p w:rsidR="00FE2B9B" w:rsidRPr="00DC74A4" w:rsidRDefault="00FE2B9B" w:rsidP="00F957FA">
            <w:pPr>
              <w:spacing w:before="60"/>
              <w:rPr>
                <w:rFonts w:ascii="Arial" w:hAnsi="Arial" w:cs="Arial"/>
                <w:sz w:val="16"/>
              </w:rPr>
            </w:pPr>
            <w:r w:rsidRPr="00DC74A4">
              <w:rPr>
                <w:rFonts w:ascii="Arial" w:hAnsi="Arial" w:cs="Arial"/>
                <w:sz w:val="16"/>
              </w:rPr>
              <w:t>SYS_LPO_HIGH</w:t>
            </w:r>
          </w:p>
        </w:tc>
        <w:tc>
          <w:tcPr>
            <w:tcW w:w="993" w:type="dxa"/>
          </w:tcPr>
          <w:p w:rsidR="00FE2B9B" w:rsidRDefault="00FE2B9B" w:rsidP="00F957FA">
            <w:pPr>
              <w:spacing w:before="60"/>
              <w:rPr>
                <w:rFonts w:ascii="Arial" w:hAnsi="Arial" w:cs="Arial"/>
                <w:sz w:val="16"/>
              </w:rPr>
            </w:pPr>
            <w:r>
              <w:rPr>
                <w:rFonts w:ascii="Arial" w:hAnsi="Arial" w:cs="Arial"/>
                <w:sz w:val="16"/>
              </w:rPr>
              <w:t>5</w:t>
            </w:r>
          </w:p>
        </w:tc>
      </w:tr>
      <w:tr w:rsidR="00FE2B9B" w:rsidTr="00FE2B9B">
        <w:tc>
          <w:tcPr>
            <w:tcW w:w="3348" w:type="dxa"/>
          </w:tcPr>
          <w:p w:rsidR="00FE2B9B" w:rsidRDefault="00FE2B9B" w:rsidP="00F957FA">
            <w:pPr>
              <w:spacing w:before="60"/>
              <w:rPr>
                <w:rFonts w:ascii="Arial" w:hAnsi="Arial" w:cs="Arial"/>
                <w:sz w:val="16"/>
              </w:rPr>
            </w:pPr>
          </w:p>
        </w:tc>
        <w:tc>
          <w:tcPr>
            <w:tcW w:w="2160" w:type="dxa"/>
          </w:tcPr>
          <w:p w:rsidR="00FE2B9B" w:rsidRPr="00DC74A4" w:rsidRDefault="00FE2B9B" w:rsidP="00F957FA">
            <w:pPr>
              <w:spacing w:before="60"/>
              <w:rPr>
                <w:rFonts w:ascii="Arial" w:hAnsi="Arial" w:cs="Arial"/>
                <w:sz w:val="16"/>
              </w:rPr>
            </w:pPr>
            <w:r w:rsidRPr="00DC74A4">
              <w:rPr>
                <w:rFonts w:ascii="Arial" w:hAnsi="Arial" w:cs="Arial"/>
                <w:sz w:val="16"/>
              </w:rPr>
              <w:t>SYS_PLL2</w:t>
            </w:r>
          </w:p>
        </w:tc>
        <w:tc>
          <w:tcPr>
            <w:tcW w:w="993" w:type="dxa"/>
          </w:tcPr>
          <w:p w:rsidR="00FE2B9B" w:rsidRDefault="00FE2B9B" w:rsidP="00F957FA">
            <w:pPr>
              <w:spacing w:before="60"/>
              <w:rPr>
                <w:rFonts w:ascii="Arial" w:hAnsi="Arial" w:cs="Arial"/>
                <w:sz w:val="16"/>
              </w:rPr>
            </w:pPr>
            <w:r>
              <w:rPr>
                <w:rFonts w:ascii="Arial" w:hAnsi="Arial" w:cs="Arial"/>
                <w:sz w:val="16"/>
              </w:rPr>
              <w:t>6</w:t>
            </w:r>
          </w:p>
        </w:tc>
      </w:tr>
      <w:tr w:rsidR="00FE2B9B" w:rsidTr="00FE2B9B">
        <w:tc>
          <w:tcPr>
            <w:tcW w:w="3348" w:type="dxa"/>
          </w:tcPr>
          <w:p w:rsidR="00FE2B9B" w:rsidRDefault="00FE2B9B" w:rsidP="00F957FA">
            <w:pPr>
              <w:spacing w:before="60"/>
              <w:rPr>
                <w:rFonts w:ascii="Arial" w:hAnsi="Arial" w:cs="Arial"/>
                <w:sz w:val="16"/>
              </w:rPr>
            </w:pPr>
          </w:p>
        </w:tc>
        <w:tc>
          <w:tcPr>
            <w:tcW w:w="2160" w:type="dxa"/>
          </w:tcPr>
          <w:p w:rsidR="00FE2B9B" w:rsidRPr="00DC74A4" w:rsidRDefault="00FE2B9B" w:rsidP="00F957FA">
            <w:pPr>
              <w:spacing w:before="60"/>
              <w:rPr>
                <w:rFonts w:ascii="Arial" w:hAnsi="Arial" w:cs="Arial"/>
                <w:sz w:val="16"/>
              </w:rPr>
            </w:pPr>
            <w:r w:rsidRPr="00DC74A4">
              <w:rPr>
                <w:rFonts w:ascii="Arial" w:hAnsi="Arial" w:cs="Arial"/>
                <w:sz w:val="16"/>
              </w:rPr>
              <w:t>SYS_EXTERNAL2</w:t>
            </w:r>
          </w:p>
        </w:tc>
        <w:tc>
          <w:tcPr>
            <w:tcW w:w="993" w:type="dxa"/>
          </w:tcPr>
          <w:p w:rsidR="00FE2B9B" w:rsidRDefault="00FE2B9B" w:rsidP="00F957FA">
            <w:pPr>
              <w:spacing w:before="60"/>
              <w:rPr>
                <w:rFonts w:ascii="Arial" w:hAnsi="Arial" w:cs="Arial"/>
                <w:sz w:val="16"/>
              </w:rPr>
            </w:pPr>
            <w:r>
              <w:rPr>
                <w:rFonts w:ascii="Arial" w:hAnsi="Arial" w:cs="Arial"/>
                <w:sz w:val="16"/>
              </w:rPr>
              <w:t>7</w:t>
            </w:r>
          </w:p>
        </w:tc>
      </w:tr>
      <w:tr w:rsidR="00FE2B9B" w:rsidTr="00FE2B9B">
        <w:tc>
          <w:tcPr>
            <w:tcW w:w="3348" w:type="dxa"/>
          </w:tcPr>
          <w:p w:rsidR="00FE2B9B" w:rsidRDefault="00FE2B9B" w:rsidP="00F957FA">
            <w:pPr>
              <w:spacing w:before="60"/>
              <w:rPr>
                <w:rFonts w:ascii="Arial" w:hAnsi="Arial" w:cs="Arial"/>
                <w:sz w:val="16"/>
              </w:rPr>
            </w:pPr>
          </w:p>
        </w:tc>
        <w:tc>
          <w:tcPr>
            <w:tcW w:w="2160" w:type="dxa"/>
          </w:tcPr>
          <w:p w:rsidR="00FE2B9B" w:rsidRPr="00DC74A4" w:rsidRDefault="00FE2B9B" w:rsidP="00F957FA">
            <w:pPr>
              <w:spacing w:before="60"/>
              <w:rPr>
                <w:rFonts w:ascii="Arial" w:hAnsi="Arial" w:cs="Arial"/>
                <w:sz w:val="16"/>
              </w:rPr>
            </w:pPr>
            <w:r w:rsidRPr="00DC74A4">
              <w:rPr>
                <w:rFonts w:ascii="Arial" w:hAnsi="Arial" w:cs="Arial"/>
                <w:sz w:val="16"/>
              </w:rPr>
              <w:t>SYS_VCLK</w:t>
            </w:r>
          </w:p>
        </w:tc>
        <w:tc>
          <w:tcPr>
            <w:tcW w:w="993" w:type="dxa"/>
          </w:tcPr>
          <w:p w:rsidR="00FE2B9B" w:rsidRDefault="00FE2B9B" w:rsidP="00F957FA">
            <w:pPr>
              <w:spacing w:before="60"/>
              <w:rPr>
                <w:rFonts w:ascii="Arial" w:hAnsi="Arial" w:cs="Arial"/>
                <w:sz w:val="16"/>
              </w:rPr>
            </w:pPr>
            <w:r>
              <w:rPr>
                <w:rFonts w:ascii="Arial" w:hAnsi="Arial" w:cs="Arial"/>
                <w:sz w:val="16"/>
              </w:rPr>
              <w:t>9</w:t>
            </w: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BD3DFF">
            <w:pPr>
              <w:spacing w:before="60"/>
              <w:rPr>
                <w:rFonts w:ascii="Arial" w:hAnsi="Arial" w:cs="Arial"/>
                <w:sz w:val="16"/>
              </w:rPr>
            </w:pPr>
            <w:r>
              <w:rPr>
                <w:rFonts w:ascii="Arial" w:hAnsi="Arial" w:cs="Arial"/>
                <w:sz w:val="16"/>
              </w:rPr>
              <w:t>&lt;</w:t>
            </w:r>
            <w:r w:rsidR="004A781C">
              <w:rPr>
                <w:rFonts w:ascii="Arial" w:hAnsi="Arial" w:cs="Arial"/>
                <w:sz w:val="16"/>
              </w:rPr>
              <w:t>None</w:t>
            </w:r>
            <w:r>
              <w:rPr>
                <w:rFonts w:ascii="Arial" w:hAnsi="Arial" w:cs="Arial"/>
                <w:sz w:val="16"/>
              </w:rPr>
              <w:t>&gt;</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2"/>
      </w:pPr>
      <w:proofErr w:type="gramStart"/>
      <w:r>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w:t>
      </w:r>
      <w:proofErr w:type="spellStart"/>
      <w:r>
        <w:t>Eng</w:t>
      </w:r>
      <w:proofErr w:type="spellEnd"/>
      <w:r>
        <w:t xml:space="preserve">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888"/>
        <w:gridCol w:w="1680"/>
        <w:gridCol w:w="1680"/>
        <w:gridCol w:w="1680"/>
      </w:tblGrid>
      <w:tr w:rsidR="00DE4889" w:rsidTr="00F957FA">
        <w:tc>
          <w:tcPr>
            <w:tcW w:w="388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DE4889" w:rsidTr="00F957FA">
        <w:tc>
          <w:tcPr>
            <w:tcW w:w="3888"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sidRPr="00034778">
              <w:rPr>
                <w:rFonts w:ascii="Arial" w:hAnsi="Arial" w:cs="Arial"/>
                <w:sz w:val="16"/>
              </w:rPr>
              <w:t>D_OTP1BITERRADDR_CNT_U32</w:t>
            </w:r>
          </w:p>
        </w:tc>
        <w:tc>
          <w:tcPr>
            <w:tcW w:w="1680"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sidRPr="00034778">
              <w:rPr>
                <w:rFonts w:ascii="Arial" w:hAnsi="Arial" w:cs="Arial"/>
                <w:sz w:val="16"/>
              </w:rPr>
              <w:t>0xF00803F4</w:t>
            </w:r>
          </w:p>
        </w:tc>
      </w:tr>
      <w:tr w:rsidR="00DE4889" w:rsidTr="00F957FA">
        <w:tc>
          <w:tcPr>
            <w:tcW w:w="3888"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sidRPr="00034778">
              <w:rPr>
                <w:rFonts w:ascii="Arial" w:hAnsi="Arial" w:cs="Arial"/>
                <w:sz w:val="16"/>
              </w:rPr>
              <w:t>D_OTP2BITERRADDR_CNT_U32</w:t>
            </w:r>
          </w:p>
        </w:tc>
        <w:tc>
          <w:tcPr>
            <w:tcW w:w="1680"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sidRPr="00034778">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DE4889" w:rsidRDefault="00034778" w:rsidP="00F957FA">
            <w:pPr>
              <w:spacing w:before="60"/>
              <w:rPr>
                <w:rFonts w:ascii="Arial" w:hAnsi="Arial" w:cs="Arial"/>
                <w:sz w:val="16"/>
              </w:rPr>
            </w:pPr>
            <w:r w:rsidRPr="00034778">
              <w:rPr>
                <w:rFonts w:ascii="Arial" w:hAnsi="Arial" w:cs="Arial"/>
                <w:sz w:val="16"/>
              </w:rPr>
              <w:t>0xF00803FC</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742147" w:rsidP="00F957FA">
            <w:pPr>
              <w:spacing w:before="60"/>
              <w:rPr>
                <w:rFonts w:ascii="Arial" w:hAnsi="Arial" w:cs="Arial"/>
                <w:sz w:val="16"/>
              </w:rPr>
            </w:pPr>
            <w:r>
              <w:rPr>
                <w:rFonts w:ascii="Arial" w:hAnsi="Arial" w:cs="Arial"/>
                <w:sz w:val="16"/>
              </w:rPr>
              <w:t>D_DPRAMSELECT_CNT_U32</w:t>
            </w:r>
          </w:p>
        </w:tc>
        <w:tc>
          <w:tcPr>
            <w:tcW w:w="1680" w:type="dxa"/>
            <w:tcBorders>
              <w:top w:val="single" w:sz="6" w:space="0" w:color="auto"/>
              <w:left w:val="single" w:sz="6" w:space="0" w:color="auto"/>
              <w:bottom w:val="single" w:sz="6" w:space="0" w:color="auto"/>
              <w:right w:val="single" w:sz="6" w:space="0" w:color="auto"/>
            </w:tcBorders>
          </w:tcPr>
          <w:p w:rsidR="001107F6" w:rsidRDefault="00742147"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742147" w:rsidP="00F957FA">
            <w:pPr>
              <w:spacing w:before="60"/>
              <w:rPr>
                <w:rFonts w:ascii="Arial" w:hAnsi="Arial" w:cs="Arial"/>
                <w:sz w:val="16"/>
              </w:rPr>
            </w:pPr>
            <w:r w:rsidRPr="0074214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742147" w:rsidP="00F957FA">
            <w:pPr>
              <w:spacing w:before="60"/>
              <w:rPr>
                <w:rFonts w:ascii="Arial" w:hAnsi="Arial" w:cs="Arial"/>
                <w:sz w:val="16"/>
              </w:rPr>
            </w:pPr>
            <w:r>
              <w:rPr>
                <w:rFonts w:ascii="Arial" w:hAnsi="Arial" w:cs="Arial"/>
                <w:sz w:val="16"/>
              </w:rPr>
              <w:t>0x4</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742147" w:rsidP="00742147">
            <w:pPr>
              <w:spacing w:before="60"/>
              <w:rPr>
                <w:rFonts w:ascii="Arial" w:hAnsi="Arial" w:cs="Arial"/>
                <w:sz w:val="16"/>
              </w:rPr>
            </w:pPr>
            <w:r w:rsidRPr="00742147">
              <w:rPr>
                <w:rFonts w:ascii="Arial" w:hAnsi="Arial" w:cs="Arial"/>
                <w:sz w:val="16"/>
              </w:rPr>
              <w:t>D_</w:t>
            </w:r>
            <w:r>
              <w:rPr>
                <w:rFonts w:ascii="Arial" w:hAnsi="Arial" w:cs="Arial"/>
                <w:sz w:val="16"/>
              </w:rPr>
              <w:t>S</w:t>
            </w:r>
            <w:r w:rsidRPr="00742147">
              <w:rPr>
                <w:rFonts w:ascii="Arial" w:hAnsi="Arial" w:cs="Arial"/>
                <w:sz w:val="16"/>
              </w:rPr>
              <w:t>PRAMSELECT_CNT_U32</w:t>
            </w:r>
          </w:p>
        </w:tc>
        <w:tc>
          <w:tcPr>
            <w:tcW w:w="1680" w:type="dxa"/>
            <w:tcBorders>
              <w:top w:val="single" w:sz="6" w:space="0" w:color="auto"/>
              <w:left w:val="single" w:sz="6" w:space="0" w:color="auto"/>
              <w:bottom w:val="single" w:sz="6" w:space="0" w:color="auto"/>
              <w:right w:val="single" w:sz="6" w:space="0" w:color="auto"/>
            </w:tcBorders>
          </w:tcPr>
          <w:p w:rsidR="001107F6" w:rsidRDefault="00742147"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742147" w:rsidP="00F957FA">
            <w:pPr>
              <w:spacing w:before="60"/>
              <w:rPr>
                <w:rFonts w:ascii="Arial" w:hAnsi="Arial" w:cs="Arial"/>
                <w:sz w:val="16"/>
              </w:rPr>
            </w:pPr>
            <w:r w:rsidRPr="00742147">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742147" w:rsidP="00F957FA">
            <w:pPr>
              <w:spacing w:before="60"/>
              <w:rPr>
                <w:rFonts w:ascii="Arial" w:hAnsi="Arial" w:cs="Arial"/>
                <w:sz w:val="16"/>
              </w:rPr>
            </w:pPr>
            <w:r>
              <w:rPr>
                <w:rFonts w:ascii="Arial" w:hAnsi="Arial" w:cs="Arial"/>
                <w:sz w:val="16"/>
              </w:rPr>
              <w:t>0x8</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D_EFCAUTOLOADERROREN_CNT_U32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0x00040000</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D_EFCINSTRUCTIONERROREN_CNT_U32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0x00080000</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D_EFCINSTRUCTIONINFOEN_CNT_U32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0x00100000</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D_EFCSELFTESTERROREN_CNT_U32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0x00200000</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D_EFCSELFTESTDONE_CNT_U32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0x00008000</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D_EFCSELFTESTERROR_CNT_U32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0x00004000</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D_OUTPUTENABLE_CNT_U32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0x0003C000</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1F768A" w:rsidP="00F957FA">
            <w:pPr>
              <w:spacing w:before="60"/>
              <w:rPr>
                <w:rFonts w:ascii="Arial" w:hAnsi="Arial" w:cs="Arial"/>
                <w:sz w:val="16"/>
              </w:rPr>
            </w:pPr>
            <w:r w:rsidRPr="001F768A">
              <w:rPr>
                <w:rFonts w:ascii="Arial" w:hAnsi="Arial" w:cs="Arial"/>
                <w:sz w:val="16"/>
              </w:rPr>
              <w:t>D_SELFTESTERROR_CNT_U32</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1F768A" w:rsidP="00F957FA">
            <w:pPr>
              <w:spacing w:before="60"/>
              <w:rPr>
                <w:rFonts w:ascii="Arial" w:hAnsi="Arial" w:cs="Arial"/>
                <w:sz w:val="16"/>
              </w:rPr>
            </w:pPr>
            <w:r w:rsidRPr="001F768A">
              <w:rPr>
                <w:rFonts w:ascii="Arial" w:hAnsi="Arial" w:cs="Arial"/>
                <w:sz w:val="16"/>
              </w:rPr>
              <w:t>0x18</w:t>
            </w:r>
          </w:p>
        </w:tc>
      </w:tr>
      <w:tr w:rsidR="001107F6" w:rsidTr="00F957FA">
        <w:tc>
          <w:tcPr>
            <w:tcW w:w="3888" w:type="dxa"/>
            <w:tcBorders>
              <w:top w:val="single" w:sz="6" w:space="0" w:color="auto"/>
              <w:left w:val="single" w:sz="6" w:space="0" w:color="auto"/>
              <w:bottom w:val="single" w:sz="6" w:space="0" w:color="auto"/>
              <w:right w:val="single" w:sz="6" w:space="0" w:color="auto"/>
            </w:tcBorders>
          </w:tcPr>
          <w:p w:rsidR="001107F6" w:rsidRPr="001107F6" w:rsidRDefault="00525AA7" w:rsidP="00F957FA">
            <w:pPr>
              <w:spacing w:before="60"/>
              <w:rPr>
                <w:rFonts w:ascii="Arial" w:hAnsi="Arial" w:cs="Arial"/>
                <w:sz w:val="16"/>
              </w:rPr>
            </w:pPr>
            <w:r w:rsidRPr="00525AA7">
              <w:rPr>
                <w:rFonts w:ascii="Arial" w:hAnsi="Arial" w:cs="Arial"/>
                <w:sz w:val="16"/>
              </w:rPr>
              <w:t>D_LPOTRIMVALUE_CNT_U32</w:t>
            </w:r>
          </w:p>
        </w:tc>
        <w:tc>
          <w:tcPr>
            <w:tcW w:w="1680" w:type="dxa"/>
            <w:tcBorders>
              <w:top w:val="single" w:sz="6" w:space="0" w:color="auto"/>
              <w:left w:val="single" w:sz="6" w:space="0" w:color="auto"/>
              <w:bottom w:val="single" w:sz="6" w:space="0" w:color="auto"/>
              <w:right w:val="single" w:sz="6" w:space="0" w:color="auto"/>
            </w:tcBorders>
          </w:tcPr>
          <w:p w:rsidR="001107F6" w:rsidRDefault="00B60A3F"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107F6" w:rsidRDefault="00B60A3F"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107F6" w:rsidRDefault="00B60A3F" w:rsidP="00F957FA">
            <w:pPr>
              <w:spacing w:before="60"/>
              <w:rPr>
                <w:rFonts w:ascii="Arial" w:hAnsi="Arial" w:cs="Arial"/>
                <w:sz w:val="16"/>
              </w:rPr>
            </w:pPr>
            <w:r>
              <w:rPr>
                <w:rFonts w:ascii="Arial" w:hAnsi="Arial" w:cs="Arial"/>
                <w:sz w:val="16"/>
              </w:rPr>
              <w:t>((*(uint32*)0xF00801B4</w:t>
            </w:r>
            <w:r w:rsidRPr="00B60A3F">
              <w:rPr>
                <w:rFonts w:ascii="Arial" w:hAnsi="Arial" w:cs="Arial"/>
                <w:sz w:val="16"/>
              </w:rPr>
              <w:t>) &amp; 0xFFFF0000)&gt;&gt;16</w:t>
            </w:r>
          </w:p>
        </w:tc>
      </w:tr>
      <w:tr w:rsidR="005B3FF9" w:rsidTr="00F957FA">
        <w:tc>
          <w:tcPr>
            <w:tcW w:w="3888" w:type="dxa"/>
            <w:tcBorders>
              <w:top w:val="single" w:sz="6" w:space="0" w:color="auto"/>
              <w:left w:val="single" w:sz="6" w:space="0" w:color="auto"/>
              <w:bottom w:val="single" w:sz="6" w:space="0" w:color="auto"/>
              <w:right w:val="single" w:sz="6" w:space="0" w:color="auto"/>
            </w:tcBorders>
          </w:tcPr>
          <w:p w:rsidR="005B3FF9" w:rsidRPr="00525AA7" w:rsidRDefault="006155C0" w:rsidP="00F957FA">
            <w:pPr>
              <w:spacing w:before="60"/>
              <w:rPr>
                <w:rFonts w:ascii="Arial" w:hAnsi="Arial" w:cs="Arial"/>
                <w:sz w:val="16"/>
              </w:rPr>
            </w:pPr>
            <w:r>
              <w:rPr>
                <w:rFonts w:ascii="Arial" w:hAnsi="Arial" w:cs="Arial"/>
                <w:sz w:val="16"/>
              </w:rPr>
              <w:t>D_</w:t>
            </w:r>
            <w:r w:rsidR="005B3FF9" w:rsidRPr="002A6992">
              <w:rPr>
                <w:rFonts w:ascii="Arial" w:hAnsi="Arial" w:cs="Arial"/>
                <w:sz w:val="16"/>
              </w:rPr>
              <w:t>PLLSLIPMASK</w:t>
            </w:r>
            <w:r>
              <w:rPr>
                <w:rFonts w:ascii="Arial" w:hAnsi="Arial" w:cs="Arial"/>
                <w:sz w:val="16"/>
              </w:rPr>
              <w:t>_CNT_U32</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5B3FF9">
              <w:rPr>
                <w:rFonts w:ascii="Arial" w:hAnsi="Arial" w:cs="Arial"/>
                <w:sz w:val="16"/>
              </w:rPr>
              <w:t>0x00000300</w:t>
            </w:r>
          </w:p>
        </w:tc>
      </w:tr>
      <w:tr w:rsidR="005B3FF9" w:rsidTr="00F957FA">
        <w:tc>
          <w:tcPr>
            <w:tcW w:w="3888" w:type="dxa"/>
            <w:tcBorders>
              <w:top w:val="single" w:sz="6" w:space="0" w:color="auto"/>
              <w:left w:val="single" w:sz="6" w:space="0" w:color="auto"/>
              <w:bottom w:val="single" w:sz="6" w:space="0" w:color="auto"/>
              <w:right w:val="single" w:sz="6" w:space="0" w:color="auto"/>
            </w:tcBorders>
          </w:tcPr>
          <w:p w:rsidR="005B3FF9" w:rsidRPr="00525AA7" w:rsidRDefault="005B3FF9"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p>
        </w:tc>
      </w:tr>
      <w:tr w:rsidR="005B3FF9" w:rsidTr="00F957FA">
        <w:tc>
          <w:tcPr>
            <w:tcW w:w="3888" w:type="dxa"/>
            <w:tcBorders>
              <w:top w:val="single" w:sz="6" w:space="0" w:color="auto"/>
              <w:left w:val="single" w:sz="6" w:space="0" w:color="auto"/>
              <w:bottom w:val="single" w:sz="6" w:space="0" w:color="auto"/>
              <w:right w:val="single" w:sz="6" w:space="0" w:color="auto"/>
            </w:tcBorders>
          </w:tcPr>
          <w:p w:rsidR="005B3FF9" w:rsidRPr="00525AA7" w:rsidRDefault="005B3FF9" w:rsidP="00F957FA">
            <w:pPr>
              <w:spacing w:before="60"/>
              <w:rPr>
                <w:rFonts w:ascii="Arial" w:hAnsi="Arial" w:cs="Arial"/>
                <w:sz w:val="16"/>
              </w:rPr>
            </w:pPr>
            <w:r w:rsidRPr="005B3FF9">
              <w:rPr>
                <w:rFonts w:ascii="Arial" w:hAnsi="Arial" w:cs="Arial"/>
                <w:sz w:val="16"/>
              </w:rPr>
              <w:t>D_LOWBYTEMASK_CNT_U32</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5B3FF9">
              <w:rPr>
                <w:rFonts w:ascii="Arial" w:hAnsi="Arial" w:cs="Arial"/>
                <w:sz w:val="16"/>
              </w:rPr>
              <w:t>0x0000000FFUL</w:t>
            </w:r>
          </w:p>
        </w:tc>
      </w:tr>
      <w:tr w:rsidR="005B3FF9" w:rsidTr="00F957FA">
        <w:tc>
          <w:tcPr>
            <w:tcW w:w="3888" w:type="dxa"/>
            <w:tcBorders>
              <w:top w:val="single" w:sz="6" w:space="0" w:color="auto"/>
              <w:left w:val="single" w:sz="6" w:space="0" w:color="auto"/>
              <w:bottom w:val="single" w:sz="6" w:space="0" w:color="auto"/>
              <w:right w:val="single" w:sz="6" w:space="0" w:color="auto"/>
            </w:tcBorders>
          </w:tcPr>
          <w:p w:rsidR="005B3FF9" w:rsidRPr="00525AA7" w:rsidRDefault="005B3FF9" w:rsidP="00F957FA">
            <w:pPr>
              <w:spacing w:before="60"/>
              <w:rPr>
                <w:rFonts w:ascii="Arial" w:hAnsi="Arial" w:cs="Arial"/>
                <w:sz w:val="16"/>
              </w:rPr>
            </w:pPr>
            <w:r w:rsidRPr="005B3FF9">
              <w:rPr>
                <w:rFonts w:ascii="Arial" w:hAnsi="Arial" w:cs="Arial"/>
                <w:sz w:val="16"/>
              </w:rPr>
              <w:lastRenderedPageBreak/>
              <w:t>D_CURRENTLPOTRIMMASK_CNT_U32</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5B3FF9">
              <w:rPr>
                <w:rFonts w:ascii="Arial" w:hAnsi="Arial" w:cs="Arial"/>
                <w:sz w:val="16"/>
              </w:rPr>
              <w:t>0x00000FFFFUL</w:t>
            </w:r>
          </w:p>
        </w:tc>
      </w:tr>
      <w:tr w:rsidR="005B3FF9" w:rsidTr="00F957FA">
        <w:tc>
          <w:tcPr>
            <w:tcW w:w="3888" w:type="dxa"/>
            <w:tcBorders>
              <w:top w:val="single" w:sz="6" w:space="0" w:color="auto"/>
              <w:left w:val="single" w:sz="6" w:space="0" w:color="auto"/>
              <w:bottom w:val="single" w:sz="6" w:space="0" w:color="auto"/>
              <w:right w:val="single" w:sz="6" w:space="0" w:color="auto"/>
            </w:tcBorders>
          </w:tcPr>
          <w:p w:rsidR="005B3FF9" w:rsidRPr="00525AA7" w:rsidRDefault="005B3FF9" w:rsidP="00F957FA">
            <w:pPr>
              <w:spacing w:before="60"/>
              <w:rPr>
                <w:rFonts w:ascii="Arial" w:hAnsi="Arial" w:cs="Arial"/>
                <w:sz w:val="16"/>
              </w:rPr>
            </w:pPr>
            <w:r w:rsidRPr="005B3FF9">
              <w:rPr>
                <w:rFonts w:ascii="Arial" w:hAnsi="Arial" w:cs="Arial"/>
                <w:sz w:val="16"/>
              </w:rPr>
              <w:t>D_LPOMONLFTRIMMASK_CNT_U32</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5B3FF9">
              <w:rPr>
                <w:rFonts w:ascii="Arial" w:hAnsi="Arial" w:cs="Arial"/>
                <w:sz w:val="16"/>
              </w:rPr>
              <w:t>0xFFFFFF00UL</w:t>
            </w:r>
          </w:p>
        </w:tc>
      </w:tr>
      <w:tr w:rsidR="005B3FF9" w:rsidTr="00F957FA">
        <w:tc>
          <w:tcPr>
            <w:tcW w:w="3888" w:type="dxa"/>
            <w:tcBorders>
              <w:top w:val="single" w:sz="6" w:space="0" w:color="auto"/>
              <w:left w:val="single" w:sz="6" w:space="0" w:color="auto"/>
              <w:bottom w:val="single" w:sz="6" w:space="0" w:color="auto"/>
              <w:right w:val="single" w:sz="6" w:space="0" w:color="auto"/>
            </w:tcBorders>
          </w:tcPr>
          <w:p w:rsidR="005B3FF9" w:rsidRPr="005B3FF9" w:rsidRDefault="005B3FF9" w:rsidP="00F957FA">
            <w:pPr>
              <w:spacing w:before="60"/>
              <w:rPr>
                <w:rFonts w:ascii="Arial" w:hAnsi="Arial" w:cs="Arial"/>
                <w:sz w:val="16"/>
              </w:rPr>
            </w:pPr>
            <w:r w:rsidRPr="005B3FF9">
              <w:rPr>
                <w:rFonts w:ascii="Arial" w:hAnsi="Arial" w:cs="Arial"/>
                <w:sz w:val="16"/>
              </w:rPr>
              <w:t>D_LPOMONHFTRIMMASK_CNT_U32</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1F768A">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5B3FF9" w:rsidRDefault="005B3FF9" w:rsidP="00F957FA">
            <w:pPr>
              <w:spacing w:before="60"/>
              <w:rPr>
                <w:rFonts w:ascii="Arial" w:hAnsi="Arial" w:cs="Arial"/>
                <w:sz w:val="16"/>
              </w:rPr>
            </w:pPr>
            <w:r w:rsidRPr="005B3FF9">
              <w:rPr>
                <w:rFonts w:ascii="Arial" w:hAnsi="Arial" w:cs="Arial"/>
                <w:sz w:val="16"/>
              </w:rPr>
              <w:t>0xFFFF00FFUL</w:t>
            </w:r>
          </w:p>
        </w:tc>
      </w:tr>
      <w:tr w:rsidR="00C215E1" w:rsidTr="00F957FA">
        <w:tc>
          <w:tcPr>
            <w:tcW w:w="3888" w:type="dxa"/>
            <w:tcBorders>
              <w:top w:val="single" w:sz="6" w:space="0" w:color="auto"/>
              <w:left w:val="single" w:sz="6" w:space="0" w:color="auto"/>
              <w:bottom w:val="single" w:sz="6" w:space="0" w:color="auto"/>
              <w:right w:val="single" w:sz="6" w:space="0" w:color="auto"/>
            </w:tcBorders>
          </w:tcPr>
          <w:p w:rsidR="00C215E1" w:rsidRPr="005B3FF9" w:rsidRDefault="00C215E1" w:rsidP="00F957FA">
            <w:pPr>
              <w:spacing w:before="60"/>
              <w:rPr>
                <w:rFonts w:ascii="Arial" w:hAnsi="Arial" w:cs="Arial"/>
                <w:sz w:val="16"/>
              </w:rPr>
            </w:pPr>
            <w:r w:rsidRPr="00C215E1">
              <w:rPr>
                <w:rFonts w:ascii="Arial" w:hAnsi="Arial" w:cs="Arial"/>
                <w:sz w:val="16"/>
              </w:rPr>
              <w:t>D_OTPRAMDEVICEADDR_CNT_U32</w:t>
            </w:r>
          </w:p>
        </w:tc>
        <w:tc>
          <w:tcPr>
            <w:tcW w:w="1680" w:type="dxa"/>
            <w:tcBorders>
              <w:top w:val="single" w:sz="6" w:space="0" w:color="auto"/>
              <w:left w:val="single" w:sz="6" w:space="0" w:color="auto"/>
              <w:bottom w:val="single" w:sz="6" w:space="0" w:color="auto"/>
              <w:right w:val="single" w:sz="6" w:space="0" w:color="auto"/>
            </w:tcBorders>
          </w:tcPr>
          <w:p w:rsidR="00C215E1" w:rsidRDefault="00C215E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C215E1" w:rsidRPr="001F768A" w:rsidRDefault="00C215E1"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C215E1" w:rsidRPr="005B3FF9" w:rsidRDefault="00C215E1" w:rsidP="00F957FA">
            <w:pPr>
              <w:spacing w:before="60"/>
              <w:rPr>
                <w:rFonts w:ascii="Arial" w:hAnsi="Arial" w:cs="Arial"/>
                <w:sz w:val="16"/>
              </w:rPr>
            </w:pPr>
            <w:r w:rsidRPr="00C215E1">
              <w:rPr>
                <w:rFonts w:ascii="Arial" w:hAnsi="Arial" w:cs="Arial"/>
                <w:sz w:val="16"/>
              </w:rPr>
              <w:t>0xF0080148u</w:t>
            </w:r>
          </w:p>
        </w:tc>
      </w:tr>
      <w:tr w:rsidR="001C4353" w:rsidTr="00F957FA">
        <w:tc>
          <w:tcPr>
            <w:tcW w:w="3888" w:type="dxa"/>
            <w:tcBorders>
              <w:top w:val="single" w:sz="6" w:space="0" w:color="auto"/>
              <w:left w:val="single" w:sz="6" w:space="0" w:color="auto"/>
              <w:bottom w:val="single" w:sz="6" w:space="0" w:color="auto"/>
              <w:right w:val="single" w:sz="6" w:space="0" w:color="auto"/>
            </w:tcBorders>
          </w:tcPr>
          <w:p w:rsidR="001C4353" w:rsidRPr="00C215E1" w:rsidRDefault="001C4353" w:rsidP="001C4353">
            <w:pPr>
              <w:spacing w:before="60"/>
              <w:rPr>
                <w:rFonts w:ascii="Arial" w:hAnsi="Arial" w:cs="Arial"/>
                <w:sz w:val="16"/>
              </w:rPr>
            </w:pPr>
            <w:r w:rsidRPr="001C4353">
              <w:rPr>
                <w:rFonts w:ascii="Arial" w:hAnsi="Arial" w:cs="Arial"/>
                <w:sz w:val="16"/>
              </w:rPr>
              <w:t>D_ESRAM5ENABLE_CNT_U32</w:t>
            </w:r>
          </w:p>
        </w:tc>
        <w:tc>
          <w:tcPr>
            <w:tcW w:w="1680" w:type="dxa"/>
            <w:tcBorders>
              <w:top w:val="single" w:sz="6" w:space="0" w:color="auto"/>
              <w:left w:val="single" w:sz="6" w:space="0" w:color="auto"/>
              <w:bottom w:val="single" w:sz="6" w:space="0" w:color="auto"/>
              <w:right w:val="single" w:sz="6" w:space="0" w:color="auto"/>
            </w:tcBorders>
          </w:tcPr>
          <w:p w:rsidR="001C4353" w:rsidRDefault="001C4353"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C4353" w:rsidRDefault="001C4353"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C4353" w:rsidRPr="00C215E1" w:rsidRDefault="001C4353" w:rsidP="00F957FA">
            <w:pPr>
              <w:spacing w:before="60"/>
              <w:rPr>
                <w:rFonts w:ascii="Arial" w:hAnsi="Arial" w:cs="Arial"/>
                <w:sz w:val="16"/>
              </w:rPr>
            </w:pPr>
            <w:r w:rsidRPr="001C4353">
              <w:rPr>
                <w:rFonts w:ascii="Arial" w:hAnsi="Arial" w:cs="Arial"/>
                <w:sz w:val="16"/>
              </w:rPr>
              <w:t>0x01&lt;&lt;20</w:t>
            </w:r>
          </w:p>
        </w:tc>
      </w:tr>
      <w:tr w:rsidR="001C4353" w:rsidTr="00F957FA">
        <w:tc>
          <w:tcPr>
            <w:tcW w:w="3888" w:type="dxa"/>
            <w:tcBorders>
              <w:top w:val="single" w:sz="6" w:space="0" w:color="auto"/>
              <w:left w:val="single" w:sz="6" w:space="0" w:color="auto"/>
              <w:bottom w:val="single" w:sz="6" w:space="0" w:color="auto"/>
              <w:right w:val="single" w:sz="6" w:space="0" w:color="auto"/>
            </w:tcBorders>
          </w:tcPr>
          <w:p w:rsidR="001C4353" w:rsidRPr="00C215E1" w:rsidRDefault="001C4353" w:rsidP="001C4353">
            <w:pPr>
              <w:spacing w:before="60"/>
              <w:rPr>
                <w:rFonts w:ascii="Arial" w:hAnsi="Arial" w:cs="Arial"/>
                <w:sz w:val="16"/>
              </w:rPr>
            </w:pPr>
            <w:r w:rsidRPr="001C4353">
              <w:rPr>
                <w:rFonts w:ascii="Arial" w:hAnsi="Arial" w:cs="Arial"/>
                <w:sz w:val="16"/>
              </w:rPr>
              <w:t>D_ESRAM6ENABLE_CNT_U32</w:t>
            </w:r>
          </w:p>
        </w:tc>
        <w:tc>
          <w:tcPr>
            <w:tcW w:w="1680" w:type="dxa"/>
            <w:tcBorders>
              <w:top w:val="single" w:sz="6" w:space="0" w:color="auto"/>
              <w:left w:val="single" w:sz="6" w:space="0" w:color="auto"/>
              <w:bottom w:val="single" w:sz="6" w:space="0" w:color="auto"/>
              <w:right w:val="single" w:sz="6" w:space="0" w:color="auto"/>
            </w:tcBorders>
          </w:tcPr>
          <w:p w:rsidR="001C4353" w:rsidRDefault="001C4353"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C4353" w:rsidRDefault="001C4353"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C4353" w:rsidRPr="00C215E1" w:rsidRDefault="001C4353" w:rsidP="00F957FA">
            <w:pPr>
              <w:spacing w:before="60"/>
              <w:rPr>
                <w:rFonts w:ascii="Arial" w:hAnsi="Arial" w:cs="Arial"/>
                <w:sz w:val="16"/>
              </w:rPr>
            </w:pPr>
            <w:r w:rsidRPr="001C4353">
              <w:rPr>
                <w:rFonts w:ascii="Arial" w:hAnsi="Arial" w:cs="Arial"/>
                <w:sz w:val="16"/>
              </w:rPr>
              <w:t>0x01&lt;&lt;21</w:t>
            </w:r>
          </w:p>
        </w:tc>
      </w:tr>
      <w:tr w:rsidR="001C4353" w:rsidTr="00F957FA">
        <w:tc>
          <w:tcPr>
            <w:tcW w:w="3888" w:type="dxa"/>
            <w:tcBorders>
              <w:top w:val="single" w:sz="6" w:space="0" w:color="auto"/>
              <w:left w:val="single" w:sz="6" w:space="0" w:color="auto"/>
              <w:bottom w:val="single" w:sz="6" w:space="0" w:color="auto"/>
              <w:right w:val="single" w:sz="6" w:space="0" w:color="auto"/>
            </w:tcBorders>
          </w:tcPr>
          <w:p w:rsidR="001C4353" w:rsidRPr="00C215E1" w:rsidRDefault="001C4353" w:rsidP="001C4353">
            <w:pPr>
              <w:spacing w:before="60"/>
              <w:rPr>
                <w:rFonts w:ascii="Arial" w:hAnsi="Arial" w:cs="Arial"/>
                <w:sz w:val="16"/>
              </w:rPr>
            </w:pPr>
            <w:r w:rsidRPr="001C4353">
              <w:rPr>
                <w:rFonts w:ascii="Arial" w:hAnsi="Arial" w:cs="Arial"/>
                <w:sz w:val="16"/>
              </w:rPr>
              <w:t>D_ESRAM8ENABLE_CNT_U32</w:t>
            </w:r>
          </w:p>
        </w:tc>
        <w:tc>
          <w:tcPr>
            <w:tcW w:w="1680" w:type="dxa"/>
            <w:tcBorders>
              <w:top w:val="single" w:sz="6" w:space="0" w:color="auto"/>
              <w:left w:val="single" w:sz="6" w:space="0" w:color="auto"/>
              <w:bottom w:val="single" w:sz="6" w:space="0" w:color="auto"/>
              <w:right w:val="single" w:sz="6" w:space="0" w:color="auto"/>
            </w:tcBorders>
          </w:tcPr>
          <w:p w:rsidR="001C4353" w:rsidRDefault="001C4353"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1C4353" w:rsidRDefault="001C4353" w:rsidP="00F957FA">
            <w:pPr>
              <w:spacing w:before="60"/>
              <w:rPr>
                <w:rFonts w:ascii="Arial" w:hAnsi="Arial" w:cs="Arial"/>
                <w:sz w:val="16"/>
              </w:rPr>
            </w:pPr>
            <w:r>
              <w:rPr>
                <w:rFonts w:ascii="Arial" w:hAnsi="Arial" w:cs="Arial"/>
                <w:sz w:val="16"/>
              </w:rPr>
              <w:t>Counts</w:t>
            </w:r>
          </w:p>
        </w:tc>
        <w:tc>
          <w:tcPr>
            <w:tcW w:w="1680" w:type="dxa"/>
            <w:tcBorders>
              <w:top w:val="single" w:sz="6" w:space="0" w:color="auto"/>
              <w:left w:val="single" w:sz="6" w:space="0" w:color="auto"/>
              <w:bottom w:val="single" w:sz="6" w:space="0" w:color="auto"/>
              <w:right w:val="single" w:sz="6" w:space="0" w:color="auto"/>
            </w:tcBorders>
          </w:tcPr>
          <w:p w:rsidR="001C4353" w:rsidRPr="00C215E1" w:rsidRDefault="001C4353" w:rsidP="00F957FA">
            <w:pPr>
              <w:spacing w:before="60"/>
              <w:rPr>
                <w:rFonts w:ascii="Arial" w:hAnsi="Arial" w:cs="Arial"/>
                <w:sz w:val="16"/>
              </w:rPr>
            </w:pPr>
            <w:r w:rsidRPr="001C4353">
              <w:rPr>
                <w:rFonts w:ascii="Arial" w:hAnsi="Arial" w:cs="Arial"/>
                <w:sz w:val="16"/>
              </w:rPr>
              <w:t>0x01&lt;&lt;27</w:t>
            </w: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rsidTr="00D307AE">
        <w:trPr>
          <w:jc w:val="center"/>
        </w:trPr>
        <w:tc>
          <w:tcPr>
            <w:tcW w:w="4608" w:type="dxa"/>
            <w:tcBorders>
              <w:top w:val="single" w:sz="6" w:space="0" w:color="auto"/>
              <w:left w:val="single" w:sz="6" w:space="0" w:color="auto"/>
              <w:bottom w:val="single" w:sz="4"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4A781C" w:rsidRDefault="00742147">
            <w:pPr>
              <w:spacing w:before="60"/>
              <w:rPr>
                <w:rFonts w:ascii="Arial" w:hAnsi="Arial" w:cs="Arial"/>
                <w:sz w:val="16"/>
              </w:rPr>
            </w:pPr>
            <w:r w:rsidRPr="00742147">
              <w:rPr>
                <w:rFonts w:ascii="Arial" w:hAnsi="Arial" w:cs="Arial"/>
                <w:sz w:val="16"/>
              </w:rPr>
              <w:t>D_SPRAMGRPSTMS_CNT_U32</w:t>
            </w:r>
          </w:p>
        </w:tc>
      </w:tr>
      <w:tr w:rsidR="004A781C"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4A781C" w:rsidRDefault="00742147" w:rsidP="00742147">
            <w:pPr>
              <w:spacing w:before="60"/>
              <w:rPr>
                <w:rFonts w:ascii="Arial" w:hAnsi="Arial" w:cs="Arial"/>
                <w:sz w:val="16"/>
              </w:rPr>
            </w:pPr>
            <w:r w:rsidRPr="00742147">
              <w:rPr>
                <w:rFonts w:ascii="Arial" w:hAnsi="Arial" w:cs="Arial"/>
                <w:sz w:val="16"/>
              </w:rPr>
              <w:t>D_</w:t>
            </w:r>
            <w:r>
              <w:rPr>
                <w:rFonts w:ascii="Arial" w:hAnsi="Arial" w:cs="Arial"/>
                <w:sz w:val="16"/>
              </w:rPr>
              <w:t>D</w:t>
            </w:r>
            <w:r w:rsidRPr="00742147">
              <w:rPr>
                <w:rFonts w:ascii="Arial" w:hAnsi="Arial" w:cs="Arial"/>
                <w:sz w:val="16"/>
              </w:rPr>
              <w:t>PRAMGRPSTMS_CNT_U32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742147" w:rsidRDefault="00D307AE" w:rsidP="00742147">
            <w:pPr>
              <w:spacing w:before="60"/>
              <w:rPr>
                <w:rFonts w:ascii="Arial" w:hAnsi="Arial" w:cs="Arial"/>
                <w:sz w:val="16"/>
              </w:rPr>
            </w:pPr>
            <w:r w:rsidRPr="00D307AE">
              <w:rPr>
                <w:rFonts w:ascii="Arial" w:hAnsi="Arial" w:cs="Arial"/>
                <w:sz w:val="16"/>
              </w:rPr>
              <w:t>D_CSDISCLRVAL_CNT_U32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D307AE" w:rsidP="00742147">
            <w:pPr>
              <w:spacing w:before="60"/>
              <w:rPr>
                <w:rFonts w:ascii="Arial" w:hAnsi="Arial" w:cs="Arial"/>
                <w:sz w:val="16"/>
              </w:rPr>
            </w:pPr>
            <w:r w:rsidRPr="00D307AE">
              <w:rPr>
                <w:rFonts w:ascii="Arial" w:hAnsi="Arial" w:cs="Arial"/>
                <w:sz w:val="16"/>
              </w:rPr>
              <w:t>D_CSVSTATMASK_CNT_U32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D307AE" w:rsidP="00742147">
            <w:pPr>
              <w:spacing w:before="60"/>
              <w:rPr>
                <w:rFonts w:ascii="Arial" w:hAnsi="Arial" w:cs="Arial"/>
                <w:sz w:val="16"/>
              </w:rPr>
            </w:pPr>
            <w:r w:rsidRPr="00D307AE">
              <w:rPr>
                <w:rFonts w:ascii="Arial" w:hAnsi="Arial" w:cs="Arial"/>
                <w:sz w:val="16"/>
              </w:rPr>
              <w:t>D_PCSPWRDWNCLR0VAL_CNT_U32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D307AE" w:rsidP="00742147">
            <w:pPr>
              <w:spacing w:before="60"/>
              <w:rPr>
                <w:rFonts w:ascii="Arial" w:hAnsi="Arial" w:cs="Arial"/>
                <w:sz w:val="16"/>
              </w:rPr>
            </w:pPr>
            <w:r w:rsidRPr="00D307AE">
              <w:rPr>
                <w:rFonts w:ascii="Arial" w:hAnsi="Arial" w:cs="Arial"/>
                <w:sz w:val="16"/>
              </w:rPr>
              <w:t>D_PCSPWRDWNCLR1VAL_CNT_U32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D307AE" w:rsidP="00742147">
            <w:pPr>
              <w:spacing w:before="60"/>
              <w:rPr>
                <w:rFonts w:ascii="Arial" w:hAnsi="Arial" w:cs="Arial"/>
                <w:sz w:val="16"/>
              </w:rPr>
            </w:pPr>
            <w:r w:rsidRPr="00D307AE">
              <w:rPr>
                <w:rFonts w:ascii="Arial" w:hAnsi="Arial" w:cs="Arial"/>
                <w:sz w:val="16"/>
              </w:rPr>
              <w:t>D_PSPWRDWNCLR0VAL_CNT_U32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D307AE" w:rsidP="00742147">
            <w:pPr>
              <w:spacing w:before="60"/>
              <w:rPr>
                <w:rFonts w:ascii="Arial" w:hAnsi="Arial" w:cs="Arial"/>
                <w:sz w:val="16"/>
              </w:rPr>
            </w:pPr>
            <w:r w:rsidRPr="00D307AE">
              <w:rPr>
                <w:rFonts w:ascii="Arial" w:hAnsi="Arial" w:cs="Arial"/>
                <w:sz w:val="16"/>
              </w:rPr>
              <w:t>D_PSPWRDWNCLR1VAL_CNT_U32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D307AE" w:rsidP="00742147">
            <w:pPr>
              <w:spacing w:before="60"/>
              <w:rPr>
                <w:rFonts w:ascii="Arial" w:hAnsi="Arial" w:cs="Arial"/>
                <w:sz w:val="16"/>
              </w:rPr>
            </w:pPr>
            <w:r w:rsidRPr="00D307AE">
              <w:rPr>
                <w:rFonts w:ascii="Arial" w:hAnsi="Arial" w:cs="Arial"/>
                <w:sz w:val="16"/>
              </w:rPr>
              <w:t>D_PSPWRDWNCLR2VAL_CNT_U32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D307AE" w:rsidP="00742147">
            <w:pPr>
              <w:spacing w:before="60"/>
              <w:rPr>
                <w:rFonts w:ascii="Arial" w:hAnsi="Arial" w:cs="Arial"/>
                <w:sz w:val="16"/>
              </w:rPr>
            </w:pPr>
            <w:r w:rsidRPr="00D307AE">
              <w:rPr>
                <w:rFonts w:ascii="Arial" w:hAnsi="Arial" w:cs="Arial"/>
                <w:sz w:val="16"/>
              </w:rPr>
              <w:t>D_PSPWRDWNCLR3VAL_CNT_U32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11218E" w:rsidP="00742147">
            <w:pPr>
              <w:spacing w:before="60"/>
              <w:rPr>
                <w:rFonts w:ascii="Arial" w:hAnsi="Arial" w:cs="Arial"/>
                <w:sz w:val="16"/>
              </w:rPr>
            </w:pPr>
            <w:r w:rsidRPr="0011218E">
              <w:rPr>
                <w:rFonts w:ascii="Arial" w:hAnsi="Arial" w:cs="Arial"/>
                <w:sz w:val="16"/>
              </w:rPr>
              <w:t>D_RAMPWRONINITMASKTMS_CNT_U32</w:t>
            </w:r>
          </w:p>
        </w:tc>
      </w:tr>
      <w:tr w:rsidR="00D307AE"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D307AE" w:rsidRPr="00D307AE" w:rsidRDefault="0011218E" w:rsidP="00742147">
            <w:pPr>
              <w:spacing w:before="60"/>
              <w:rPr>
                <w:rFonts w:ascii="Arial" w:hAnsi="Arial" w:cs="Arial"/>
                <w:sz w:val="16"/>
              </w:rPr>
            </w:pPr>
            <w:r w:rsidRPr="0011218E">
              <w:rPr>
                <w:rFonts w:ascii="Arial" w:hAnsi="Arial" w:cs="Arial"/>
                <w:sz w:val="16"/>
              </w:rPr>
              <w:t>D_</w:t>
            </w:r>
            <w:r>
              <w:rPr>
                <w:rFonts w:ascii="Arial" w:hAnsi="Arial" w:cs="Arial"/>
                <w:sz w:val="16"/>
              </w:rPr>
              <w:t>RAMRESETINITMASK</w:t>
            </w:r>
            <w:r w:rsidR="00D307AE" w:rsidRPr="00D307AE">
              <w:rPr>
                <w:rFonts w:ascii="Arial" w:hAnsi="Arial" w:cs="Arial"/>
                <w:sz w:val="16"/>
              </w:rPr>
              <w:t>TMS</w:t>
            </w:r>
            <w:r w:rsidRPr="0011218E">
              <w:rPr>
                <w:rFonts w:ascii="Arial" w:hAnsi="Arial" w:cs="Arial"/>
                <w:sz w:val="16"/>
              </w:rPr>
              <w:t>_CNT_U32</w:t>
            </w:r>
          </w:p>
        </w:tc>
      </w:tr>
      <w:tr w:rsidR="0088304F"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88304F" w:rsidRPr="0011218E" w:rsidRDefault="0088304F" w:rsidP="00742147">
            <w:pPr>
              <w:spacing w:before="60"/>
              <w:rPr>
                <w:rFonts w:ascii="Arial" w:hAnsi="Arial" w:cs="Arial"/>
                <w:sz w:val="16"/>
              </w:rPr>
            </w:pPr>
            <w:r w:rsidRPr="0088304F">
              <w:rPr>
                <w:rFonts w:ascii="Arial" w:hAnsi="Arial" w:cs="Arial"/>
                <w:sz w:val="16"/>
              </w:rPr>
              <w:t>D_PLLCTL1VAL_CNT_U32</w:t>
            </w:r>
          </w:p>
        </w:tc>
      </w:tr>
      <w:tr w:rsidR="001E6458" w:rsidTr="00D307AE">
        <w:trPr>
          <w:jc w:val="center"/>
        </w:trPr>
        <w:tc>
          <w:tcPr>
            <w:tcW w:w="4608" w:type="dxa"/>
            <w:tcBorders>
              <w:top w:val="single" w:sz="4" w:space="0" w:color="auto"/>
              <w:left w:val="single" w:sz="4" w:space="0" w:color="auto"/>
              <w:bottom w:val="single" w:sz="4" w:space="0" w:color="auto"/>
              <w:right w:val="single" w:sz="4" w:space="0" w:color="auto"/>
            </w:tcBorders>
          </w:tcPr>
          <w:p w:rsidR="001E6458" w:rsidRPr="0088304F" w:rsidRDefault="001E6458" w:rsidP="00742147">
            <w:pPr>
              <w:spacing w:before="60"/>
              <w:rPr>
                <w:rFonts w:ascii="Arial" w:hAnsi="Arial" w:cs="Arial"/>
                <w:sz w:val="16"/>
              </w:rPr>
            </w:pPr>
            <w:r w:rsidRPr="001E6458">
              <w:rPr>
                <w:rFonts w:ascii="Arial" w:hAnsi="Arial" w:cs="Arial"/>
                <w:sz w:val="16"/>
              </w:rPr>
              <w:t>D_FRDCNTLVAL_CNT_U32</w:t>
            </w:r>
          </w:p>
        </w:tc>
      </w:tr>
    </w:tbl>
    <w:p w:rsidR="004A781C" w:rsidRDefault="004A781C"/>
    <w:p w:rsidR="004A781C" w:rsidRDefault="004A781C">
      <w:pPr>
        <w:pStyle w:val="Heading3"/>
      </w:pPr>
      <w:r>
        <w:t>Module specific Lookup Tables Constants</w:t>
      </w:r>
    </w:p>
    <w:p w:rsidR="004A781C" w:rsidRDefault="004A781C">
      <w:r>
        <w:t>(This is for lookup tables (arrays) with fixed values,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lastRenderedPageBreak/>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8B3E94" w:rsidRDefault="008B3E94" w:rsidP="008B3E94">
      <w:pPr>
        <w:numPr>
          <w:ilvl w:val="0"/>
          <w:numId w:val="5"/>
        </w:numPr>
        <w:spacing w:after="0"/>
      </w:pPr>
      <w:r>
        <w:t>&lt;None&gt;</w:t>
      </w:r>
    </w:p>
    <w:p w:rsidR="005D5FE4" w:rsidRDefault="005D5FE4" w:rsidP="008B3E94">
      <w:pPr>
        <w:numPr>
          <w:ilvl w:val="0"/>
          <w:numId w:val="5"/>
        </w:numPr>
        <w:spacing w:after="0"/>
      </w:pPr>
    </w:p>
    <w:p w:rsidR="008B3E94" w:rsidRDefault="008B3E94" w:rsidP="008B3E94">
      <w:pPr>
        <w:spacing w:after="0"/>
        <w:ind w:left="720"/>
      </w:pPr>
    </w:p>
    <w:p w:rsidR="008B3E94" w:rsidRDefault="008B3E94" w:rsidP="008B3E94">
      <w:pPr>
        <w:pStyle w:val="Heading2"/>
      </w:pPr>
      <w:r>
        <w:t>Data Hiding Functions</w:t>
      </w:r>
    </w:p>
    <w:p w:rsidR="00DC7E08" w:rsidRDefault="00DC7E08" w:rsidP="00DC7E08">
      <w:pPr>
        <w:numPr>
          <w:ilvl w:val="0"/>
          <w:numId w:val="10"/>
        </w:numPr>
        <w:spacing w:after="0"/>
      </w:pPr>
      <w:r>
        <w:t>&lt;None&gt;</w:t>
      </w:r>
    </w:p>
    <w:p w:rsidR="00DC7E08" w:rsidRDefault="00DC7E08" w:rsidP="00DC7E08">
      <w:pPr>
        <w:numPr>
          <w:ilvl w:val="0"/>
          <w:numId w:val="10"/>
        </w:numPr>
        <w:spacing w:after="0"/>
      </w:pP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F648ED" w:rsidP="001B60DF">
      <w:pPr>
        <w:pStyle w:val="Heading3"/>
      </w:pPr>
      <w:r>
        <w:t>Global</w:t>
      </w:r>
      <w:r w:rsidR="001B60DF">
        <w:t xml:space="preserve"> Function #1</w:t>
      </w: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5"/>
        <w:gridCol w:w="3923"/>
        <w:gridCol w:w="1132"/>
        <w:gridCol w:w="658"/>
        <w:gridCol w:w="658"/>
        <w:gridCol w:w="658"/>
      </w:tblGrid>
      <w:tr w:rsidR="00F957FA" w:rsidTr="00F957FA">
        <w:tc>
          <w:tcPr>
            <w:tcW w:w="2035" w:type="dxa"/>
          </w:tcPr>
          <w:p w:rsidR="00F957FA" w:rsidRDefault="00F957FA" w:rsidP="00F957FA">
            <w:pPr>
              <w:spacing w:before="60"/>
              <w:rPr>
                <w:rFonts w:ascii="Arial" w:hAnsi="Arial" w:cs="Arial"/>
                <w:b/>
                <w:bCs/>
                <w:sz w:val="16"/>
              </w:rPr>
            </w:pPr>
            <w:r>
              <w:rPr>
                <w:rFonts w:ascii="Arial" w:hAnsi="Arial" w:cs="Arial"/>
                <w:b/>
                <w:bCs/>
                <w:sz w:val="16"/>
              </w:rPr>
              <w:t>Function Name</w:t>
            </w:r>
          </w:p>
        </w:tc>
        <w:tc>
          <w:tcPr>
            <w:tcW w:w="3923" w:type="dxa"/>
          </w:tcPr>
          <w:p w:rsidR="00F957FA" w:rsidRDefault="00F957FA" w:rsidP="00F957FA">
            <w:pPr>
              <w:spacing w:before="60"/>
              <w:rPr>
                <w:rFonts w:ascii="Arial" w:hAnsi="Arial" w:cs="Arial"/>
                <w:sz w:val="16"/>
              </w:rPr>
            </w:pPr>
            <w:r>
              <w:rPr>
                <w:rFonts w:ascii="Arial" w:hAnsi="Arial" w:cs="Arial"/>
                <w:sz w:val="16"/>
              </w:rPr>
              <w:t>(Exact name used)</w:t>
            </w:r>
          </w:p>
        </w:tc>
        <w:tc>
          <w:tcPr>
            <w:tcW w:w="1132"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Type</w:t>
            </w:r>
          </w:p>
        </w:tc>
        <w:tc>
          <w:tcPr>
            <w:tcW w:w="658"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Min</w:t>
            </w:r>
          </w:p>
        </w:tc>
        <w:tc>
          <w:tcPr>
            <w:tcW w:w="658"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Max</w:t>
            </w:r>
          </w:p>
        </w:tc>
        <w:tc>
          <w:tcPr>
            <w:tcW w:w="658" w:type="dxa"/>
            <w:tcBorders>
              <w:bottom w:val="single" w:sz="4" w:space="0" w:color="auto"/>
            </w:tcBorders>
            <w:shd w:val="pct30" w:color="FFFF00" w:fill="auto"/>
          </w:tcPr>
          <w:p w:rsidR="00F957FA" w:rsidRDefault="00F957FA" w:rsidP="00F957F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F957FA" w:rsidTr="00F957FA">
        <w:tc>
          <w:tcPr>
            <w:tcW w:w="2035" w:type="dxa"/>
          </w:tcPr>
          <w:p w:rsidR="00F957FA" w:rsidRDefault="00F957FA" w:rsidP="00F957FA">
            <w:pPr>
              <w:spacing w:before="60"/>
              <w:rPr>
                <w:rFonts w:ascii="Arial" w:hAnsi="Arial" w:cs="Arial"/>
                <w:b/>
                <w:bCs/>
                <w:sz w:val="16"/>
              </w:rPr>
            </w:pPr>
            <w:r>
              <w:rPr>
                <w:rFonts w:ascii="Arial" w:hAnsi="Arial" w:cs="Arial"/>
                <w:b/>
                <w:bCs/>
                <w:sz w:val="16"/>
              </w:rPr>
              <w:t xml:space="preserve">Arguments Passed </w:t>
            </w:r>
          </w:p>
        </w:tc>
        <w:tc>
          <w:tcPr>
            <w:tcW w:w="3923" w:type="dxa"/>
          </w:tcPr>
          <w:p w:rsidR="00F957FA" w:rsidRDefault="00F957FA" w:rsidP="00F957FA">
            <w:pPr>
              <w:spacing w:before="60"/>
              <w:rPr>
                <w:rFonts w:ascii="Arial" w:hAnsi="Arial" w:cs="Arial"/>
                <w:sz w:val="16"/>
              </w:rPr>
            </w:pPr>
            <w:r>
              <w:rPr>
                <w:rFonts w:ascii="Arial" w:hAnsi="Arial" w:cs="Arial"/>
                <w:sz w:val="16"/>
              </w:rPr>
              <w:t>(if none, write None)</w:t>
            </w:r>
          </w:p>
        </w:tc>
        <w:tc>
          <w:tcPr>
            <w:tcW w:w="1132"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shd w:val="pct15" w:color="auto" w:fill="auto"/>
          </w:tcPr>
          <w:p w:rsidR="00F957FA" w:rsidRDefault="00F957FA" w:rsidP="00F957FA">
            <w:pPr>
              <w:spacing w:before="60"/>
              <w:rPr>
                <w:rFonts w:ascii="Arial" w:hAnsi="Arial" w:cs="Arial"/>
                <w:sz w:val="16"/>
              </w:rPr>
            </w:pPr>
          </w:p>
        </w:tc>
      </w:tr>
      <w:tr w:rsidR="00F957FA" w:rsidTr="00F957FA">
        <w:tc>
          <w:tcPr>
            <w:tcW w:w="2035" w:type="dxa"/>
          </w:tcPr>
          <w:p w:rsidR="00F957FA" w:rsidRDefault="00F957FA" w:rsidP="00F957FA">
            <w:pPr>
              <w:spacing w:before="60"/>
              <w:rPr>
                <w:rFonts w:ascii="Arial" w:hAnsi="Arial" w:cs="Arial"/>
                <w:b/>
                <w:bCs/>
                <w:sz w:val="16"/>
              </w:rPr>
            </w:pPr>
          </w:p>
        </w:tc>
        <w:tc>
          <w:tcPr>
            <w:tcW w:w="3923" w:type="dxa"/>
          </w:tcPr>
          <w:p w:rsidR="00F957FA" w:rsidRDefault="00F957FA" w:rsidP="00F957FA">
            <w:pPr>
              <w:spacing w:before="60"/>
              <w:rPr>
                <w:rFonts w:ascii="Arial" w:hAnsi="Arial" w:cs="Arial"/>
                <w:sz w:val="16"/>
              </w:rPr>
            </w:pPr>
            <w:r>
              <w:rPr>
                <w:rFonts w:ascii="Arial" w:hAnsi="Arial" w:cs="Arial"/>
                <w:sz w:val="16"/>
              </w:rPr>
              <w:t>(Insert more rows for additional passed arguments)</w:t>
            </w:r>
          </w:p>
        </w:tc>
        <w:tc>
          <w:tcPr>
            <w:tcW w:w="1132"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shd w:val="pct15" w:color="auto" w:fill="auto"/>
          </w:tcPr>
          <w:p w:rsidR="00F957FA" w:rsidRDefault="00F957FA" w:rsidP="00F957FA">
            <w:pPr>
              <w:spacing w:before="60"/>
              <w:rPr>
                <w:rFonts w:ascii="Arial" w:hAnsi="Arial" w:cs="Arial"/>
                <w:sz w:val="16"/>
              </w:rPr>
            </w:pPr>
          </w:p>
        </w:tc>
      </w:tr>
      <w:tr w:rsidR="00F957FA" w:rsidTr="00F957FA">
        <w:tc>
          <w:tcPr>
            <w:tcW w:w="2035" w:type="dxa"/>
          </w:tcPr>
          <w:p w:rsidR="00F957FA" w:rsidRDefault="00F957FA" w:rsidP="00F957FA">
            <w:pPr>
              <w:spacing w:before="60"/>
              <w:rPr>
                <w:rFonts w:ascii="Arial" w:hAnsi="Arial" w:cs="Arial"/>
                <w:b/>
                <w:bCs/>
                <w:sz w:val="16"/>
              </w:rPr>
            </w:pPr>
            <w:r>
              <w:rPr>
                <w:rFonts w:ascii="Arial" w:hAnsi="Arial" w:cs="Arial"/>
                <w:b/>
                <w:bCs/>
                <w:sz w:val="16"/>
              </w:rPr>
              <w:t>Return Value</w:t>
            </w:r>
          </w:p>
        </w:tc>
        <w:tc>
          <w:tcPr>
            <w:tcW w:w="3923" w:type="dxa"/>
          </w:tcPr>
          <w:p w:rsidR="00F957FA" w:rsidRDefault="00F957FA" w:rsidP="00F957FA">
            <w:pPr>
              <w:spacing w:before="60"/>
              <w:rPr>
                <w:rFonts w:ascii="Arial" w:hAnsi="Arial" w:cs="Arial"/>
                <w:sz w:val="16"/>
              </w:rPr>
            </w:pPr>
            <w:r>
              <w:rPr>
                <w:rFonts w:ascii="Arial" w:hAnsi="Arial" w:cs="Arial"/>
                <w:sz w:val="16"/>
              </w:rPr>
              <w:t>(if no value returned, write N/A)</w:t>
            </w:r>
          </w:p>
        </w:tc>
        <w:tc>
          <w:tcPr>
            <w:tcW w:w="1132"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c>
          <w:tcPr>
            <w:tcW w:w="658" w:type="dxa"/>
          </w:tcPr>
          <w:p w:rsidR="00F957FA" w:rsidRDefault="00F957FA" w:rsidP="00F957FA">
            <w:pPr>
              <w:spacing w:before="60"/>
              <w:rPr>
                <w:rFonts w:ascii="Arial" w:hAnsi="Arial" w:cs="Arial"/>
                <w:sz w:val="16"/>
              </w:rPr>
            </w:pPr>
          </w:p>
        </w:tc>
      </w:tr>
    </w:tbl>
    <w:p w:rsidR="001B60DF" w:rsidRDefault="001B60DF" w:rsidP="001B60DF">
      <w:pPr>
        <w:pStyle w:val="Heading4"/>
      </w:pPr>
      <w:r>
        <w:t>Description</w:t>
      </w:r>
    </w:p>
    <w:p w:rsidR="001B60DF" w:rsidRDefault="001B60DF" w:rsidP="001B60DF">
      <w:pPr>
        <w:spacing w:after="0"/>
      </w:pPr>
      <w:r>
        <w:t>(Place flowchart/design for local function)</w:t>
      </w:r>
    </w:p>
    <w:p w:rsidR="001B60DF" w:rsidRDefault="001B60DF" w:rsidP="008B3E94">
      <w:pPr>
        <w:spacing w:after="0"/>
      </w:pPr>
    </w:p>
    <w:p w:rsidR="008F6DBB" w:rsidRDefault="008F6DBB" w:rsidP="008B3E94">
      <w:pPr>
        <w:spacing w:after="0"/>
      </w:pPr>
    </w:p>
    <w:p w:rsidR="008B3E94" w:rsidRDefault="008B3E94" w:rsidP="008B3E94">
      <w:pPr>
        <w:pStyle w:val="Heading2"/>
      </w:pPr>
      <w:r>
        <w:t>Local Functions/Macros Used by this MDD only</w:t>
      </w:r>
    </w:p>
    <w:p w:rsidR="00FF612E" w:rsidRDefault="00FF612E" w:rsidP="00FF612E">
      <w:pPr>
        <w:pStyle w:val="Heading3"/>
      </w:pPr>
      <w:r>
        <w:t xml:space="preserve">Local Function </w:t>
      </w:r>
      <w:proofErr w:type="spellStart"/>
      <w:r w:rsidRPr="00FF612E">
        <w:t>DiagFailedReset</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FF612E" w:rsidTr="00FF612E">
        <w:tc>
          <w:tcPr>
            <w:tcW w:w="2083" w:type="dxa"/>
          </w:tcPr>
          <w:p w:rsidR="00FF612E" w:rsidRDefault="00FF612E" w:rsidP="00FF612E">
            <w:pPr>
              <w:spacing w:before="60"/>
              <w:rPr>
                <w:rFonts w:ascii="Arial" w:hAnsi="Arial" w:cs="Arial"/>
                <w:b/>
                <w:bCs/>
                <w:sz w:val="16"/>
              </w:rPr>
            </w:pPr>
            <w:r>
              <w:rPr>
                <w:rFonts w:ascii="Arial" w:hAnsi="Arial" w:cs="Arial"/>
                <w:b/>
                <w:bCs/>
                <w:sz w:val="16"/>
              </w:rPr>
              <w:t>Function Name</w:t>
            </w:r>
          </w:p>
        </w:tc>
        <w:tc>
          <w:tcPr>
            <w:tcW w:w="3875" w:type="dxa"/>
          </w:tcPr>
          <w:p w:rsidR="00FF612E" w:rsidRDefault="00FF612E" w:rsidP="00FF612E">
            <w:pPr>
              <w:spacing w:before="60"/>
              <w:rPr>
                <w:rFonts w:ascii="Arial" w:hAnsi="Arial" w:cs="Arial"/>
                <w:sz w:val="16"/>
              </w:rPr>
            </w:pPr>
            <w:proofErr w:type="spellStart"/>
            <w:r w:rsidRPr="00FF612E">
              <w:rPr>
                <w:rFonts w:ascii="Arial" w:hAnsi="Arial" w:cs="Arial"/>
                <w:sz w:val="16"/>
              </w:rPr>
              <w:t>DiagFailedReset</w:t>
            </w:r>
            <w:proofErr w:type="spellEnd"/>
          </w:p>
        </w:tc>
        <w:tc>
          <w:tcPr>
            <w:tcW w:w="1159" w:type="dxa"/>
            <w:shd w:val="pct30" w:color="FFFF00" w:fill="auto"/>
          </w:tcPr>
          <w:p w:rsidR="00FF612E" w:rsidRDefault="00FF612E" w:rsidP="00FF612E">
            <w:pPr>
              <w:spacing w:before="60"/>
              <w:jc w:val="center"/>
              <w:rPr>
                <w:rFonts w:ascii="Arial" w:hAnsi="Arial" w:cs="Arial"/>
                <w:sz w:val="16"/>
              </w:rPr>
            </w:pPr>
            <w:r>
              <w:rPr>
                <w:rFonts w:ascii="Arial" w:hAnsi="Arial" w:cs="Arial"/>
                <w:sz w:val="16"/>
              </w:rPr>
              <w:t>Type</w:t>
            </w:r>
          </w:p>
        </w:tc>
        <w:tc>
          <w:tcPr>
            <w:tcW w:w="607" w:type="dxa"/>
            <w:shd w:val="pct30" w:color="FFFF00" w:fill="auto"/>
          </w:tcPr>
          <w:p w:rsidR="00FF612E" w:rsidRDefault="00FF612E" w:rsidP="00FF612E">
            <w:pPr>
              <w:spacing w:before="60"/>
              <w:jc w:val="center"/>
              <w:rPr>
                <w:rFonts w:ascii="Arial" w:hAnsi="Arial" w:cs="Arial"/>
                <w:sz w:val="16"/>
              </w:rPr>
            </w:pPr>
            <w:r>
              <w:rPr>
                <w:rFonts w:ascii="Arial" w:hAnsi="Arial" w:cs="Arial"/>
                <w:sz w:val="16"/>
              </w:rPr>
              <w:t>Min</w:t>
            </w:r>
          </w:p>
        </w:tc>
        <w:tc>
          <w:tcPr>
            <w:tcW w:w="607" w:type="dxa"/>
            <w:shd w:val="pct30" w:color="FFFF00" w:fill="auto"/>
          </w:tcPr>
          <w:p w:rsidR="00FF612E" w:rsidRDefault="00FF612E" w:rsidP="00FF612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FF612E" w:rsidRDefault="00FF612E" w:rsidP="00FF612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FF612E" w:rsidTr="00FF612E">
        <w:tc>
          <w:tcPr>
            <w:tcW w:w="2083" w:type="dxa"/>
          </w:tcPr>
          <w:p w:rsidR="00FF612E" w:rsidRDefault="00FF612E" w:rsidP="00FF612E">
            <w:pPr>
              <w:spacing w:before="60"/>
              <w:rPr>
                <w:rFonts w:ascii="Arial" w:hAnsi="Arial" w:cs="Arial"/>
                <w:b/>
                <w:bCs/>
                <w:sz w:val="16"/>
              </w:rPr>
            </w:pPr>
            <w:r>
              <w:rPr>
                <w:rFonts w:ascii="Arial" w:hAnsi="Arial" w:cs="Arial"/>
                <w:b/>
                <w:bCs/>
                <w:sz w:val="16"/>
              </w:rPr>
              <w:t xml:space="preserve">Arguments Passed </w:t>
            </w:r>
          </w:p>
        </w:tc>
        <w:tc>
          <w:tcPr>
            <w:tcW w:w="3875" w:type="dxa"/>
          </w:tcPr>
          <w:p w:rsidR="00FF612E" w:rsidRPr="00FF612E" w:rsidRDefault="00FF612E" w:rsidP="00FF612E">
            <w:pPr>
              <w:spacing w:before="60"/>
              <w:rPr>
                <w:rFonts w:ascii="Arial" w:hAnsi="Arial" w:cs="Arial"/>
                <w:sz w:val="16"/>
              </w:rPr>
            </w:pPr>
            <w:r w:rsidRPr="00FF612E">
              <w:rPr>
                <w:rFonts w:ascii="Arial" w:hAnsi="Arial" w:cs="Arial"/>
                <w:sz w:val="16"/>
              </w:rPr>
              <w:t>None</w:t>
            </w:r>
          </w:p>
        </w:tc>
        <w:tc>
          <w:tcPr>
            <w:tcW w:w="1159" w:type="dxa"/>
          </w:tcPr>
          <w:p w:rsidR="00FF612E" w:rsidRDefault="00FF612E" w:rsidP="00FF612E">
            <w:pPr>
              <w:spacing w:before="60"/>
              <w:rPr>
                <w:rFonts w:ascii="Arial" w:hAnsi="Arial" w:cs="Arial"/>
                <w:sz w:val="16"/>
              </w:rPr>
            </w:pPr>
          </w:p>
        </w:tc>
        <w:tc>
          <w:tcPr>
            <w:tcW w:w="607" w:type="dxa"/>
          </w:tcPr>
          <w:p w:rsidR="00FF612E" w:rsidRDefault="00FF612E" w:rsidP="00FF612E">
            <w:pPr>
              <w:spacing w:before="60"/>
              <w:rPr>
                <w:rFonts w:ascii="Arial" w:hAnsi="Arial" w:cs="Arial"/>
                <w:sz w:val="16"/>
              </w:rPr>
            </w:pPr>
          </w:p>
        </w:tc>
        <w:tc>
          <w:tcPr>
            <w:tcW w:w="607" w:type="dxa"/>
          </w:tcPr>
          <w:p w:rsidR="00FF612E" w:rsidRDefault="00FF612E" w:rsidP="00FF612E">
            <w:pPr>
              <w:spacing w:before="60"/>
              <w:rPr>
                <w:rFonts w:ascii="Arial" w:hAnsi="Arial" w:cs="Arial"/>
                <w:sz w:val="16"/>
              </w:rPr>
            </w:pPr>
          </w:p>
        </w:tc>
        <w:tc>
          <w:tcPr>
            <w:tcW w:w="607" w:type="dxa"/>
            <w:shd w:val="pct15" w:color="auto" w:fill="auto"/>
          </w:tcPr>
          <w:p w:rsidR="00FF612E" w:rsidRDefault="00FF612E" w:rsidP="00FF612E">
            <w:pPr>
              <w:spacing w:before="60"/>
              <w:rPr>
                <w:rFonts w:ascii="Arial" w:hAnsi="Arial" w:cs="Arial"/>
                <w:sz w:val="16"/>
              </w:rPr>
            </w:pPr>
          </w:p>
        </w:tc>
      </w:tr>
      <w:tr w:rsidR="00FF612E" w:rsidTr="00FF612E">
        <w:tc>
          <w:tcPr>
            <w:tcW w:w="2083" w:type="dxa"/>
          </w:tcPr>
          <w:p w:rsidR="00FF612E" w:rsidRDefault="00FF612E" w:rsidP="00FF612E">
            <w:pPr>
              <w:spacing w:before="60"/>
              <w:rPr>
                <w:rFonts w:ascii="Arial" w:hAnsi="Arial" w:cs="Arial"/>
                <w:b/>
                <w:bCs/>
                <w:sz w:val="16"/>
              </w:rPr>
            </w:pPr>
          </w:p>
        </w:tc>
        <w:tc>
          <w:tcPr>
            <w:tcW w:w="3875" w:type="dxa"/>
          </w:tcPr>
          <w:p w:rsidR="00FF612E" w:rsidRDefault="00FF612E" w:rsidP="00FF612E">
            <w:pPr>
              <w:spacing w:before="60"/>
              <w:rPr>
                <w:rFonts w:ascii="Arial" w:hAnsi="Arial" w:cs="Arial"/>
                <w:sz w:val="16"/>
              </w:rPr>
            </w:pPr>
          </w:p>
        </w:tc>
        <w:tc>
          <w:tcPr>
            <w:tcW w:w="1159" w:type="dxa"/>
          </w:tcPr>
          <w:p w:rsidR="00FF612E" w:rsidRDefault="00FF612E" w:rsidP="00FF612E">
            <w:pPr>
              <w:spacing w:before="60"/>
              <w:rPr>
                <w:rFonts w:ascii="Arial" w:hAnsi="Arial" w:cs="Arial"/>
                <w:sz w:val="16"/>
              </w:rPr>
            </w:pPr>
          </w:p>
        </w:tc>
        <w:tc>
          <w:tcPr>
            <w:tcW w:w="607" w:type="dxa"/>
          </w:tcPr>
          <w:p w:rsidR="00FF612E" w:rsidRDefault="00FF612E" w:rsidP="00FF612E">
            <w:pPr>
              <w:spacing w:before="60"/>
              <w:rPr>
                <w:rFonts w:ascii="Arial" w:hAnsi="Arial" w:cs="Arial"/>
                <w:sz w:val="16"/>
              </w:rPr>
            </w:pPr>
          </w:p>
        </w:tc>
        <w:tc>
          <w:tcPr>
            <w:tcW w:w="607" w:type="dxa"/>
          </w:tcPr>
          <w:p w:rsidR="00FF612E" w:rsidRDefault="00FF612E" w:rsidP="00FF612E">
            <w:pPr>
              <w:spacing w:before="60"/>
              <w:rPr>
                <w:rFonts w:ascii="Arial" w:hAnsi="Arial" w:cs="Arial"/>
                <w:sz w:val="16"/>
              </w:rPr>
            </w:pPr>
          </w:p>
        </w:tc>
        <w:tc>
          <w:tcPr>
            <w:tcW w:w="607" w:type="dxa"/>
            <w:shd w:val="pct15" w:color="auto" w:fill="auto"/>
          </w:tcPr>
          <w:p w:rsidR="00FF612E" w:rsidRDefault="00FF612E" w:rsidP="00FF612E">
            <w:pPr>
              <w:spacing w:before="60"/>
              <w:rPr>
                <w:rFonts w:ascii="Arial" w:hAnsi="Arial" w:cs="Arial"/>
                <w:sz w:val="16"/>
              </w:rPr>
            </w:pPr>
          </w:p>
        </w:tc>
      </w:tr>
      <w:tr w:rsidR="00FF612E" w:rsidTr="00FF612E">
        <w:tc>
          <w:tcPr>
            <w:tcW w:w="2083" w:type="dxa"/>
          </w:tcPr>
          <w:p w:rsidR="00FF612E" w:rsidRDefault="00FF612E" w:rsidP="00FF612E">
            <w:pPr>
              <w:spacing w:before="60"/>
              <w:rPr>
                <w:rFonts w:ascii="Arial" w:hAnsi="Arial" w:cs="Arial"/>
                <w:b/>
                <w:bCs/>
                <w:sz w:val="16"/>
              </w:rPr>
            </w:pPr>
            <w:r>
              <w:rPr>
                <w:rFonts w:ascii="Arial" w:hAnsi="Arial" w:cs="Arial"/>
                <w:b/>
                <w:bCs/>
                <w:sz w:val="16"/>
              </w:rPr>
              <w:t>Return Value</w:t>
            </w:r>
          </w:p>
        </w:tc>
        <w:tc>
          <w:tcPr>
            <w:tcW w:w="3875" w:type="dxa"/>
          </w:tcPr>
          <w:p w:rsidR="00FF612E" w:rsidRDefault="00FF612E" w:rsidP="00FF612E">
            <w:pPr>
              <w:spacing w:before="60"/>
              <w:rPr>
                <w:rFonts w:ascii="Arial" w:hAnsi="Arial" w:cs="Arial"/>
                <w:sz w:val="16"/>
              </w:rPr>
            </w:pPr>
            <w:r>
              <w:rPr>
                <w:rFonts w:ascii="Arial" w:hAnsi="Arial" w:cs="Arial"/>
                <w:sz w:val="16"/>
              </w:rPr>
              <w:t>N/A</w:t>
            </w:r>
          </w:p>
        </w:tc>
        <w:tc>
          <w:tcPr>
            <w:tcW w:w="1159" w:type="dxa"/>
          </w:tcPr>
          <w:p w:rsidR="00FF612E" w:rsidRDefault="00FF612E" w:rsidP="00FF612E">
            <w:pPr>
              <w:spacing w:before="60"/>
              <w:rPr>
                <w:rFonts w:ascii="Arial" w:hAnsi="Arial" w:cs="Arial"/>
                <w:sz w:val="16"/>
              </w:rPr>
            </w:pPr>
          </w:p>
        </w:tc>
        <w:tc>
          <w:tcPr>
            <w:tcW w:w="607" w:type="dxa"/>
          </w:tcPr>
          <w:p w:rsidR="00FF612E" w:rsidRDefault="00FF612E" w:rsidP="00FF612E">
            <w:pPr>
              <w:spacing w:before="60"/>
              <w:rPr>
                <w:rFonts w:ascii="Arial" w:hAnsi="Arial" w:cs="Arial"/>
                <w:sz w:val="16"/>
              </w:rPr>
            </w:pPr>
          </w:p>
        </w:tc>
        <w:tc>
          <w:tcPr>
            <w:tcW w:w="607" w:type="dxa"/>
          </w:tcPr>
          <w:p w:rsidR="00FF612E" w:rsidRDefault="00FF612E" w:rsidP="00FF612E">
            <w:pPr>
              <w:spacing w:before="60"/>
              <w:rPr>
                <w:rFonts w:ascii="Arial" w:hAnsi="Arial" w:cs="Arial"/>
                <w:sz w:val="16"/>
              </w:rPr>
            </w:pPr>
          </w:p>
        </w:tc>
        <w:tc>
          <w:tcPr>
            <w:tcW w:w="607" w:type="dxa"/>
          </w:tcPr>
          <w:p w:rsidR="00FF612E" w:rsidRDefault="00FF612E" w:rsidP="00FF612E">
            <w:pPr>
              <w:spacing w:before="60"/>
              <w:rPr>
                <w:rFonts w:ascii="Arial" w:hAnsi="Arial" w:cs="Arial"/>
                <w:sz w:val="16"/>
              </w:rPr>
            </w:pPr>
          </w:p>
        </w:tc>
      </w:tr>
    </w:tbl>
    <w:p w:rsidR="00FF612E" w:rsidRDefault="00FF612E" w:rsidP="00FF612E">
      <w:pPr>
        <w:pStyle w:val="Heading4"/>
      </w:pPr>
      <w:r>
        <w:t>Description</w:t>
      </w:r>
    </w:p>
    <w:p w:rsidR="00FF612E" w:rsidRPr="00FF612E" w:rsidRDefault="006C3CA1" w:rsidP="00297DB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margin-left:131.25pt;margin-top:16.5pt;width:168.75pt;height:116.25pt;z-index:251659264;mso-position-horizontal:absolute;mso-position-horizontal-relative:text;mso-position-vertical-relative:text">
            <v:imagedata r:id="rId8" o:title=""/>
            <w10:wrap type="square" side="left"/>
          </v:shape>
          <o:OLEObject Type="Embed" ProgID="Visio.Drawing.11" ShapeID="_x0000_s1055" DrawAspect="Content" ObjectID="_1461397473" r:id="rId9"/>
        </w:pict>
      </w:r>
      <w:r w:rsidR="00297DB6">
        <w:br w:type="textWrapping" w:clear="all"/>
      </w:r>
    </w:p>
    <w:p w:rsidR="008B3E94" w:rsidRDefault="008B3E94" w:rsidP="008B3E94">
      <w:pPr>
        <w:pStyle w:val="Heading3"/>
      </w:pPr>
      <w:r>
        <w:lastRenderedPageBreak/>
        <w:t xml:space="preserve">Local Function </w:t>
      </w:r>
      <w:proofErr w:type="spellStart"/>
      <w:r w:rsidR="00FF612E" w:rsidRPr="00FF612E">
        <w:t>resetStartup</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2"/>
        <w:gridCol w:w="3874"/>
        <w:gridCol w:w="1159"/>
        <w:gridCol w:w="608"/>
        <w:gridCol w:w="608"/>
        <w:gridCol w:w="607"/>
      </w:tblGrid>
      <w:tr w:rsidR="00F957FA" w:rsidTr="00F957FA">
        <w:tc>
          <w:tcPr>
            <w:tcW w:w="2083" w:type="dxa"/>
          </w:tcPr>
          <w:p w:rsidR="00F957FA" w:rsidRDefault="00F957FA" w:rsidP="00F957FA">
            <w:pPr>
              <w:spacing w:before="60"/>
              <w:rPr>
                <w:rFonts w:ascii="Arial" w:hAnsi="Arial" w:cs="Arial"/>
                <w:b/>
                <w:bCs/>
                <w:sz w:val="16"/>
              </w:rPr>
            </w:pPr>
            <w:r>
              <w:rPr>
                <w:rFonts w:ascii="Arial" w:hAnsi="Arial" w:cs="Arial"/>
                <w:b/>
                <w:bCs/>
                <w:sz w:val="16"/>
              </w:rPr>
              <w:t>Function Name</w:t>
            </w:r>
          </w:p>
        </w:tc>
        <w:tc>
          <w:tcPr>
            <w:tcW w:w="3875" w:type="dxa"/>
          </w:tcPr>
          <w:p w:rsidR="00F957FA" w:rsidRDefault="00DF1274" w:rsidP="00F957FA">
            <w:pPr>
              <w:spacing w:before="60"/>
              <w:rPr>
                <w:rFonts w:ascii="Arial" w:hAnsi="Arial" w:cs="Arial"/>
                <w:sz w:val="16"/>
              </w:rPr>
            </w:pPr>
            <w:proofErr w:type="spellStart"/>
            <w:r>
              <w:rPr>
                <w:rFonts w:ascii="Arial" w:hAnsi="Arial" w:cs="Arial"/>
                <w:sz w:val="16"/>
              </w:rPr>
              <w:t>resetStartup</w:t>
            </w:r>
            <w:proofErr w:type="spellEnd"/>
          </w:p>
        </w:tc>
        <w:tc>
          <w:tcPr>
            <w:tcW w:w="1159"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Type</w:t>
            </w:r>
          </w:p>
        </w:tc>
        <w:tc>
          <w:tcPr>
            <w:tcW w:w="607"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Min</w:t>
            </w:r>
          </w:p>
        </w:tc>
        <w:tc>
          <w:tcPr>
            <w:tcW w:w="607" w:type="dxa"/>
            <w:shd w:val="pct30" w:color="FFFF00" w:fill="auto"/>
          </w:tcPr>
          <w:p w:rsidR="00F957FA" w:rsidRDefault="00F957FA" w:rsidP="00F957FA">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F957FA" w:rsidRDefault="00F957FA" w:rsidP="00F957F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F957FA" w:rsidTr="00F957FA">
        <w:tc>
          <w:tcPr>
            <w:tcW w:w="2083" w:type="dxa"/>
          </w:tcPr>
          <w:p w:rsidR="00F957FA" w:rsidRDefault="00F957FA" w:rsidP="00F957FA">
            <w:pPr>
              <w:spacing w:before="60"/>
              <w:rPr>
                <w:rFonts w:ascii="Arial" w:hAnsi="Arial" w:cs="Arial"/>
                <w:b/>
                <w:bCs/>
                <w:sz w:val="16"/>
              </w:rPr>
            </w:pPr>
            <w:r>
              <w:rPr>
                <w:rFonts w:ascii="Arial" w:hAnsi="Arial" w:cs="Arial"/>
                <w:b/>
                <w:bCs/>
                <w:sz w:val="16"/>
              </w:rPr>
              <w:t xml:space="preserve">Arguments Passed </w:t>
            </w:r>
          </w:p>
        </w:tc>
        <w:tc>
          <w:tcPr>
            <w:tcW w:w="3875" w:type="dxa"/>
          </w:tcPr>
          <w:p w:rsidR="00F957FA" w:rsidRPr="00076EFA" w:rsidRDefault="00076EFA" w:rsidP="00F957FA">
            <w:pPr>
              <w:spacing w:before="60"/>
              <w:rPr>
                <w:rFonts w:ascii="Arial" w:hAnsi="Arial" w:cs="Arial"/>
                <w:i/>
                <w:sz w:val="16"/>
              </w:rPr>
            </w:pPr>
            <w:r w:rsidRPr="00076EFA">
              <w:rPr>
                <w:rFonts w:ascii="Arial" w:hAnsi="Arial" w:cs="Arial"/>
                <w:i/>
                <w:sz w:val="16"/>
              </w:rPr>
              <w:t>MemInitMask_Cnt_T_u32</w:t>
            </w:r>
          </w:p>
        </w:tc>
        <w:tc>
          <w:tcPr>
            <w:tcW w:w="1159" w:type="dxa"/>
          </w:tcPr>
          <w:p w:rsidR="00F957FA" w:rsidRDefault="00076EFA" w:rsidP="00F957FA">
            <w:pPr>
              <w:spacing w:before="60"/>
              <w:rPr>
                <w:rFonts w:ascii="Arial" w:hAnsi="Arial" w:cs="Arial"/>
                <w:sz w:val="16"/>
              </w:rPr>
            </w:pPr>
            <w:r>
              <w:rPr>
                <w:rFonts w:ascii="Arial" w:hAnsi="Arial" w:cs="Arial"/>
                <w:sz w:val="16"/>
              </w:rPr>
              <w:t>uint32</w:t>
            </w:r>
          </w:p>
        </w:tc>
        <w:tc>
          <w:tcPr>
            <w:tcW w:w="607" w:type="dxa"/>
          </w:tcPr>
          <w:p w:rsidR="00F957FA" w:rsidRDefault="00076EFA" w:rsidP="00F957FA">
            <w:pPr>
              <w:spacing w:before="60"/>
              <w:rPr>
                <w:rFonts w:ascii="Arial" w:hAnsi="Arial" w:cs="Arial"/>
                <w:sz w:val="16"/>
              </w:rPr>
            </w:pPr>
            <w:r>
              <w:rPr>
                <w:rFonts w:ascii="Arial" w:hAnsi="Arial" w:cs="Arial"/>
                <w:sz w:val="16"/>
              </w:rPr>
              <w:t>FULL</w:t>
            </w:r>
          </w:p>
        </w:tc>
        <w:tc>
          <w:tcPr>
            <w:tcW w:w="607" w:type="dxa"/>
          </w:tcPr>
          <w:p w:rsidR="00F957FA" w:rsidRDefault="00076EFA" w:rsidP="00F957FA">
            <w:pPr>
              <w:spacing w:before="60"/>
              <w:rPr>
                <w:rFonts w:ascii="Arial" w:hAnsi="Arial" w:cs="Arial"/>
                <w:sz w:val="16"/>
              </w:rPr>
            </w:pPr>
            <w:r>
              <w:rPr>
                <w:rFonts w:ascii="Arial" w:hAnsi="Arial" w:cs="Arial"/>
                <w:sz w:val="16"/>
              </w:rPr>
              <w:t>FULL</w:t>
            </w:r>
          </w:p>
        </w:tc>
        <w:tc>
          <w:tcPr>
            <w:tcW w:w="607" w:type="dxa"/>
            <w:shd w:val="pct15" w:color="auto" w:fill="auto"/>
          </w:tcPr>
          <w:p w:rsidR="00F957FA" w:rsidRDefault="00F957FA" w:rsidP="00F957FA">
            <w:pPr>
              <w:spacing w:before="60"/>
              <w:rPr>
                <w:rFonts w:ascii="Arial" w:hAnsi="Arial" w:cs="Arial"/>
                <w:sz w:val="16"/>
              </w:rPr>
            </w:pPr>
          </w:p>
        </w:tc>
      </w:tr>
      <w:tr w:rsidR="00F957FA" w:rsidTr="00F957FA">
        <w:tc>
          <w:tcPr>
            <w:tcW w:w="2083" w:type="dxa"/>
          </w:tcPr>
          <w:p w:rsidR="00F957FA" w:rsidRDefault="00F957FA" w:rsidP="00F957FA">
            <w:pPr>
              <w:spacing w:before="60"/>
              <w:rPr>
                <w:rFonts w:ascii="Arial" w:hAnsi="Arial" w:cs="Arial"/>
                <w:b/>
                <w:bCs/>
                <w:sz w:val="16"/>
              </w:rPr>
            </w:pPr>
          </w:p>
        </w:tc>
        <w:tc>
          <w:tcPr>
            <w:tcW w:w="3875" w:type="dxa"/>
          </w:tcPr>
          <w:p w:rsidR="00F957FA" w:rsidRDefault="00F957FA" w:rsidP="00F957FA">
            <w:pPr>
              <w:spacing w:before="60"/>
              <w:rPr>
                <w:rFonts w:ascii="Arial" w:hAnsi="Arial" w:cs="Arial"/>
                <w:sz w:val="16"/>
              </w:rPr>
            </w:pPr>
          </w:p>
        </w:tc>
        <w:tc>
          <w:tcPr>
            <w:tcW w:w="1159" w:type="dxa"/>
          </w:tcPr>
          <w:p w:rsidR="00F957FA" w:rsidRDefault="00F957FA" w:rsidP="00F957FA">
            <w:pPr>
              <w:spacing w:before="60"/>
              <w:rPr>
                <w:rFonts w:ascii="Arial" w:hAnsi="Arial" w:cs="Arial"/>
                <w:sz w:val="16"/>
              </w:rPr>
            </w:pPr>
          </w:p>
        </w:tc>
        <w:tc>
          <w:tcPr>
            <w:tcW w:w="607" w:type="dxa"/>
          </w:tcPr>
          <w:p w:rsidR="00F957FA" w:rsidRDefault="00F957FA" w:rsidP="00F957FA">
            <w:pPr>
              <w:spacing w:before="60"/>
              <w:rPr>
                <w:rFonts w:ascii="Arial" w:hAnsi="Arial" w:cs="Arial"/>
                <w:sz w:val="16"/>
              </w:rPr>
            </w:pPr>
          </w:p>
        </w:tc>
        <w:tc>
          <w:tcPr>
            <w:tcW w:w="607" w:type="dxa"/>
          </w:tcPr>
          <w:p w:rsidR="00F957FA" w:rsidRDefault="00F957FA" w:rsidP="00F957FA">
            <w:pPr>
              <w:spacing w:before="60"/>
              <w:rPr>
                <w:rFonts w:ascii="Arial" w:hAnsi="Arial" w:cs="Arial"/>
                <w:sz w:val="16"/>
              </w:rPr>
            </w:pPr>
          </w:p>
        </w:tc>
        <w:tc>
          <w:tcPr>
            <w:tcW w:w="607" w:type="dxa"/>
            <w:shd w:val="pct15" w:color="auto" w:fill="auto"/>
          </w:tcPr>
          <w:p w:rsidR="00F957FA" w:rsidRDefault="00F957FA" w:rsidP="00F957FA">
            <w:pPr>
              <w:spacing w:before="60"/>
              <w:rPr>
                <w:rFonts w:ascii="Arial" w:hAnsi="Arial" w:cs="Arial"/>
                <w:sz w:val="16"/>
              </w:rPr>
            </w:pPr>
          </w:p>
        </w:tc>
      </w:tr>
      <w:tr w:rsidR="00F957FA" w:rsidTr="00F957FA">
        <w:tc>
          <w:tcPr>
            <w:tcW w:w="2083" w:type="dxa"/>
          </w:tcPr>
          <w:p w:rsidR="00F957FA" w:rsidRDefault="00F957FA" w:rsidP="00F957FA">
            <w:pPr>
              <w:spacing w:before="60"/>
              <w:rPr>
                <w:rFonts w:ascii="Arial" w:hAnsi="Arial" w:cs="Arial"/>
                <w:b/>
                <w:bCs/>
                <w:sz w:val="16"/>
              </w:rPr>
            </w:pPr>
            <w:r>
              <w:rPr>
                <w:rFonts w:ascii="Arial" w:hAnsi="Arial" w:cs="Arial"/>
                <w:b/>
                <w:bCs/>
                <w:sz w:val="16"/>
              </w:rPr>
              <w:t>Return Value</w:t>
            </w:r>
          </w:p>
        </w:tc>
        <w:tc>
          <w:tcPr>
            <w:tcW w:w="3875" w:type="dxa"/>
          </w:tcPr>
          <w:p w:rsidR="00F957FA" w:rsidRDefault="00DF1274" w:rsidP="00F957FA">
            <w:pPr>
              <w:spacing w:before="60"/>
              <w:rPr>
                <w:rFonts w:ascii="Arial" w:hAnsi="Arial" w:cs="Arial"/>
                <w:sz w:val="16"/>
              </w:rPr>
            </w:pPr>
            <w:r>
              <w:rPr>
                <w:rFonts w:ascii="Arial" w:hAnsi="Arial" w:cs="Arial"/>
                <w:sz w:val="16"/>
              </w:rPr>
              <w:t>N/A</w:t>
            </w:r>
          </w:p>
        </w:tc>
        <w:tc>
          <w:tcPr>
            <w:tcW w:w="1159" w:type="dxa"/>
          </w:tcPr>
          <w:p w:rsidR="00F957FA" w:rsidRDefault="00F957FA" w:rsidP="00F957FA">
            <w:pPr>
              <w:spacing w:before="60"/>
              <w:rPr>
                <w:rFonts w:ascii="Arial" w:hAnsi="Arial" w:cs="Arial"/>
                <w:sz w:val="16"/>
              </w:rPr>
            </w:pPr>
          </w:p>
        </w:tc>
        <w:tc>
          <w:tcPr>
            <w:tcW w:w="607" w:type="dxa"/>
          </w:tcPr>
          <w:p w:rsidR="00F957FA" w:rsidRDefault="00F957FA" w:rsidP="00F957FA">
            <w:pPr>
              <w:spacing w:before="60"/>
              <w:rPr>
                <w:rFonts w:ascii="Arial" w:hAnsi="Arial" w:cs="Arial"/>
                <w:sz w:val="16"/>
              </w:rPr>
            </w:pPr>
          </w:p>
        </w:tc>
        <w:tc>
          <w:tcPr>
            <w:tcW w:w="607" w:type="dxa"/>
          </w:tcPr>
          <w:p w:rsidR="00F957FA" w:rsidRDefault="00F957FA" w:rsidP="00F957FA">
            <w:pPr>
              <w:spacing w:before="60"/>
              <w:rPr>
                <w:rFonts w:ascii="Arial" w:hAnsi="Arial" w:cs="Arial"/>
                <w:sz w:val="16"/>
              </w:rPr>
            </w:pPr>
          </w:p>
        </w:tc>
        <w:tc>
          <w:tcPr>
            <w:tcW w:w="607" w:type="dxa"/>
          </w:tcPr>
          <w:p w:rsidR="00F957FA" w:rsidRDefault="00F957FA" w:rsidP="00F957FA">
            <w:pPr>
              <w:spacing w:before="60"/>
              <w:rPr>
                <w:rFonts w:ascii="Arial" w:hAnsi="Arial" w:cs="Arial"/>
                <w:sz w:val="16"/>
              </w:rPr>
            </w:pPr>
          </w:p>
        </w:tc>
      </w:tr>
    </w:tbl>
    <w:p w:rsidR="008B3E94" w:rsidRDefault="008B3E94" w:rsidP="008B3E94">
      <w:pPr>
        <w:pStyle w:val="Heading4"/>
      </w:pPr>
      <w:r>
        <w:t>Description</w:t>
      </w:r>
    </w:p>
    <w:p w:rsidR="008B3E94" w:rsidRDefault="00076EFA" w:rsidP="00DF1274">
      <w:pPr>
        <w:jc w:val="center"/>
      </w:pPr>
      <w:r>
        <w:object w:dxaOrig="4348" w:dyaOrig="4337">
          <v:shape id="_x0000_i1025" type="#_x0000_t75" style="width:217.5pt;height:217.5pt" o:ole="">
            <v:imagedata r:id="rId10" o:title=""/>
          </v:shape>
          <o:OLEObject Type="Embed" ProgID="Visio.Drawing.11" ShapeID="_x0000_i1025" DrawAspect="Content" ObjectID="_1461397444" r:id="rId11"/>
        </w:object>
      </w:r>
    </w:p>
    <w:p w:rsidR="00DF1274" w:rsidRDefault="00DF1274" w:rsidP="00DF1274">
      <w:pPr>
        <w:pStyle w:val="Heading3"/>
      </w:pPr>
      <w:r>
        <w:t xml:space="preserve">Local Function </w:t>
      </w:r>
      <w:proofErr w:type="spellStart"/>
      <w:r w:rsidR="00FF612E" w:rsidRPr="00FF612E">
        <w:t>pwronStartup</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Function Name</w:t>
            </w:r>
          </w:p>
        </w:tc>
        <w:tc>
          <w:tcPr>
            <w:tcW w:w="3875" w:type="dxa"/>
          </w:tcPr>
          <w:p w:rsidR="00DF1274" w:rsidRDefault="00DF1274" w:rsidP="006B359F">
            <w:pPr>
              <w:spacing w:before="60"/>
              <w:rPr>
                <w:rFonts w:ascii="Arial" w:hAnsi="Arial" w:cs="Arial"/>
                <w:sz w:val="16"/>
              </w:rPr>
            </w:pPr>
            <w:proofErr w:type="spellStart"/>
            <w:r w:rsidRPr="00DF1274">
              <w:rPr>
                <w:rFonts w:ascii="Arial" w:hAnsi="Arial" w:cs="Arial"/>
                <w:sz w:val="16"/>
              </w:rPr>
              <w:t>pwronStartup</w:t>
            </w:r>
            <w:proofErr w:type="spellEnd"/>
          </w:p>
        </w:tc>
        <w:tc>
          <w:tcPr>
            <w:tcW w:w="1159"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F1274" w:rsidRDefault="00DF1274"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DF1274" w:rsidRDefault="00DF1274" w:rsidP="006B359F">
            <w:pPr>
              <w:spacing w:before="60"/>
              <w:rPr>
                <w:rFonts w:ascii="Arial" w:hAnsi="Arial" w:cs="Arial"/>
                <w:sz w:val="16"/>
              </w:rPr>
            </w:pPr>
            <w:r>
              <w:rPr>
                <w:rFonts w:ascii="Arial" w:hAnsi="Arial" w:cs="Arial"/>
                <w:sz w:val="16"/>
              </w:rPr>
              <w:t>None</w:t>
            </w: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shd w:val="pct15" w:color="auto" w:fill="auto"/>
          </w:tcPr>
          <w:p w:rsidR="00DF1274" w:rsidRDefault="00DF1274" w:rsidP="006B359F">
            <w:pPr>
              <w:spacing w:before="60"/>
              <w:rPr>
                <w:rFonts w:ascii="Arial" w:hAnsi="Arial" w:cs="Arial"/>
                <w:sz w:val="16"/>
              </w:rPr>
            </w:pPr>
          </w:p>
        </w:tc>
      </w:tr>
      <w:tr w:rsidR="00DF1274" w:rsidTr="006B359F">
        <w:tc>
          <w:tcPr>
            <w:tcW w:w="2083" w:type="dxa"/>
          </w:tcPr>
          <w:p w:rsidR="00DF1274" w:rsidRDefault="00DF1274" w:rsidP="006B359F">
            <w:pPr>
              <w:spacing w:before="60"/>
              <w:rPr>
                <w:rFonts w:ascii="Arial" w:hAnsi="Arial" w:cs="Arial"/>
                <w:b/>
                <w:bCs/>
                <w:sz w:val="16"/>
              </w:rPr>
            </w:pPr>
          </w:p>
        </w:tc>
        <w:tc>
          <w:tcPr>
            <w:tcW w:w="3875" w:type="dxa"/>
          </w:tcPr>
          <w:p w:rsidR="00DF1274" w:rsidRDefault="00DF1274" w:rsidP="006B359F">
            <w:pPr>
              <w:spacing w:before="60"/>
              <w:rPr>
                <w:rFonts w:ascii="Arial" w:hAnsi="Arial" w:cs="Arial"/>
                <w:sz w:val="16"/>
              </w:rPr>
            </w:pP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shd w:val="pct15" w:color="auto" w:fill="auto"/>
          </w:tcPr>
          <w:p w:rsidR="00DF1274" w:rsidRDefault="00DF1274" w:rsidP="006B359F">
            <w:pPr>
              <w:spacing w:before="60"/>
              <w:rPr>
                <w:rFonts w:ascii="Arial" w:hAnsi="Arial" w:cs="Arial"/>
                <w:sz w:val="16"/>
              </w:rPr>
            </w:pPr>
          </w:p>
        </w:tc>
      </w:tr>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Return Value</w:t>
            </w:r>
          </w:p>
        </w:tc>
        <w:tc>
          <w:tcPr>
            <w:tcW w:w="3875" w:type="dxa"/>
          </w:tcPr>
          <w:p w:rsidR="00DF1274" w:rsidRDefault="00DF1274" w:rsidP="006B359F">
            <w:pPr>
              <w:spacing w:before="60"/>
              <w:rPr>
                <w:rFonts w:ascii="Arial" w:hAnsi="Arial" w:cs="Arial"/>
                <w:sz w:val="16"/>
              </w:rPr>
            </w:pPr>
            <w:r>
              <w:rPr>
                <w:rFonts w:ascii="Arial" w:hAnsi="Arial" w:cs="Arial"/>
                <w:sz w:val="16"/>
              </w:rPr>
              <w:t>N/A</w:t>
            </w: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r>
    </w:tbl>
    <w:p w:rsidR="00DF1274" w:rsidRDefault="00DF1274" w:rsidP="00DF1274">
      <w:pPr>
        <w:pStyle w:val="Heading4"/>
      </w:pPr>
      <w:r>
        <w:lastRenderedPageBreak/>
        <w:t>Description</w:t>
      </w:r>
    </w:p>
    <w:p w:rsidR="00DF1274" w:rsidRDefault="006856B5" w:rsidP="00DF1274">
      <w:pPr>
        <w:jc w:val="center"/>
      </w:pPr>
      <w:r>
        <w:object w:dxaOrig="6062" w:dyaOrig="8329">
          <v:shape id="_x0000_i1026" type="#_x0000_t75" style="width:303pt;height:416.25pt" o:ole="">
            <v:imagedata r:id="rId12" o:title=""/>
          </v:shape>
          <o:OLEObject Type="Embed" ProgID="Visio.Drawing.11" ShapeID="_x0000_i1026" DrawAspect="Content" ObjectID="_1461397445" r:id="rId13"/>
        </w:object>
      </w:r>
    </w:p>
    <w:p w:rsidR="00DF1274" w:rsidRDefault="00DF1274" w:rsidP="00DF1274">
      <w:pPr>
        <w:pStyle w:val="Heading3"/>
      </w:pPr>
      <w:r>
        <w:t xml:space="preserve">Local Function </w:t>
      </w:r>
      <w:proofErr w:type="spellStart"/>
      <w:r w:rsidR="00FF612E" w:rsidRPr="00FF612E">
        <w:t>afterSTC</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Function Name</w:t>
            </w:r>
          </w:p>
        </w:tc>
        <w:tc>
          <w:tcPr>
            <w:tcW w:w="3875" w:type="dxa"/>
          </w:tcPr>
          <w:p w:rsidR="00DF1274" w:rsidRDefault="00DF1274" w:rsidP="006B359F">
            <w:pPr>
              <w:spacing w:before="60"/>
              <w:rPr>
                <w:rFonts w:ascii="Arial" w:hAnsi="Arial" w:cs="Arial"/>
                <w:sz w:val="16"/>
              </w:rPr>
            </w:pPr>
            <w:proofErr w:type="spellStart"/>
            <w:r w:rsidRPr="00DF1274">
              <w:rPr>
                <w:rFonts w:ascii="Arial" w:hAnsi="Arial" w:cs="Arial"/>
                <w:sz w:val="16"/>
              </w:rPr>
              <w:t>afterSTC</w:t>
            </w:r>
            <w:proofErr w:type="spellEnd"/>
          </w:p>
        </w:tc>
        <w:tc>
          <w:tcPr>
            <w:tcW w:w="1159"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F1274" w:rsidRDefault="00DF1274"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DF1274" w:rsidRDefault="00DF1274" w:rsidP="006B359F">
            <w:pPr>
              <w:spacing w:before="60"/>
              <w:rPr>
                <w:rFonts w:ascii="Arial" w:hAnsi="Arial" w:cs="Arial"/>
                <w:sz w:val="16"/>
              </w:rPr>
            </w:pPr>
            <w:r>
              <w:rPr>
                <w:rFonts w:ascii="Arial" w:hAnsi="Arial" w:cs="Arial"/>
                <w:sz w:val="16"/>
              </w:rPr>
              <w:t>None</w:t>
            </w: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shd w:val="pct15" w:color="auto" w:fill="auto"/>
          </w:tcPr>
          <w:p w:rsidR="00DF1274" w:rsidRDefault="00DF1274" w:rsidP="006B359F">
            <w:pPr>
              <w:spacing w:before="60"/>
              <w:rPr>
                <w:rFonts w:ascii="Arial" w:hAnsi="Arial" w:cs="Arial"/>
                <w:sz w:val="16"/>
              </w:rPr>
            </w:pPr>
          </w:p>
        </w:tc>
      </w:tr>
      <w:tr w:rsidR="00DF1274" w:rsidTr="006B359F">
        <w:tc>
          <w:tcPr>
            <w:tcW w:w="2083" w:type="dxa"/>
          </w:tcPr>
          <w:p w:rsidR="00DF1274" w:rsidRDefault="00DF1274" w:rsidP="006B359F">
            <w:pPr>
              <w:spacing w:before="60"/>
              <w:rPr>
                <w:rFonts w:ascii="Arial" w:hAnsi="Arial" w:cs="Arial"/>
                <w:b/>
                <w:bCs/>
                <w:sz w:val="16"/>
              </w:rPr>
            </w:pPr>
          </w:p>
        </w:tc>
        <w:tc>
          <w:tcPr>
            <w:tcW w:w="3875" w:type="dxa"/>
          </w:tcPr>
          <w:p w:rsidR="00DF1274" w:rsidRDefault="00DF1274" w:rsidP="006B359F">
            <w:pPr>
              <w:spacing w:before="60"/>
              <w:rPr>
                <w:rFonts w:ascii="Arial" w:hAnsi="Arial" w:cs="Arial"/>
                <w:sz w:val="16"/>
              </w:rPr>
            </w:pP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shd w:val="pct15" w:color="auto" w:fill="auto"/>
          </w:tcPr>
          <w:p w:rsidR="00DF1274" w:rsidRDefault="00DF1274" w:rsidP="006B359F">
            <w:pPr>
              <w:spacing w:before="60"/>
              <w:rPr>
                <w:rFonts w:ascii="Arial" w:hAnsi="Arial" w:cs="Arial"/>
                <w:sz w:val="16"/>
              </w:rPr>
            </w:pPr>
          </w:p>
        </w:tc>
      </w:tr>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Return Value</w:t>
            </w:r>
          </w:p>
        </w:tc>
        <w:tc>
          <w:tcPr>
            <w:tcW w:w="3875" w:type="dxa"/>
          </w:tcPr>
          <w:p w:rsidR="00DF1274" w:rsidRDefault="00DF1274" w:rsidP="006B359F">
            <w:pPr>
              <w:spacing w:before="60"/>
              <w:rPr>
                <w:rFonts w:ascii="Arial" w:hAnsi="Arial" w:cs="Arial"/>
                <w:sz w:val="16"/>
              </w:rPr>
            </w:pPr>
            <w:r>
              <w:rPr>
                <w:rFonts w:ascii="Arial" w:hAnsi="Arial" w:cs="Arial"/>
                <w:sz w:val="16"/>
              </w:rPr>
              <w:t>N/A</w:t>
            </w: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r>
    </w:tbl>
    <w:p w:rsidR="00DF1274" w:rsidRDefault="00DF1274" w:rsidP="00DF1274">
      <w:pPr>
        <w:pStyle w:val="Heading4"/>
      </w:pPr>
      <w:r>
        <w:lastRenderedPageBreak/>
        <w:t>Description</w:t>
      </w:r>
    </w:p>
    <w:p w:rsidR="00DF1274" w:rsidRDefault="00635F39" w:rsidP="00DF1274">
      <w:pPr>
        <w:jc w:val="center"/>
      </w:pPr>
      <w:r>
        <w:object w:dxaOrig="6587" w:dyaOrig="9241">
          <v:shape id="_x0000_i1027" type="#_x0000_t75" style="width:311.25pt;height:437.25pt" o:ole="">
            <v:imagedata r:id="rId14" o:title=""/>
          </v:shape>
          <o:OLEObject Type="Embed" ProgID="Visio.Drawing.11" ShapeID="_x0000_i1027" DrawAspect="Content" ObjectID="_1461397446" r:id="rId15"/>
        </w:object>
      </w:r>
      <w:r>
        <w:object w:dxaOrig="8400" w:dyaOrig="10555">
          <v:shape id="_x0000_i1028" type="#_x0000_t75" style="width:396.75pt;height:499.5pt" o:ole="">
            <v:imagedata r:id="rId16" o:title=""/>
          </v:shape>
          <o:OLEObject Type="Embed" ProgID="Visio.Drawing.11" ShapeID="_x0000_i1028" DrawAspect="Content" ObjectID="_1461397447" r:id="rId17"/>
        </w:object>
      </w:r>
    </w:p>
    <w:p w:rsidR="00DF1274" w:rsidRDefault="00DF1274" w:rsidP="00DF1274">
      <w:pPr>
        <w:jc w:val="center"/>
      </w:pPr>
    </w:p>
    <w:p w:rsidR="00DF1274" w:rsidRDefault="00DF1274" w:rsidP="00DF1274">
      <w:pPr>
        <w:pStyle w:val="Heading3"/>
      </w:pPr>
      <w:r>
        <w:t xml:space="preserve">Local Function </w:t>
      </w:r>
      <w:proofErr w:type="spellStart"/>
      <w:r w:rsidR="001C7E3F" w:rsidRPr="001C7E3F">
        <w:t>memInitialization</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2"/>
        <w:gridCol w:w="3874"/>
        <w:gridCol w:w="1159"/>
        <w:gridCol w:w="608"/>
        <w:gridCol w:w="608"/>
        <w:gridCol w:w="607"/>
      </w:tblGrid>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Function Name</w:t>
            </w:r>
          </w:p>
        </w:tc>
        <w:tc>
          <w:tcPr>
            <w:tcW w:w="3875" w:type="dxa"/>
          </w:tcPr>
          <w:p w:rsidR="00DF1274" w:rsidRDefault="00DF1274" w:rsidP="006B359F">
            <w:pPr>
              <w:spacing w:before="60"/>
              <w:rPr>
                <w:rFonts w:ascii="Arial" w:hAnsi="Arial" w:cs="Arial"/>
                <w:sz w:val="16"/>
              </w:rPr>
            </w:pPr>
            <w:proofErr w:type="spellStart"/>
            <w:r w:rsidRPr="00DF1274">
              <w:rPr>
                <w:rFonts w:ascii="Arial" w:hAnsi="Arial" w:cs="Arial"/>
                <w:sz w:val="16"/>
              </w:rPr>
              <w:t>memInitialization</w:t>
            </w:r>
            <w:proofErr w:type="spellEnd"/>
          </w:p>
        </w:tc>
        <w:tc>
          <w:tcPr>
            <w:tcW w:w="1159"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DF1274" w:rsidRDefault="00DF1274"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F1274" w:rsidRDefault="00DF1274"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lastRenderedPageBreak/>
              <w:t>Tol</w:t>
            </w:r>
            <w:proofErr w:type="spellEnd"/>
            <w:r>
              <w:rPr>
                <w:rFonts w:ascii="Arial" w:hAnsi="Arial" w:cs="Arial"/>
                <w:sz w:val="16"/>
              </w:rPr>
              <w:t>.</w:t>
            </w:r>
          </w:p>
        </w:tc>
      </w:tr>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lastRenderedPageBreak/>
              <w:t xml:space="preserve">Arguments Passed </w:t>
            </w:r>
          </w:p>
        </w:tc>
        <w:tc>
          <w:tcPr>
            <w:tcW w:w="3875" w:type="dxa"/>
          </w:tcPr>
          <w:p w:rsidR="00DF1274" w:rsidRPr="006856B5" w:rsidRDefault="00DF1274" w:rsidP="006B359F">
            <w:pPr>
              <w:spacing w:before="60"/>
              <w:rPr>
                <w:rFonts w:ascii="Arial" w:hAnsi="Arial" w:cs="Arial"/>
                <w:i/>
                <w:sz w:val="16"/>
              </w:rPr>
            </w:pPr>
            <w:r w:rsidRPr="006856B5">
              <w:rPr>
                <w:rFonts w:ascii="Arial" w:hAnsi="Arial" w:cs="Arial"/>
                <w:i/>
                <w:sz w:val="16"/>
              </w:rPr>
              <w:t>MemInitMask_Cnt_T_u32</w:t>
            </w:r>
          </w:p>
        </w:tc>
        <w:tc>
          <w:tcPr>
            <w:tcW w:w="1159" w:type="dxa"/>
          </w:tcPr>
          <w:p w:rsidR="00DF1274" w:rsidRDefault="00DF1274" w:rsidP="006B359F">
            <w:pPr>
              <w:spacing w:before="60"/>
              <w:rPr>
                <w:rFonts w:ascii="Arial" w:hAnsi="Arial" w:cs="Arial"/>
                <w:sz w:val="16"/>
              </w:rPr>
            </w:pPr>
            <w:r>
              <w:rPr>
                <w:rFonts w:ascii="Arial" w:hAnsi="Arial" w:cs="Arial"/>
                <w:sz w:val="16"/>
              </w:rPr>
              <w:t>uint32</w:t>
            </w:r>
          </w:p>
        </w:tc>
        <w:tc>
          <w:tcPr>
            <w:tcW w:w="607" w:type="dxa"/>
          </w:tcPr>
          <w:p w:rsidR="00DF1274" w:rsidRDefault="00DF1274" w:rsidP="006B359F">
            <w:pPr>
              <w:spacing w:before="60"/>
              <w:rPr>
                <w:rFonts w:ascii="Arial" w:hAnsi="Arial" w:cs="Arial"/>
                <w:sz w:val="16"/>
              </w:rPr>
            </w:pPr>
            <w:r>
              <w:rPr>
                <w:rFonts w:ascii="Arial" w:hAnsi="Arial" w:cs="Arial"/>
                <w:sz w:val="16"/>
              </w:rPr>
              <w:t>FULL</w:t>
            </w:r>
          </w:p>
        </w:tc>
        <w:tc>
          <w:tcPr>
            <w:tcW w:w="607" w:type="dxa"/>
          </w:tcPr>
          <w:p w:rsidR="00DF1274" w:rsidRDefault="00DF1274" w:rsidP="006B359F">
            <w:pPr>
              <w:spacing w:before="60"/>
              <w:rPr>
                <w:rFonts w:ascii="Arial" w:hAnsi="Arial" w:cs="Arial"/>
                <w:sz w:val="16"/>
              </w:rPr>
            </w:pPr>
            <w:r>
              <w:rPr>
                <w:rFonts w:ascii="Arial" w:hAnsi="Arial" w:cs="Arial"/>
                <w:sz w:val="16"/>
              </w:rPr>
              <w:t>FULL</w:t>
            </w:r>
          </w:p>
        </w:tc>
        <w:tc>
          <w:tcPr>
            <w:tcW w:w="607" w:type="dxa"/>
            <w:shd w:val="pct15" w:color="auto" w:fill="auto"/>
          </w:tcPr>
          <w:p w:rsidR="00DF1274" w:rsidRDefault="00DF1274" w:rsidP="006B359F">
            <w:pPr>
              <w:spacing w:before="60"/>
              <w:rPr>
                <w:rFonts w:ascii="Arial" w:hAnsi="Arial" w:cs="Arial"/>
                <w:sz w:val="16"/>
              </w:rPr>
            </w:pPr>
          </w:p>
        </w:tc>
      </w:tr>
      <w:tr w:rsidR="00DF1274" w:rsidTr="006B359F">
        <w:tc>
          <w:tcPr>
            <w:tcW w:w="2083" w:type="dxa"/>
          </w:tcPr>
          <w:p w:rsidR="00DF1274" w:rsidRDefault="00DF1274" w:rsidP="006B359F">
            <w:pPr>
              <w:spacing w:before="60"/>
              <w:rPr>
                <w:rFonts w:ascii="Arial" w:hAnsi="Arial" w:cs="Arial"/>
                <w:b/>
                <w:bCs/>
                <w:sz w:val="16"/>
              </w:rPr>
            </w:pPr>
          </w:p>
        </w:tc>
        <w:tc>
          <w:tcPr>
            <w:tcW w:w="3875" w:type="dxa"/>
          </w:tcPr>
          <w:p w:rsidR="00DF1274" w:rsidRDefault="00DF1274" w:rsidP="006B359F">
            <w:pPr>
              <w:spacing w:before="60"/>
              <w:rPr>
                <w:rFonts w:ascii="Arial" w:hAnsi="Arial" w:cs="Arial"/>
                <w:sz w:val="16"/>
              </w:rPr>
            </w:pP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shd w:val="pct15" w:color="auto" w:fill="auto"/>
          </w:tcPr>
          <w:p w:rsidR="00DF1274" w:rsidRDefault="00DF1274" w:rsidP="006B359F">
            <w:pPr>
              <w:spacing w:before="60"/>
              <w:rPr>
                <w:rFonts w:ascii="Arial" w:hAnsi="Arial" w:cs="Arial"/>
                <w:sz w:val="16"/>
              </w:rPr>
            </w:pPr>
          </w:p>
        </w:tc>
      </w:tr>
      <w:tr w:rsidR="00DF1274" w:rsidTr="006B359F">
        <w:tc>
          <w:tcPr>
            <w:tcW w:w="2083" w:type="dxa"/>
          </w:tcPr>
          <w:p w:rsidR="00DF1274" w:rsidRDefault="00DF1274" w:rsidP="006B359F">
            <w:pPr>
              <w:spacing w:before="60"/>
              <w:rPr>
                <w:rFonts w:ascii="Arial" w:hAnsi="Arial" w:cs="Arial"/>
                <w:b/>
                <w:bCs/>
                <w:sz w:val="16"/>
              </w:rPr>
            </w:pPr>
            <w:r>
              <w:rPr>
                <w:rFonts w:ascii="Arial" w:hAnsi="Arial" w:cs="Arial"/>
                <w:b/>
                <w:bCs/>
                <w:sz w:val="16"/>
              </w:rPr>
              <w:t>Return Value</w:t>
            </w:r>
          </w:p>
        </w:tc>
        <w:tc>
          <w:tcPr>
            <w:tcW w:w="3875" w:type="dxa"/>
          </w:tcPr>
          <w:p w:rsidR="00DF1274" w:rsidRDefault="00DF1274" w:rsidP="006B359F">
            <w:pPr>
              <w:spacing w:before="60"/>
              <w:rPr>
                <w:rFonts w:ascii="Arial" w:hAnsi="Arial" w:cs="Arial"/>
                <w:sz w:val="16"/>
              </w:rPr>
            </w:pPr>
            <w:r>
              <w:rPr>
                <w:rFonts w:ascii="Arial" w:hAnsi="Arial" w:cs="Arial"/>
                <w:sz w:val="16"/>
              </w:rPr>
              <w:t>N/A</w:t>
            </w:r>
          </w:p>
        </w:tc>
        <w:tc>
          <w:tcPr>
            <w:tcW w:w="1159"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c>
          <w:tcPr>
            <w:tcW w:w="607" w:type="dxa"/>
          </w:tcPr>
          <w:p w:rsidR="00DF1274" w:rsidRDefault="00DF1274" w:rsidP="006B359F">
            <w:pPr>
              <w:spacing w:before="60"/>
              <w:rPr>
                <w:rFonts w:ascii="Arial" w:hAnsi="Arial" w:cs="Arial"/>
                <w:sz w:val="16"/>
              </w:rPr>
            </w:pPr>
          </w:p>
        </w:tc>
      </w:tr>
    </w:tbl>
    <w:p w:rsidR="00773935" w:rsidRDefault="00773935" w:rsidP="00DF1274">
      <w:pPr>
        <w:pStyle w:val="Heading4"/>
      </w:pPr>
      <w:r>
        <w:t>Design Rationale</w:t>
      </w:r>
    </w:p>
    <w:p w:rsidR="00F67701" w:rsidRDefault="00773935">
      <w:pPr>
        <w:ind w:left="864"/>
      </w:pPr>
      <w:r>
        <w:t>All VIM registers are cleared at the end of the startup initialization routine because the startup routine tests will set some interrupt flags during the testing (</w:t>
      </w:r>
      <w:proofErr w:type="spellStart"/>
      <w:r>
        <w:t>CCMSelfCheck</w:t>
      </w:r>
      <w:proofErr w:type="spellEnd"/>
      <w:r>
        <w:t>).</w:t>
      </w:r>
    </w:p>
    <w:p w:rsidR="00DF1274" w:rsidRDefault="00DF1274" w:rsidP="00DF1274">
      <w:pPr>
        <w:pStyle w:val="Heading4"/>
      </w:pPr>
      <w:r>
        <w:lastRenderedPageBreak/>
        <w:t>Description</w:t>
      </w:r>
    </w:p>
    <w:p w:rsidR="00DF1274" w:rsidRDefault="00334355" w:rsidP="00DF1274">
      <w:pPr>
        <w:jc w:val="center"/>
      </w:pPr>
      <w:r>
        <w:object w:dxaOrig="4715" w:dyaOrig="11902">
          <v:shape id="_x0000_i1029" type="#_x0000_t75" style="width:236.25pt;height:594pt" o:ole="">
            <v:imagedata r:id="rId18" o:title=""/>
          </v:shape>
          <o:OLEObject Type="Embed" ProgID="Visio.Drawing.11" ShapeID="_x0000_i1029" DrawAspect="Content" ObjectID="_1461397448" r:id="rId19"/>
        </w:object>
      </w:r>
    </w:p>
    <w:p w:rsidR="00377382" w:rsidRDefault="00377382" w:rsidP="00377382">
      <w:pPr>
        <w:pStyle w:val="Heading3"/>
      </w:pPr>
      <w:r>
        <w:lastRenderedPageBreak/>
        <w:t xml:space="preserve">Local Function </w:t>
      </w:r>
      <w:proofErr w:type="spellStart"/>
      <w:r w:rsidR="001C7E3F" w:rsidRPr="001C7E3F">
        <w:t>cpuSelfTest</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377382" w:rsidTr="006B359F">
        <w:tc>
          <w:tcPr>
            <w:tcW w:w="2083" w:type="dxa"/>
          </w:tcPr>
          <w:p w:rsidR="00377382" w:rsidRDefault="00377382" w:rsidP="006B359F">
            <w:pPr>
              <w:spacing w:before="60"/>
              <w:rPr>
                <w:rFonts w:ascii="Arial" w:hAnsi="Arial" w:cs="Arial"/>
                <w:b/>
                <w:bCs/>
                <w:sz w:val="16"/>
              </w:rPr>
            </w:pPr>
            <w:r>
              <w:rPr>
                <w:rFonts w:ascii="Arial" w:hAnsi="Arial" w:cs="Arial"/>
                <w:b/>
                <w:bCs/>
                <w:sz w:val="16"/>
              </w:rPr>
              <w:t>Function Name</w:t>
            </w:r>
          </w:p>
        </w:tc>
        <w:tc>
          <w:tcPr>
            <w:tcW w:w="3875" w:type="dxa"/>
          </w:tcPr>
          <w:p w:rsidR="00377382" w:rsidRDefault="00377382" w:rsidP="006B359F">
            <w:pPr>
              <w:spacing w:before="60"/>
              <w:rPr>
                <w:rFonts w:ascii="Arial" w:hAnsi="Arial" w:cs="Arial"/>
                <w:sz w:val="16"/>
              </w:rPr>
            </w:pPr>
            <w:proofErr w:type="spellStart"/>
            <w:r w:rsidRPr="00377382">
              <w:rPr>
                <w:rFonts w:ascii="Arial" w:hAnsi="Arial" w:cs="Arial"/>
                <w:sz w:val="16"/>
              </w:rPr>
              <w:t>cpuSelfTest</w:t>
            </w:r>
            <w:proofErr w:type="spellEnd"/>
          </w:p>
        </w:tc>
        <w:tc>
          <w:tcPr>
            <w:tcW w:w="1159" w:type="dxa"/>
            <w:shd w:val="pct30" w:color="FFFF00" w:fill="auto"/>
          </w:tcPr>
          <w:p w:rsidR="00377382" w:rsidRDefault="00377382"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377382" w:rsidRDefault="00377382"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377382" w:rsidRDefault="00377382"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377382" w:rsidRDefault="00377382"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377382" w:rsidTr="006B359F">
        <w:tc>
          <w:tcPr>
            <w:tcW w:w="2083" w:type="dxa"/>
          </w:tcPr>
          <w:p w:rsidR="00377382" w:rsidRDefault="00377382"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377382" w:rsidRDefault="00377382" w:rsidP="006B359F">
            <w:pPr>
              <w:spacing w:before="60"/>
              <w:rPr>
                <w:rFonts w:ascii="Arial" w:hAnsi="Arial" w:cs="Arial"/>
                <w:sz w:val="16"/>
              </w:rPr>
            </w:pPr>
            <w:r>
              <w:rPr>
                <w:rFonts w:ascii="Arial" w:hAnsi="Arial" w:cs="Arial"/>
                <w:sz w:val="16"/>
              </w:rPr>
              <w:t>None</w:t>
            </w:r>
          </w:p>
        </w:tc>
        <w:tc>
          <w:tcPr>
            <w:tcW w:w="1159" w:type="dxa"/>
          </w:tcPr>
          <w:p w:rsidR="00377382" w:rsidRDefault="00377382" w:rsidP="006B359F">
            <w:pPr>
              <w:spacing w:before="60"/>
              <w:rPr>
                <w:rFonts w:ascii="Arial" w:hAnsi="Arial" w:cs="Arial"/>
                <w:sz w:val="16"/>
              </w:rPr>
            </w:pPr>
          </w:p>
        </w:tc>
        <w:tc>
          <w:tcPr>
            <w:tcW w:w="607" w:type="dxa"/>
          </w:tcPr>
          <w:p w:rsidR="00377382" w:rsidRDefault="00377382" w:rsidP="006B359F">
            <w:pPr>
              <w:spacing w:before="60"/>
              <w:rPr>
                <w:rFonts w:ascii="Arial" w:hAnsi="Arial" w:cs="Arial"/>
                <w:sz w:val="16"/>
              </w:rPr>
            </w:pPr>
          </w:p>
        </w:tc>
        <w:tc>
          <w:tcPr>
            <w:tcW w:w="607" w:type="dxa"/>
          </w:tcPr>
          <w:p w:rsidR="00377382" w:rsidRDefault="00377382" w:rsidP="006B359F">
            <w:pPr>
              <w:spacing w:before="60"/>
              <w:rPr>
                <w:rFonts w:ascii="Arial" w:hAnsi="Arial" w:cs="Arial"/>
                <w:sz w:val="16"/>
              </w:rPr>
            </w:pPr>
          </w:p>
        </w:tc>
        <w:tc>
          <w:tcPr>
            <w:tcW w:w="607" w:type="dxa"/>
            <w:shd w:val="pct15" w:color="auto" w:fill="auto"/>
          </w:tcPr>
          <w:p w:rsidR="00377382" w:rsidRDefault="00377382" w:rsidP="006B359F">
            <w:pPr>
              <w:spacing w:before="60"/>
              <w:rPr>
                <w:rFonts w:ascii="Arial" w:hAnsi="Arial" w:cs="Arial"/>
                <w:sz w:val="16"/>
              </w:rPr>
            </w:pPr>
          </w:p>
        </w:tc>
      </w:tr>
      <w:tr w:rsidR="00377382" w:rsidTr="006B359F">
        <w:tc>
          <w:tcPr>
            <w:tcW w:w="2083" w:type="dxa"/>
          </w:tcPr>
          <w:p w:rsidR="00377382" w:rsidRDefault="00377382" w:rsidP="006B359F">
            <w:pPr>
              <w:spacing w:before="60"/>
              <w:rPr>
                <w:rFonts w:ascii="Arial" w:hAnsi="Arial" w:cs="Arial"/>
                <w:b/>
                <w:bCs/>
                <w:sz w:val="16"/>
              </w:rPr>
            </w:pPr>
          </w:p>
        </w:tc>
        <w:tc>
          <w:tcPr>
            <w:tcW w:w="3875" w:type="dxa"/>
          </w:tcPr>
          <w:p w:rsidR="00377382" w:rsidRDefault="00377382" w:rsidP="006B359F">
            <w:pPr>
              <w:spacing w:before="60"/>
              <w:rPr>
                <w:rFonts w:ascii="Arial" w:hAnsi="Arial" w:cs="Arial"/>
                <w:sz w:val="16"/>
              </w:rPr>
            </w:pPr>
          </w:p>
        </w:tc>
        <w:tc>
          <w:tcPr>
            <w:tcW w:w="1159" w:type="dxa"/>
          </w:tcPr>
          <w:p w:rsidR="00377382" w:rsidRDefault="00377382" w:rsidP="006B359F">
            <w:pPr>
              <w:spacing w:before="60"/>
              <w:rPr>
                <w:rFonts w:ascii="Arial" w:hAnsi="Arial" w:cs="Arial"/>
                <w:sz w:val="16"/>
              </w:rPr>
            </w:pPr>
          </w:p>
        </w:tc>
        <w:tc>
          <w:tcPr>
            <w:tcW w:w="607" w:type="dxa"/>
          </w:tcPr>
          <w:p w:rsidR="00377382" w:rsidRDefault="00377382" w:rsidP="006B359F">
            <w:pPr>
              <w:spacing w:before="60"/>
              <w:rPr>
                <w:rFonts w:ascii="Arial" w:hAnsi="Arial" w:cs="Arial"/>
                <w:sz w:val="16"/>
              </w:rPr>
            </w:pPr>
          </w:p>
        </w:tc>
        <w:tc>
          <w:tcPr>
            <w:tcW w:w="607" w:type="dxa"/>
          </w:tcPr>
          <w:p w:rsidR="00377382" w:rsidRDefault="00377382" w:rsidP="006B359F">
            <w:pPr>
              <w:spacing w:before="60"/>
              <w:rPr>
                <w:rFonts w:ascii="Arial" w:hAnsi="Arial" w:cs="Arial"/>
                <w:sz w:val="16"/>
              </w:rPr>
            </w:pPr>
          </w:p>
        </w:tc>
        <w:tc>
          <w:tcPr>
            <w:tcW w:w="607" w:type="dxa"/>
            <w:shd w:val="pct15" w:color="auto" w:fill="auto"/>
          </w:tcPr>
          <w:p w:rsidR="00377382" w:rsidRDefault="00377382" w:rsidP="006B359F">
            <w:pPr>
              <w:spacing w:before="60"/>
              <w:rPr>
                <w:rFonts w:ascii="Arial" w:hAnsi="Arial" w:cs="Arial"/>
                <w:sz w:val="16"/>
              </w:rPr>
            </w:pPr>
          </w:p>
        </w:tc>
      </w:tr>
      <w:tr w:rsidR="00377382" w:rsidTr="006B359F">
        <w:tc>
          <w:tcPr>
            <w:tcW w:w="2083" w:type="dxa"/>
          </w:tcPr>
          <w:p w:rsidR="00377382" w:rsidRDefault="00377382" w:rsidP="006B359F">
            <w:pPr>
              <w:spacing w:before="60"/>
              <w:rPr>
                <w:rFonts w:ascii="Arial" w:hAnsi="Arial" w:cs="Arial"/>
                <w:b/>
                <w:bCs/>
                <w:sz w:val="16"/>
              </w:rPr>
            </w:pPr>
            <w:r>
              <w:rPr>
                <w:rFonts w:ascii="Arial" w:hAnsi="Arial" w:cs="Arial"/>
                <w:b/>
                <w:bCs/>
                <w:sz w:val="16"/>
              </w:rPr>
              <w:t>Return Value</w:t>
            </w:r>
          </w:p>
        </w:tc>
        <w:tc>
          <w:tcPr>
            <w:tcW w:w="3875" w:type="dxa"/>
          </w:tcPr>
          <w:p w:rsidR="00377382" w:rsidRDefault="00377382" w:rsidP="006B359F">
            <w:pPr>
              <w:spacing w:before="60"/>
              <w:rPr>
                <w:rFonts w:ascii="Arial" w:hAnsi="Arial" w:cs="Arial"/>
                <w:sz w:val="16"/>
              </w:rPr>
            </w:pPr>
            <w:r>
              <w:rPr>
                <w:rFonts w:ascii="Arial" w:hAnsi="Arial" w:cs="Arial"/>
                <w:sz w:val="16"/>
              </w:rPr>
              <w:t>N/A</w:t>
            </w:r>
          </w:p>
        </w:tc>
        <w:tc>
          <w:tcPr>
            <w:tcW w:w="1159" w:type="dxa"/>
          </w:tcPr>
          <w:p w:rsidR="00377382" w:rsidRDefault="00377382" w:rsidP="006B359F">
            <w:pPr>
              <w:spacing w:before="60"/>
              <w:rPr>
                <w:rFonts w:ascii="Arial" w:hAnsi="Arial" w:cs="Arial"/>
                <w:sz w:val="16"/>
              </w:rPr>
            </w:pPr>
          </w:p>
        </w:tc>
        <w:tc>
          <w:tcPr>
            <w:tcW w:w="607" w:type="dxa"/>
          </w:tcPr>
          <w:p w:rsidR="00377382" w:rsidRDefault="00377382" w:rsidP="006B359F">
            <w:pPr>
              <w:spacing w:before="60"/>
              <w:rPr>
                <w:rFonts w:ascii="Arial" w:hAnsi="Arial" w:cs="Arial"/>
                <w:sz w:val="16"/>
              </w:rPr>
            </w:pPr>
          </w:p>
        </w:tc>
        <w:tc>
          <w:tcPr>
            <w:tcW w:w="607" w:type="dxa"/>
          </w:tcPr>
          <w:p w:rsidR="00377382" w:rsidRDefault="00377382" w:rsidP="006B359F">
            <w:pPr>
              <w:spacing w:before="60"/>
              <w:rPr>
                <w:rFonts w:ascii="Arial" w:hAnsi="Arial" w:cs="Arial"/>
                <w:sz w:val="16"/>
              </w:rPr>
            </w:pPr>
          </w:p>
        </w:tc>
        <w:tc>
          <w:tcPr>
            <w:tcW w:w="607" w:type="dxa"/>
          </w:tcPr>
          <w:p w:rsidR="00377382" w:rsidRDefault="00377382" w:rsidP="006B359F">
            <w:pPr>
              <w:spacing w:before="60"/>
              <w:rPr>
                <w:rFonts w:ascii="Arial" w:hAnsi="Arial" w:cs="Arial"/>
                <w:sz w:val="16"/>
              </w:rPr>
            </w:pPr>
          </w:p>
        </w:tc>
      </w:tr>
    </w:tbl>
    <w:p w:rsidR="00377382" w:rsidRDefault="00377382" w:rsidP="00377382">
      <w:pPr>
        <w:pStyle w:val="Heading4"/>
      </w:pPr>
      <w:r>
        <w:t>Description</w:t>
      </w:r>
    </w:p>
    <w:p w:rsidR="00DF1274" w:rsidRDefault="00D164AA" w:rsidP="00377382">
      <w:pPr>
        <w:jc w:val="center"/>
      </w:pPr>
      <w:r>
        <w:object w:dxaOrig="3713" w:dyaOrig="4060">
          <v:shape id="_x0000_i1030" type="#_x0000_t75" style="width:185.25pt;height:203.25pt" o:ole="">
            <v:imagedata r:id="rId20" o:title=""/>
          </v:shape>
          <o:OLEObject Type="Embed" ProgID="Visio.Drawing.11" ShapeID="_x0000_i1030" DrawAspect="Content" ObjectID="_1461397449" r:id="rId21"/>
        </w:object>
      </w:r>
    </w:p>
    <w:p w:rsidR="00C5477C" w:rsidRDefault="00C5477C" w:rsidP="00C5477C">
      <w:pPr>
        <w:pStyle w:val="Heading3"/>
      </w:pPr>
      <w:r>
        <w:t xml:space="preserve">Local Function </w:t>
      </w:r>
      <w:proofErr w:type="spellStart"/>
      <w:r w:rsidR="00E22571" w:rsidRPr="00E22571">
        <w:t>setupPLL</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C5477C" w:rsidTr="006B359F">
        <w:tc>
          <w:tcPr>
            <w:tcW w:w="2083" w:type="dxa"/>
          </w:tcPr>
          <w:p w:rsidR="00C5477C" w:rsidRDefault="00C5477C" w:rsidP="006B359F">
            <w:pPr>
              <w:spacing w:before="60"/>
              <w:rPr>
                <w:rFonts w:ascii="Arial" w:hAnsi="Arial" w:cs="Arial"/>
                <w:b/>
                <w:bCs/>
                <w:sz w:val="16"/>
              </w:rPr>
            </w:pPr>
            <w:r>
              <w:rPr>
                <w:rFonts w:ascii="Arial" w:hAnsi="Arial" w:cs="Arial"/>
                <w:b/>
                <w:bCs/>
                <w:sz w:val="16"/>
              </w:rPr>
              <w:t>Function Name</w:t>
            </w:r>
          </w:p>
        </w:tc>
        <w:tc>
          <w:tcPr>
            <w:tcW w:w="3875" w:type="dxa"/>
          </w:tcPr>
          <w:p w:rsidR="00C5477C" w:rsidRDefault="00C5477C" w:rsidP="006B359F">
            <w:pPr>
              <w:spacing w:before="60"/>
              <w:rPr>
                <w:rFonts w:ascii="Arial" w:hAnsi="Arial" w:cs="Arial"/>
                <w:sz w:val="16"/>
              </w:rPr>
            </w:pPr>
            <w:proofErr w:type="spellStart"/>
            <w:r w:rsidRPr="00C5477C">
              <w:rPr>
                <w:rFonts w:ascii="Arial" w:hAnsi="Arial" w:cs="Arial"/>
                <w:sz w:val="16"/>
              </w:rPr>
              <w:t>setupPLL</w:t>
            </w:r>
            <w:proofErr w:type="spellEnd"/>
          </w:p>
        </w:tc>
        <w:tc>
          <w:tcPr>
            <w:tcW w:w="1159" w:type="dxa"/>
            <w:shd w:val="pct30" w:color="FFFF00" w:fill="auto"/>
          </w:tcPr>
          <w:p w:rsidR="00C5477C" w:rsidRDefault="00C5477C"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C5477C" w:rsidRDefault="00C5477C"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C5477C" w:rsidRDefault="00C5477C"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C5477C" w:rsidRDefault="00C5477C"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C5477C" w:rsidTr="006B359F">
        <w:tc>
          <w:tcPr>
            <w:tcW w:w="2083" w:type="dxa"/>
          </w:tcPr>
          <w:p w:rsidR="00C5477C" w:rsidRDefault="00C5477C"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C5477C" w:rsidRDefault="00C5477C" w:rsidP="006B359F">
            <w:pPr>
              <w:spacing w:before="60"/>
              <w:rPr>
                <w:rFonts w:ascii="Arial" w:hAnsi="Arial" w:cs="Arial"/>
                <w:sz w:val="16"/>
              </w:rPr>
            </w:pPr>
            <w:r>
              <w:rPr>
                <w:rFonts w:ascii="Arial" w:hAnsi="Arial" w:cs="Arial"/>
                <w:sz w:val="16"/>
              </w:rPr>
              <w:t>None</w:t>
            </w:r>
          </w:p>
        </w:tc>
        <w:tc>
          <w:tcPr>
            <w:tcW w:w="1159"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shd w:val="pct15" w:color="auto" w:fill="auto"/>
          </w:tcPr>
          <w:p w:rsidR="00C5477C" w:rsidRDefault="00C5477C" w:rsidP="006B359F">
            <w:pPr>
              <w:spacing w:before="60"/>
              <w:rPr>
                <w:rFonts w:ascii="Arial" w:hAnsi="Arial" w:cs="Arial"/>
                <w:sz w:val="16"/>
              </w:rPr>
            </w:pPr>
          </w:p>
        </w:tc>
      </w:tr>
      <w:tr w:rsidR="00C5477C" w:rsidTr="006B359F">
        <w:tc>
          <w:tcPr>
            <w:tcW w:w="2083" w:type="dxa"/>
          </w:tcPr>
          <w:p w:rsidR="00C5477C" w:rsidRDefault="00C5477C" w:rsidP="006B359F">
            <w:pPr>
              <w:spacing w:before="60"/>
              <w:rPr>
                <w:rFonts w:ascii="Arial" w:hAnsi="Arial" w:cs="Arial"/>
                <w:b/>
                <w:bCs/>
                <w:sz w:val="16"/>
              </w:rPr>
            </w:pPr>
          </w:p>
        </w:tc>
        <w:tc>
          <w:tcPr>
            <w:tcW w:w="3875" w:type="dxa"/>
          </w:tcPr>
          <w:p w:rsidR="00C5477C" w:rsidRDefault="00C5477C" w:rsidP="006B359F">
            <w:pPr>
              <w:spacing w:before="60"/>
              <w:rPr>
                <w:rFonts w:ascii="Arial" w:hAnsi="Arial" w:cs="Arial"/>
                <w:sz w:val="16"/>
              </w:rPr>
            </w:pPr>
          </w:p>
        </w:tc>
        <w:tc>
          <w:tcPr>
            <w:tcW w:w="1159"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shd w:val="pct15" w:color="auto" w:fill="auto"/>
          </w:tcPr>
          <w:p w:rsidR="00C5477C" w:rsidRDefault="00C5477C" w:rsidP="006B359F">
            <w:pPr>
              <w:spacing w:before="60"/>
              <w:rPr>
                <w:rFonts w:ascii="Arial" w:hAnsi="Arial" w:cs="Arial"/>
                <w:sz w:val="16"/>
              </w:rPr>
            </w:pPr>
          </w:p>
        </w:tc>
      </w:tr>
      <w:tr w:rsidR="00C5477C" w:rsidTr="006B359F">
        <w:tc>
          <w:tcPr>
            <w:tcW w:w="2083" w:type="dxa"/>
          </w:tcPr>
          <w:p w:rsidR="00C5477C" w:rsidRDefault="00C5477C" w:rsidP="006B359F">
            <w:pPr>
              <w:spacing w:before="60"/>
              <w:rPr>
                <w:rFonts w:ascii="Arial" w:hAnsi="Arial" w:cs="Arial"/>
                <w:b/>
                <w:bCs/>
                <w:sz w:val="16"/>
              </w:rPr>
            </w:pPr>
            <w:r>
              <w:rPr>
                <w:rFonts w:ascii="Arial" w:hAnsi="Arial" w:cs="Arial"/>
                <w:b/>
                <w:bCs/>
                <w:sz w:val="16"/>
              </w:rPr>
              <w:t>Return Value</w:t>
            </w:r>
          </w:p>
        </w:tc>
        <w:tc>
          <w:tcPr>
            <w:tcW w:w="3875" w:type="dxa"/>
          </w:tcPr>
          <w:p w:rsidR="00C5477C" w:rsidRDefault="00C5477C" w:rsidP="006B359F">
            <w:pPr>
              <w:spacing w:before="60"/>
              <w:rPr>
                <w:rFonts w:ascii="Arial" w:hAnsi="Arial" w:cs="Arial"/>
                <w:sz w:val="16"/>
              </w:rPr>
            </w:pPr>
            <w:r>
              <w:rPr>
                <w:rFonts w:ascii="Arial" w:hAnsi="Arial" w:cs="Arial"/>
                <w:sz w:val="16"/>
              </w:rPr>
              <w:t>N/A</w:t>
            </w:r>
          </w:p>
        </w:tc>
        <w:tc>
          <w:tcPr>
            <w:tcW w:w="1159"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r>
    </w:tbl>
    <w:p w:rsidR="00CC6498" w:rsidRDefault="00CC6498" w:rsidP="00C5477C">
      <w:pPr>
        <w:pStyle w:val="Heading4"/>
      </w:pPr>
      <w:r>
        <w:t>Design Rationale</w:t>
      </w:r>
    </w:p>
    <w:p w:rsidR="00CC6498" w:rsidRPr="00CC6498" w:rsidRDefault="00CC6498" w:rsidP="00CC6498">
      <w:r>
        <w:t>This function configures the PLL settings.  These register settings assume 20MHz oscillator.  Changes to these values will drive changes to these register values.</w:t>
      </w:r>
    </w:p>
    <w:p w:rsidR="00C5477C" w:rsidRDefault="00C5477C" w:rsidP="00C5477C">
      <w:pPr>
        <w:pStyle w:val="Heading4"/>
      </w:pPr>
      <w:r>
        <w:lastRenderedPageBreak/>
        <w:t>Description</w:t>
      </w:r>
    </w:p>
    <w:p w:rsidR="00C5477C" w:rsidRDefault="002B65BC" w:rsidP="00C5477C">
      <w:pPr>
        <w:jc w:val="center"/>
      </w:pPr>
      <w:r>
        <w:object w:dxaOrig="6051" w:dyaOrig="4184">
          <v:shape id="_x0000_i1031" type="#_x0000_t75" style="width:303pt;height:209.25pt" o:ole="">
            <v:imagedata r:id="rId22" o:title=""/>
          </v:shape>
          <o:OLEObject Type="Embed" ProgID="Visio.Drawing.11" ShapeID="_x0000_i1031" DrawAspect="Content" ObjectID="_1461397450" r:id="rId23"/>
        </w:object>
      </w:r>
    </w:p>
    <w:p w:rsidR="00C5477C" w:rsidRDefault="00C5477C" w:rsidP="00C5477C">
      <w:pPr>
        <w:pStyle w:val="Heading3"/>
      </w:pPr>
      <w:r>
        <w:t xml:space="preserve">Local Function </w:t>
      </w:r>
      <w:proofErr w:type="spellStart"/>
      <w:r w:rsidR="00E22571" w:rsidRPr="00E22571">
        <w:t>efcCheck</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C5477C" w:rsidTr="006B359F">
        <w:tc>
          <w:tcPr>
            <w:tcW w:w="2083" w:type="dxa"/>
          </w:tcPr>
          <w:p w:rsidR="00C5477C" w:rsidRDefault="00C5477C" w:rsidP="006B359F">
            <w:pPr>
              <w:spacing w:before="60"/>
              <w:rPr>
                <w:rFonts w:ascii="Arial" w:hAnsi="Arial" w:cs="Arial"/>
                <w:b/>
                <w:bCs/>
                <w:sz w:val="16"/>
              </w:rPr>
            </w:pPr>
            <w:r>
              <w:rPr>
                <w:rFonts w:ascii="Arial" w:hAnsi="Arial" w:cs="Arial"/>
                <w:b/>
                <w:bCs/>
                <w:sz w:val="16"/>
              </w:rPr>
              <w:t>Function Name</w:t>
            </w:r>
          </w:p>
        </w:tc>
        <w:tc>
          <w:tcPr>
            <w:tcW w:w="3875" w:type="dxa"/>
          </w:tcPr>
          <w:p w:rsidR="00C5477C" w:rsidRDefault="00C5477C" w:rsidP="006B359F">
            <w:pPr>
              <w:spacing w:before="60"/>
              <w:rPr>
                <w:rFonts w:ascii="Arial" w:hAnsi="Arial" w:cs="Arial"/>
                <w:sz w:val="16"/>
              </w:rPr>
            </w:pPr>
            <w:proofErr w:type="spellStart"/>
            <w:r w:rsidRPr="00C5477C">
              <w:rPr>
                <w:rFonts w:ascii="Arial" w:hAnsi="Arial" w:cs="Arial"/>
                <w:sz w:val="16"/>
              </w:rPr>
              <w:t>efcCheck</w:t>
            </w:r>
            <w:proofErr w:type="spellEnd"/>
          </w:p>
        </w:tc>
        <w:tc>
          <w:tcPr>
            <w:tcW w:w="1159" w:type="dxa"/>
            <w:shd w:val="pct30" w:color="FFFF00" w:fill="auto"/>
          </w:tcPr>
          <w:p w:rsidR="00C5477C" w:rsidRDefault="00C5477C"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C5477C" w:rsidRDefault="00C5477C"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C5477C" w:rsidRDefault="00C5477C"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C5477C" w:rsidRDefault="00C5477C"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C5477C" w:rsidTr="006B359F">
        <w:tc>
          <w:tcPr>
            <w:tcW w:w="2083" w:type="dxa"/>
          </w:tcPr>
          <w:p w:rsidR="00C5477C" w:rsidRDefault="00C5477C"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C5477C" w:rsidRDefault="00C5477C" w:rsidP="006B359F">
            <w:pPr>
              <w:spacing w:before="60"/>
              <w:rPr>
                <w:rFonts w:ascii="Arial" w:hAnsi="Arial" w:cs="Arial"/>
                <w:sz w:val="16"/>
              </w:rPr>
            </w:pPr>
            <w:r>
              <w:rPr>
                <w:rFonts w:ascii="Arial" w:hAnsi="Arial" w:cs="Arial"/>
                <w:sz w:val="16"/>
              </w:rPr>
              <w:t>None</w:t>
            </w:r>
          </w:p>
        </w:tc>
        <w:tc>
          <w:tcPr>
            <w:tcW w:w="1159"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shd w:val="pct15" w:color="auto" w:fill="auto"/>
          </w:tcPr>
          <w:p w:rsidR="00C5477C" w:rsidRDefault="00C5477C" w:rsidP="006B359F">
            <w:pPr>
              <w:spacing w:before="60"/>
              <w:rPr>
                <w:rFonts w:ascii="Arial" w:hAnsi="Arial" w:cs="Arial"/>
                <w:sz w:val="16"/>
              </w:rPr>
            </w:pPr>
          </w:p>
        </w:tc>
      </w:tr>
      <w:tr w:rsidR="00C5477C" w:rsidTr="006B359F">
        <w:tc>
          <w:tcPr>
            <w:tcW w:w="2083" w:type="dxa"/>
          </w:tcPr>
          <w:p w:rsidR="00C5477C" w:rsidRDefault="00C5477C" w:rsidP="006B359F">
            <w:pPr>
              <w:spacing w:before="60"/>
              <w:rPr>
                <w:rFonts w:ascii="Arial" w:hAnsi="Arial" w:cs="Arial"/>
                <w:b/>
                <w:bCs/>
                <w:sz w:val="16"/>
              </w:rPr>
            </w:pPr>
          </w:p>
        </w:tc>
        <w:tc>
          <w:tcPr>
            <w:tcW w:w="3875" w:type="dxa"/>
          </w:tcPr>
          <w:p w:rsidR="00C5477C" w:rsidRDefault="00C5477C" w:rsidP="006B359F">
            <w:pPr>
              <w:spacing w:before="60"/>
              <w:rPr>
                <w:rFonts w:ascii="Arial" w:hAnsi="Arial" w:cs="Arial"/>
                <w:sz w:val="16"/>
              </w:rPr>
            </w:pPr>
          </w:p>
        </w:tc>
        <w:tc>
          <w:tcPr>
            <w:tcW w:w="1159"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shd w:val="pct15" w:color="auto" w:fill="auto"/>
          </w:tcPr>
          <w:p w:rsidR="00C5477C" w:rsidRDefault="00C5477C" w:rsidP="006B359F">
            <w:pPr>
              <w:spacing w:before="60"/>
              <w:rPr>
                <w:rFonts w:ascii="Arial" w:hAnsi="Arial" w:cs="Arial"/>
                <w:sz w:val="16"/>
              </w:rPr>
            </w:pPr>
          </w:p>
        </w:tc>
      </w:tr>
      <w:tr w:rsidR="00C5477C" w:rsidTr="006B359F">
        <w:tc>
          <w:tcPr>
            <w:tcW w:w="2083" w:type="dxa"/>
          </w:tcPr>
          <w:p w:rsidR="00C5477C" w:rsidRDefault="00C5477C" w:rsidP="006B359F">
            <w:pPr>
              <w:spacing w:before="60"/>
              <w:rPr>
                <w:rFonts w:ascii="Arial" w:hAnsi="Arial" w:cs="Arial"/>
                <w:b/>
                <w:bCs/>
                <w:sz w:val="16"/>
              </w:rPr>
            </w:pPr>
            <w:r>
              <w:rPr>
                <w:rFonts w:ascii="Arial" w:hAnsi="Arial" w:cs="Arial"/>
                <w:b/>
                <w:bCs/>
                <w:sz w:val="16"/>
              </w:rPr>
              <w:t>Return Value</w:t>
            </w:r>
          </w:p>
        </w:tc>
        <w:tc>
          <w:tcPr>
            <w:tcW w:w="3875" w:type="dxa"/>
          </w:tcPr>
          <w:p w:rsidR="00C5477C" w:rsidRDefault="00A82212" w:rsidP="006B359F">
            <w:pPr>
              <w:spacing w:before="60"/>
              <w:rPr>
                <w:rFonts w:ascii="Arial" w:hAnsi="Arial" w:cs="Arial"/>
                <w:sz w:val="16"/>
              </w:rPr>
            </w:pPr>
            <w:r>
              <w:rPr>
                <w:rFonts w:ascii="Arial" w:hAnsi="Arial" w:cs="Arial"/>
                <w:sz w:val="16"/>
              </w:rPr>
              <w:t>N/A</w:t>
            </w:r>
          </w:p>
        </w:tc>
        <w:tc>
          <w:tcPr>
            <w:tcW w:w="1159"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c>
          <w:tcPr>
            <w:tcW w:w="607" w:type="dxa"/>
          </w:tcPr>
          <w:p w:rsidR="00C5477C" w:rsidRDefault="00C5477C" w:rsidP="006B359F">
            <w:pPr>
              <w:spacing w:before="60"/>
              <w:rPr>
                <w:rFonts w:ascii="Arial" w:hAnsi="Arial" w:cs="Arial"/>
                <w:sz w:val="16"/>
              </w:rPr>
            </w:pPr>
          </w:p>
        </w:tc>
      </w:tr>
    </w:tbl>
    <w:p w:rsidR="00C5477C" w:rsidRDefault="00C5477C" w:rsidP="00C5477C">
      <w:pPr>
        <w:pStyle w:val="Heading4"/>
      </w:pPr>
      <w:r>
        <w:lastRenderedPageBreak/>
        <w:t>Description</w:t>
      </w:r>
    </w:p>
    <w:p w:rsidR="00C5477C" w:rsidRDefault="001F02CF" w:rsidP="00C5477C">
      <w:pPr>
        <w:jc w:val="center"/>
      </w:pPr>
      <w:r>
        <w:object w:dxaOrig="8785" w:dyaOrig="4245">
          <v:shape id="_x0000_i1032" type="#_x0000_t75" style="width:439.5pt;height:211.5pt" o:ole="">
            <v:imagedata r:id="rId24" o:title=""/>
          </v:shape>
          <o:OLEObject Type="Embed" ProgID="Visio.Drawing.11" ShapeID="_x0000_i1032" DrawAspect="Content" ObjectID="_1461397451" r:id="rId25"/>
        </w:object>
      </w:r>
    </w:p>
    <w:p w:rsidR="003F6D1B" w:rsidRDefault="003F6D1B" w:rsidP="003F6D1B">
      <w:pPr>
        <w:pStyle w:val="Heading3"/>
      </w:pPr>
      <w:r>
        <w:t xml:space="preserve">Local Function </w:t>
      </w:r>
      <w:proofErr w:type="spellStart"/>
      <w:r w:rsidR="00E22571" w:rsidRPr="00E22571">
        <w:t>efcStuckZeroTestPassed</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3"/>
        <w:gridCol w:w="3785"/>
        <w:gridCol w:w="1141"/>
        <w:gridCol w:w="723"/>
        <w:gridCol w:w="652"/>
        <w:gridCol w:w="604"/>
      </w:tblGrid>
      <w:tr w:rsidR="003F6D1B" w:rsidTr="006B359F">
        <w:tc>
          <w:tcPr>
            <w:tcW w:w="2083" w:type="dxa"/>
          </w:tcPr>
          <w:p w:rsidR="003F6D1B" w:rsidRDefault="003F6D1B" w:rsidP="006B359F">
            <w:pPr>
              <w:spacing w:before="60"/>
              <w:rPr>
                <w:rFonts w:ascii="Arial" w:hAnsi="Arial" w:cs="Arial"/>
                <w:b/>
                <w:bCs/>
                <w:sz w:val="16"/>
              </w:rPr>
            </w:pPr>
            <w:r>
              <w:rPr>
                <w:rFonts w:ascii="Arial" w:hAnsi="Arial" w:cs="Arial"/>
                <w:b/>
                <w:bCs/>
                <w:sz w:val="16"/>
              </w:rPr>
              <w:t>Function Name</w:t>
            </w:r>
          </w:p>
        </w:tc>
        <w:tc>
          <w:tcPr>
            <w:tcW w:w="3875" w:type="dxa"/>
          </w:tcPr>
          <w:p w:rsidR="003F6D1B" w:rsidRDefault="003F6D1B" w:rsidP="006B359F">
            <w:pPr>
              <w:spacing w:before="60"/>
              <w:rPr>
                <w:rFonts w:ascii="Arial" w:hAnsi="Arial" w:cs="Arial"/>
                <w:sz w:val="16"/>
              </w:rPr>
            </w:pPr>
            <w:proofErr w:type="spellStart"/>
            <w:r w:rsidRPr="003F6D1B">
              <w:rPr>
                <w:rFonts w:ascii="Arial" w:hAnsi="Arial" w:cs="Arial"/>
                <w:sz w:val="16"/>
              </w:rPr>
              <w:t>efcStuckZeroTestPassed</w:t>
            </w:r>
            <w:proofErr w:type="spellEnd"/>
          </w:p>
        </w:tc>
        <w:tc>
          <w:tcPr>
            <w:tcW w:w="1159" w:type="dxa"/>
            <w:shd w:val="pct30" w:color="FFFF00" w:fill="auto"/>
          </w:tcPr>
          <w:p w:rsidR="003F6D1B" w:rsidRDefault="003F6D1B"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3F6D1B" w:rsidRDefault="003F6D1B"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3F6D1B" w:rsidRDefault="003F6D1B"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3F6D1B" w:rsidRDefault="003F6D1B"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3F6D1B" w:rsidTr="006B359F">
        <w:tc>
          <w:tcPr>
            <w:tcW w:w="2083" w:type="dxa"/>
          </w:tcPr>
          <w:p w:rsidR="003F6D1B" w:rsidRDefault="003F6D1B"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3F6D1B" w:rsidRDefault="003F6D1B" w:rsidP="006B359F">
            <w:pPr>
              <w:spacing w:before="60"/>
              <w:rPr>
                <w:rFonts w:ascii="Arial" w:hAnsi="Arial" w:cs="Arial"/>
                <w:sz w:val="16"/>
              </w:rPr>
            </w:pPr>
            <w:r>
              <w:rPr>
                <w:rFonts w:ascii="Arial" w:hAnsi="Arial" w:cs="Arial"/>
                <w:sz w:val="16"/>
              </w:rPr>
              <w:t>None</w:t>
            </w:r>
          </w:p>
        </w:tc>
        <w:tc>
          <w:tcPr>
            <w:tcW w:w="1159" w:type="dxa"/>
          </w:tcPr>
          <w:p w:rsidR="003F6D1B" w:rsidRDefault="003F6D1B" w:rsidP="006B359F">
            <w:pPr>
              <w:spacing w:before="60"/>
              <w:rPr>
                <w:rFonts w:ascii="Arial" w:hAnsi="Arial" w:cs="Arial"/>
                <w:sz w:val="16"/>
              </w:rPr>
            </w:pPr>
          </w:p>
        </w:tc>
        <w:tc>
          <w:tcPr>
            <w:tcW w:w="607" w:type="dxa"/>
          </w:tcPr>
          <w:p w:rsidR="003F6D1B" w:rsidRDefault="003F6D1B" w:rsidP="006B359F">
            <w:pPr>
              <w:spacing w:before="60"/>
              <w:rPr>
                <w:rFonts w:ascii="Arial" w:hAnsi="Arial" w:cs="Arial"/>
                <w:sz w:val="16"/>
              </w:rPr>
            </w:pPr>
          </w:p>
        </w:tc>
        <w:tc>
          <w:tcPr>
            <w:tcW w:w="607" w:type="dxa"/>
          </w:tcPr>
          <w:p w:rsidR="003F6D1B" w:rsidRDefault="003F6D1B" w:rsidP="006B359F">
            <w:pPr>
              <w:spacing w:before="60"/>
              <w:rPr>
                <w:rFonts w:ascii="Arial" w:hAnsi="Arial" w:cs="Arial"/>
                <w:sz w:val="16"/>
              </w:rPr>
            </w:pPr>
          </w:p>
        </w:tc>
        <w:tc>
          <w:tcPr>
            <w:tcW w:w="607" w:type="dxa"/>
            <w:shd w:val="pct15" w:color="auto" w:fill="auto"/>
          </w:tcPr>
          <w:p w:rsidR="003F6D1B" w:rsidRDefault="003F6D1B" w:rsidP="006B359F">
            <w:pPr>
              <w:spacing w:before="60"/>
              <w:rPr>
                <w:rFonts w:ascii="Arial" w:hAnsi="Arial" w:cs="Arial"/>
                <w:sz w:val="16"/>
              </w:rPr>
            </w:pPr>
          </w:p>
        </w:tc>
      </w:tr>
      <w:tr w:rsidR="003F6D1B" w:rsidTr="006B359F">
        <w:tc>
          <w:tcPr>
            <w:tcW w:w="2083" w:type="dxa"/>
          </w:tcPr>
          <w:p w:rsidR="003F6D1B" w:rsidRDefault="003F6D1B" w:rsidP="006B359F">
            <w:pPr>
              <w:spacing w:before="60"/>
              <w:rPr>
                <w:rFonts w:ascii="Arial" w:hAnsi="Arial" w:cs="Arial"/>
                <w:b/>
                <w:bCs/>
                <w:sz w:val="16"/>
              </w:rPr>
            </w:pPr>
          </w:p>
        </w:tc>
        <w:tc>
          <w:tcPr>
            <w:tcW w:w="3875" w:type="dxa"/>
          </w:tcPr>
          <w:p w:rsidR="003F6D1B" w:rsidRDefault="003F6D1B" w:rsidP="006B359F">
            <w:pPr>
              <w:spacing w:before="60"/>
              <w:rPr>
                <w:rFonts w:ascii="Arial" w:hAnsi="Arial" w:cs="Arial"/>
                <w:sz w:val="16"/>
              </w:rPr>
            </w:pPr>
          </w:p>
        </w:tc>
        <w:tc>
          <w:tcPr>
            <w:tcW w:w="1159" w:type="dxa"/>
          </w:tcPr>
          <w:p w:rsidR="003F6D1B" w:rsidRDefault="003F6D1B" w:rsidP="006B359F">
            <w:pPr>
              <w:spacing w:before="60"/>
              <w:rPr>
                <w:rFonts w:ascii="Arial" w:hAnsi="Arial" w:cs="Arial"/>
                <w:sz w:val="16"/>
              </w:rPr>
            </w:pPr>
          </w:p>
        </w:tc>
        <w:tc>
          <w:tcPr>
            <w:tcW w:w="607" w:type="dxa"/>
          </w:tcPr>
          <w:p w:rsidR="003F6D1B" w:rsidRDefault="003F6D1B" w:rsidP="006B359F">
            <w:pPr>
              <w:spacing w:before="60"/>
              <w:rPr>
                <w:rFonts w:ascii="Arial" w:hAnsi="Arial" w:cs="Arial"/>
                <w:sz w:val="16"/>
              </w:rPr>
            </w:pPr>
          </w:p>
        </w:tc>
        <w:tc>
          <w:tcPr>
            <w:tcW w:w="607" w:type="dxa"/>
          </w:tcPr>
          <w:p w:rsidR="003F6D1B" w:rsidRDefault="003F6D1B" w:rsidP="006B359F">
            <w:pPr>
              <w:spacing w:before="60"/>
              <w:rPr>
                <w:rFonts w:ascii="Arial" w:hAnsi="Arial" w:cs="Arial"/>
                <w:sz w:val="16"/>
              </w:rPr>
            </w:pPr>
          </w:p>
        </w:tc>
        <w:tc>
          <w:tcPr>
            <w:tcW w:w="607" w:type="dxa"/>
            <w:shd w:val="pct15" w:color="auto" w:fill="auto"/>
          </w:tcPr>
          <w:p w:rsidR="003F6D1B" w:rsidRDefault="003F6D1B" w:rsidP="006B359F">
            <w:pPr>
              <w:spacing w:before="60"/>
              <w:rPr>
                <w:rFonts w:ascii="Arial" w:hAnsi="Arial" w:cs="Arial"/>
                <w:sz w:val="16"/>
              </w:rPr>
            </w:pPr>
          </w:p>
        </w:tc>
      </w:tr>
      <w:tr w:rsidR="003F6D1B" w:rsidTr="006B359F">
        <w:tc>
          <w:tcPr>
            <w:tcW w:w="2083" w:type="dxa"/>
          </w:tcPr>
          <w:p w:rsidR="003F6D1B" w:rsidRDefault="003F6D1B" w:rsidP="006B359F">
            <w:pPr>
              <w:spacing w:before="60"/>
              <w:rPr>
                <w:rFonts w:ascii="Arial" w:hAnsi="Arial" w:cs="Arial"/>
                <w:b/>
                <w:bCs/>
                <w:sz w:val="16"/>
              </w:rPr>
            </w:pPr>
            <w:r>
              <w:rPr>
                <w:rFonts w:ascii="Arial" w:hAnsi="Arial" w:cs="Arial"/>
                <w:b/>
                <w:bCs/>
                <w:sz w:val="16"/>
              </w:rPr>
              <w:t>Return Value</w:t>
            </w:r>
          </w:p>
        </w:tc>
        <w:tc>
          <w:tcPr>
            <w:tcW w:w="3875" w:type="dxa"/>
          </w:tcPr>
          <w:p w:rsidR="003F6D1B" w:rsidRPr="001C7E3F" w:rsidRDefault="003F6D1B" w:rsidP="006B359F">
            <w:pPr>
              <w:spacing w:before="60"/>
              <w:rPr>
                <w:rFonts w:ascii="Arial" w:hAnsi="Arial" w:cs="Arial"/>
                <w:i/>
                <w:sz w:val="16"/>
              </w:rPr>
            </w:pPr>
            <w:proofErr w:type="spellStart"/>
            <w:r w:rsidRPr="001C7E3F">
              <w:rPr>
                <w:rFonts w:ascii="Arial" w:hAnsi="Arial" w:cs="Arial"/>
                <w:i/>
                <w:sz w:val="16"/>
              </w:rPr>
              <w:t>TestPassed_Cnt_T_lgc</w:t>
            </w:r>
            <w:proofErr w:type="spellEnd"/>
          </w:p>
        </w:tc>
        <w:tc>
          <w:tcPr>
            <w:tcW w:w="1159" w:type="dxa"/>
          </w:tcPr>
          <w:p w:rsidR="003F6D1B" w:rsidRDefault="003F6D1B" w:rsidP="006B359F">
            <w:pPr>
              <w:spacing w:before="60"/>
              <w:rPr>
                <w:rFonts w:ascii="Arial" w:hAnsi="Arial" w:cs="Arial"/>
                <w:sz w:val="16"/>
              </w:rPr>
            </w:pPr>
            <w:proofErr w:type="spellStart"/>
            <w:r>
              <w:rPr>
                <w:rFonts w:ascii="Arial" w:hAnsi="Arial" w:cs="Arial"/>
                <w:sz w:val="16"/>
              </w:rPr>
              <w:t>boolean</w:t>
            </w:r>
            <w:proofErr w:type="spellEnd"/>
          </w:p>
        </w:tc>
        <w:tc>
          <w:tcPr>
            <w:tcW w:w="607" w:type="dxa"/>
          </w:tcPr>
          <w:p w:rsidR="003F6D1B" w:rsidRDefault="003F6D1B" w:rsidP="006B359F">
            <w:pPr>
              <w:spacing w:before="60"/>
              <w:rPr>
                <w:rFonts w:ascii="Arial" w:hAnsi="Arial" w:cs="Arial"/>
                <w:sz w:val="16"/>
              </w:rPr>
            </w:pPr>
            <w:r>
              <w:rPr>
                <w:rFonts w:ascii="Arial" w:hAnsi="Arial" w:cs="Arial"/>
                <w:sz w:val="16"/>
              </w:rPr>
              <w:t>FALSE</w:t>
            </w:r>
          </w:p>
        </w:tc>
        <w:tc>
          <w:tcPr>
            <w:tcW w:w="607" w:type="dxa"/>
          </w:tcPr>
          <w:p w:rsidR="003F6D1B" w:rsidRDefault="003F6D1B" w:rsidP="006B359F">
            <w:pPr>
              <w:spacing w:before="60"/>
              <w:rPr>
                <w:rFonts w:ascii="Arial" w:hAnsi="Arial" w:cs="Arial"/>
                <w:sz w:val="16"/>
              </w:rPr>
            </w:pPr>
            <w:r>
              <w:rPr>
                <w:rFonts w:ascii="Arial" w:hAnsi="Arial" w:cs="Arial"/>
                <w:sz w:val="16"/>
              </w:rPr>
              <w:t>TRUE</w:t>
            </w:r>
          </w:p>
        </w:tc>
        <w:tc>
          <w:tcPr>
            <w:tcW w:w="607" w:type="dxa"/>
          </w:tcPr>
          <w:p w:rsidR="003F6D1B" w:rsidRDefault="003F6D1B" w:rsidP="006B359F">
            <w:pPr>
              <w:spacing w:before="60"/>
              <w:rPr>
                <w:rFonts w:ascii="Arial" w:hAnsi="Arial" w:cs="Arial"/>
                <w:sz w:val="16"/>
              </w:rPr>
            </w:pPr>
            <w:r>
              <w:rPr>
                <w:rFonts w:ascii="Arial" w:hAnsi="Arial" w:cs="Arial"/>
                <w:sz w:val="16"/>
              </w:rPr>
              <w:t>0</w:t>
            </w:r>
          </w:p>
        </w:tc>
      </w:tr>
    </w:tbl>
    <w:p w:rsidR="003F6D1B" w:rsidRDefault="003F6D1B" w:rsidP="003F6D1B">
      <w:pPr>
        <w:pStyle w:val="Heading4"/>
      </w:pPr>
      <w:r>
        <w:lastRenderedPageBreak/>
        <w:t>Description</w:t>
      </w:r>
    </w:p>
    <w:p w:rsidR="00C5477C" w:rsidRDefault="002B65BC" w:rsidP="003F6D1B">
      <w:pPr>
        <w:jc w:val="center"/>
      </w:pPr>
      <w:r>
        <w:object w:dxaOrig="5560" w:dyaOrig="7908">
          <v:shape id="_x0000_i1033" type="#_x0000_t75" style="width:277.5pt;height:394.5pt" o:ole="">
            <v:imagedata r:id="rId26" o:title=""/>
          </v:shape>
          <o:OLEObject Type="Embed" ProgID="Visio.Drawing.11" ShapeID="_x0000_i1033" DrawAspect="Content" ObjectID="_1461397452" r:id="rId27"/>
        </w:object>
      </w:r>
    </w:p>
    <w:p w:rsidR="009308B1" w:rsidRDefault="009308B1" w:rsidP="009308B1">
      <w:pPr>
        <w:pStyle w:val="Heading3"/>
      </w:pPr>
      <w:r>
        <w:t xml:space="preserve">Local Function </w:t>
      </w:r>
      <w:proofErr w:type="spellStart"/>
      <w:r w:rsidR="00E22571" w:rsidRPr="00E22571">
        <w:t>efcSelfTest</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Function Name</w:t>
            </w:r>
          </w:p>
        </w:tc>
        <w:tc>
          <w:tcPr>
            <w:tcW w:w="3875" w:type="dxa"/>
          </w:tcPr>
          <w:p w:rsidR="009308B1" w:rsidRDefault="009308B1" w:rsidP="006B359F">
            <w:pPr>
              <w:spacing w:before="60"/>
              <w:rPr>
                <w:rFonts w:ascii="Arial" w:hAnsi="Arial" w:cs="Arial"/>
                <w:sz w:val="16"/>
              </w:rPr>
            </w:pPr>
            <w:proofErr w:type="spellStart"/>
            <w:r w:rsidRPr="009308B1">
              <w:rPr>
                <w:rFonts w:ascii="Arial" w:hAnsi="Arial" w:cs="Arial"/>
                <w:sz w:val="16"/>
              </w:rPr>
              <w:t>efcSelfTest</w:t>
            </w:r>
            <w:proofErr w:type="spellEnd"/>
          </w:p>
        </w:tc>
        <w:tc>
          <w:tcPr>
            <w:tcW w:w="1159"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9308B1" w:rsidRDefault="009308B1"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9308B1" w:rsidRDefault="009308B1" w:rsidP="006B359F">
            <w:pPr>
              <w:spacing w:before="60"/>
              <w:rPr>
                <w:rFonts w:ascii="Arial" w:hAnsi="Arial" w:cs="Arial"/>
                <w:sz w:val="16"/>
              </w:rPr>
            </w:pPr>
            <w:r>
              <w:rPr>
                <w:rFonts w:ascii="Arial" w:hAnsi="Arial" w:cs="Arial"/>
                <w:sz w:val="16"/>
              </w:rPr>
              <w:t>None</w:t>
            </w: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shd w:val="pct15" w:color="auto" w:fill="auto"/>
          </w:tcPr>
          <w:p w:rsidR="009308B1" w:rsidRDefault="009308B1" w:rsidP="006B359F">
            <w:pPr>
              <w:spacing w:before="60"/>
              <w:rPr>
                <w:rFonts w:ascii="Arial" w:hAnsi="Arial" w:cs="Arial"/>
                <w:sz w:val="16"/>
              </w:rPr>
            </w:pPr>
          </w:p>
        </w:tc>
      </w:tr>
      <w:tr w:rsidR="009308B1" w:rsidTr="006B359F">
        <w:tc>
          <w:tcPr>
            <w:tcW w:w="2083" w:type="dxa"/>
          </w:tcPr>
          <w:p w:rsidR="009308B1" w:rsidRDefault="009308B1" w:rsidP="006B359F">
            <w:pPr>
              <w:spacing w:before="60"/>
              <w:rPr>
                <w:rFonts w:ascii="Arial" w:hAnsi="Arial" w:cs="Arial"/>
                <w:b/>
                <w:bCs/>
                <w:sz w:val="16"/>
              </w:rPr>
            </w:pPr>
          </w:p>
        </w:tc>
        <w:tc>
          <w:tcPr>
            <w:tcW w:w="3875" w:type="dxa"/>
          </w:tcPr>
          <w:p w:rsidR="009308B1" w:rsidRDefault="009308B1" w:rsidP="006B359F">
            <w:pPr>
              <w:spacing w:before="60"/>
              <w:rPr>
                <w:rFonts w:ascii="Arial" w:hAnsi="Arial" w:cs="Arial"/>
                <w:sz w:val="16"/>
              </w:rPr>
            </w:pP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shd w:val="pct15" w:color="auto" w:fill="auto"/>
          </w:tcPr>
          <w:p w:rsidR="009308B1" w:rsidRDefault="009308B1" w:rsidP="006B359F">
            <w:pPr>
              <w:spacing w:before="60"/>
              <w:rPr>
                <w:rFonts w:ascii="Arial" w:hAnsi="Arial" w:cs="Arial"/>
                <w:sz w:val="16"/>
              </w:rPr>
            </w:pPr>
          </w:p>
        </w:tc>
      </w:tr>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Return Value</w:t>
            </w:r>
          </w:p>
        </w:tc>
        <w:tc>
          <w:tcPr>
            <w:tcW w:w="3875" w:type="dxa"/>
          </w:tcPr>
          <w:p w:rsidR="009308B1" w:rsidRDefault="009308B1" w:rsidP="006B359F">
            <w:pPr>
              <w:spacing w:before="60"/>
              <w:rPr>
                <w:rFonts w:ascii="Arial" w:hAnsi="Arial" w:cs="Arial"/>
                <w:sz w:val="16"/>
              </w:rPr>
            </w:pPr>
            <w:r>
              <w:rPr>
                <w:rFonts w:ascii="Arial" w:hAnsi="Arial" w:cs="Arial"/>
                <w:sz w:val="16"/>
              </w:rPr>
              <w:t>N/A</w:t>
            </w: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r>
    </w:tbl>
    <w:p w:rsidR="009308B1" w:rsidRDefault="009308B1" w:rsidP="009308B1">
      <w:pPr>
        <w:pStyle w:val="Heading4"/>
      </w:pPr>
      <w:r>
        <w:lastRenderedPageBreak/>
        <w:t>Description</w:t>
      </w:r>
    </w:p>
    <w:p w:rsidR="00C5477C" w:rsidRDefault="009308B1" w:rsidP="009308B1">
      <w:pPr>
        <w:jc w:val="center"/>
      </w:pPr>
      <w:r>
        <w:object w:dxaOrig="3499" w:dyaOrig="2632">
          <v:shape id="_x0000_i1034" type="#_x0000_t75" style="width:175.5pt;height:131.25pt" o:ole="">
            <v:imagedata r:id="rId28" o:title=""/>
          </v:shape>
          <o:OLEObject Type="Embed" ProgID="Visio.Drawing.11" ShapeID="_x0000_i1034" DrawAspect="Content" ObjectID="_1461397453" r:id="rId29"/>
        </w:object>
      </w:r>
    </w:p>
    <w:p w:rsidR="009308B1" w:rsidRDefault="008B3E94" w:rsidP="009308B1">
      <w:pPr>
        <w:pStyle w:val="Heading3"/>
      </w:pPr>
      <w:r>
        <w:br w:type="page"/>
      </w:r>
      <w:r w:rsidR="009308B1">
        <w:lastRenderedPageBreak/>
        <w:t xml:space="preserve">Local Function </w:t>
      </w:r>
      <w:proofErr w:type="spellStart"/>
      <w:r w:rsidR="00E22571" w:rsidRPr="00E22571">
        <w:t>periphInit</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Function Name</w:t>
            </w:r>
          </w:p>
        </w:tc>
        <w:tc>
          <w:tcPr>
            <w:tcW w:w="3875" w:type="dxa"/>
          </w:tcPr>
          <w:p w:rsidR="009308B1" w:rsidRDefault="009308B1" w:rsidP="006B359F">
            <w:pPr>
              <w:spacing w:before="60"/>
              <w:rPr>
                <w:rFonts w:ascii="Arial" w:hAnsi="Arial" w:cs="Arial"/>
                <w:sz w:val="16"/>
              </w:rPr>
            </w:pPr>
            <w:proofErr w:type="spellStart"/>
            <w:r w:rsidRPr="009308B1">
              <w:rPr>
                <w:rFonts w:ascii="Arial" w:hAnsi="Arial" w:cs="Arial"/>
                <w:sz w:val="16"/>
              </w:rPr>
              <w:t>periphInit</w:t>
            </w:r>
            <w:proofErr w:type="spellEnd"/>
          </w:p>
        </w:tc>
        <w:tc>
          <w:tcPr>
            <w:tcW w:w="1159"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9308B1" w:rsidRDefault="009308B1"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9308B1" w:rsidRDefault="009308B1" w:rsidP="006B359F">
            <w:pPr>
              <w:spacing w:before="60"/>
              <w:rPr>
                <w:rFonts w:ascii="Arial" w:hAnsi="Arial" w:cs="Arial"/>
                <w:sz w:val="16"/>
              </w:rPr>
            </w:pPr>
            <w:r>
              <w:rPr>
                <w:rFonts w:ascii="Arial" w:hAnsi="Arial" w:cs="Arial"/>
                <w:sz w:val="16"/>
              </w:rPr>
              <w:t>None</w:t>
            </w: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shd w:val="pct15" w:color="auto" w:fill="auto"/>
          </w:tcPr>
          <w:p w:rsidR="009308B1" w:rsidRDefault="009308B1" w:rsidP="006B359F">
            <w:pPr>
              <w:spacing w:before="60"/>
              <w:rPr>
                <w:rFonts w:ascii="Arial" w:hAnsi="Arial" w:cs="Arial"/>
                <w:sz w:val="16"/>
              </w:rPr>
            </w:pPr>
          </w:p>
        </w:tc>
      </w:tr>
      <w:tr w:rsidR="009308B1" w:rsidTr="006B359F">
        <w:tc>
          <w:tcPr>
            <w:tcW w:w="2083" w:type="dxa"/>
          </w:tcPr>
          <w:p w:rsidR="009308B1" w:rsidRDefault="009308B1" w:rsidP="006B359F">
            <w:pPr>
              <w:spacing w:before="60"/>
              <w:rPr>
                <w:rFonts w:ascii="Arial" w:hAnsi="Arial" w:cs="Arial"/>
                <w:b/>
                <w:bCs/>
                <w:sz w:val="16"/>
              </w:rPr>
            </w:pPr>
          </w:p>
        </w:tc>
        <w:tc>
          <w:tcPr>
            <w:tcW w:w="3875" w:type="dxa"/>
          </w:tcPr>
          <w:p w:rsidR="009308B1" w:rsidRDefault="009308B1" w:rsidP="006B359F">
            <w:pPr>
              <w:spacing w:before="60"/>
              <w:rPr>
                <w:rFonts w:ascii="Arial" w:hAnsi="Arial" w:cs="Arial"/>
                <w:sz w:val="16"/>
              </w:rPr>
            </w:pP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shd w:val="pct15" w:color="auto" w:fill="auto"/>
          </w:tcPr>
          <w:p w:rsidR="009308B1" w:rsidRDefault="009308B1" w:rsidP="006B359F">
            <w:pPr>
              <w:spacing w:before="60"/>
              <w:rPr>
                <w:rFonts w:ascii="Arial" w:hAnsi="Arial" w:cs="Arial"/>
                <w:sz w:val="16"/>
              </w:rPr>
            </w:pPr>
          </w:p>
        </w:tc>
      </w:tr>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Return Value</w:t>
            </w:r>
          </w:p>
        </w:tc>
        <w:tc>
          <w:tcPr>
            <w:tcW w:w="3875" w:type="dxa"/>
          </w:tcPr>
          <w:p w:rsidR="009308B1" w:rsidRDefault="009308B1" w:rsidP="006B359F">
            <w:pPr>
              <w:spacing w:before="60"/>
              <w:rPr>
                <w:rFonts w:ascii="Arial" w:hAnsi="Arial" w:cs="Arial"/>
                <w:sz w:val="16"/>
              </w:rPr>
            </w:pPr>
            <w:r>
              <w:rPr>
                <w:rFonts w:ascii="Arial" w:hAnsi="Arial" w:cs="Arial"/>
                <w:sz w:val="16"/>
              </w:rPr>
              <w:t>N/A</w:t>
            </w: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r>
    </w:tbl>
    <w:p w:rsidR="009308B1" w:rsidRDefault="009308B1" w:rsidP="009308B1">
      <w:pPr>
        <w:pStyle w:val="Heading4"/>
      </w:pPr>
      <w:r>
        <w:t>Description</w:t>
      </w:r>
    </w:p>
    <w:p w:rsidR="008B3E94" w:rsidRDefault="00D307AE" w:rsidP="009308B1">
      <w:pPr>
        <w:spacing w:after="0"/>
        <w:jc w:val="center"/>
      </w:pPr>
      <w:r>
        <w:object w:dxaOrig="5408" w:dyaOrig="4106">
          <v:shape id="_x0000_i1035" type="#_x0000_t75" style="width:270pt;height:205.5pt" o:ole="">
            <v:imagedata r:id="rId30" o:title=""/>
          </v:shape>
          <o:OLEObject Type="Embed" ProgID="Visio.Drawing.11" ShapeID="_x0000_i1035" DrawAspect="Content" ObjectID="_1461397454" r:id="rId31"/>
        </w:object>
      </w:r>
    </w:p>
    <w:p w:rsidR="009308B1" w:rsidRDefault="009308B1" w:rsidP="009308B1">
      <w:pPr>
        <w:pStyle w:val="Heading3"/>
      </w:pPr>
      <w:r>
        <w:t xml:space="preserve">Local Function </w:t>
      </w:r>
      <w:proofErr w:type="spellStart"/>
      <w:r w:rsidR="00E22571" w:rsidRPr="00E22571">
        <w:t>checkEFCSelfTestPassed</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3"/>
        <w:gridCol w:w="3786"/>
        <w:gridCol w:w="1141"/>
        <w:gridCol w:w="723"/>
        <w:gridCol w:w="652"/>
        <w:gridCol w:w="603"/>
      </w:tblGrid>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Function Name</w:t>
            </w:r>
          </w:p>
        </w:tc>
        <w:tc>
          <w:tcPr>
            <w:tcW w:w="3875" w:type="dxa"/>
          </w:tcPr>
          <w:p w:rsidR="009308B1" w:rsidRDefault="009308B1" w:rsidP="006B359F">
            <w:pPr>
              <w:spacing w:before="60"/>
              <w:rPr>
                <w:rFonts w:ascii="Arial" w:hAnsi="Arial" w:cs="Arial"/>
                <w:sz w:val="16"/>
              </w:rPr>
            </w:pPr>
            <w:proofErr w:type="spellStart"/>
            <w:r w:rsidRPr="009308B1">
              <w:rPr>
                <w:rFonts w:ascii="Arial" w:hAnsi="Arial" w:cs="Arial"/>
                <w:sz w:val="16"/>
              </w:rPr>
              <w:t>checkEFCSelfTestPassed</w:t>
            </w:r>
            <w:proofErr w:type="spellEnd"/>
          </w:p>
        </w:tc>
        <w:tc>
          <w:tcPr>
            <w:tcW w:w="1159"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9308B1" w:rsidRDefault="009308B1"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9308B1" w:rsidRDefault="009308B1"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9308B1" w:rsidRDefault="009308B1" w:rsidP="006B359F">
            <w:pPr>
              <w:spacing w:before="60"/>
              <w:rPr>
                <w:rFonts w:ascii="Arial" w:hAnsi="Arial" w:cs="Arial"/>
                <w:sz w:val="16"/>
              </w:rPr>
            </w:pPr>
            <w:r>
              <w:rPr>
                <w:rFonts w:ascii="Arial" w:hAnsi="Arial" w:cs="Arial"/>
                <w:sz w:val="16"/>
              </w:rPr>
              <w:t>None</w:t>
            </w: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shd w:val="pct15" w:color="auto" w:fill="auto"/>
          </w:tcPr>
          <w:p w:rsidR="009308B1" w:rsidRDefault="009308B1" w:rsidP="006B359F">
            <w:pPr>
              <w:spacing w:before="60"/>
              <w:rPr>
                <w:rFonts w:ascii="Arial" w:hAnsi="Arial" w:cs="Arial"/>
                <w:sz w:val="16"/>
              </w:rPr>
            </w:pPr>
          </w:p>
        </w:tc>
      </w:tr>
      <w:tr w:rsidR="009308B1" w:rsidTr="006B359F">
        <w:tc>
          <w:tcPr>
            <w:tcW w:w="2083" w:type="dxa"/>
          </w:tcPr>
          <w:p w:rsidR="009308B1" w:rsidRDefault="009308B1" w:rsidP="006B359F">
            <w:pPr>
              <w:spacing w:before="60"/>
              <w:rPr>
                <w:rFonts w:ascii="Arial" w:hAnsi="Arial" w:cs="Arial"/>
                <w:b/>
                <w:bCs/>
                <w:sz w:val="16"/>
              </w:rPr>
            </w:pPr>
          </w:p>
        </w:tc>
        <w:tc>
          <w:tcPr>
            <w:tcW w:w="3875" w:type="dxa"/>
          </w:tcPr>
          <w:p w:rsidR="009308B1" w:rsidRDefault="009308B1" w:rsidP="006B359F">
            <w:pPr>
              <w:spacing w:before="60"/>
              <w:rPr>
                <w:rFonts w:ascii="Arial" w:hAnsi="Arial" w:cs="Arial"/>
                <w:sz w:val="16"/>
              </w:rPr>
            </w:pPr>
          </w:p>
        </w:tc>
        <w:tc>
          <w:tcPr>
            <w:tcW w:w="1159"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tcPr>
          <w:p w:rsidR="009308B1" w:rsidRDefault="009308B1" w:rsidP="006B359F">
            <w:pPr>
              <w:spacing w:before="60"/>
              <w:rPr>
                <w:rFonts w:ascii="Arial" w:hAnsi="Arial" w:cs="Arial"/>
                <w:sz w:val="16"/>
              </w:rPr>
            </w:pPr>
          </w:p>
        </w:tc>
        <w:tc>
          <w:tcPr>
            <w:tcW w:w="607" w:type="dxa"/>
            <w:shd w:val="pct15" w:color="auto" w:fill="auto"/>
          </w:tcPr>
          <w:p w:rsidR="009308B1" w:rsidRDefault="009308B1" w:rsidP="006B359F">
            <w:pPr>
              <w:spacing w:before="60"/>
              <w:rPr>
                <w:rFonts w:ascii="Arial" w:hAnsi="Arial" w:cs="Arial"/>
                <w:sz w:val="16"/>
              </w:rPr>
            </w:pPr>
          </w:p>
        </w:tc>
      </w:tr>
      <w:tr w:rsidR="009308B1" w:rsidTr="006B359F">
        <w:tc>
          <w:tcPr>
            <w:tcW w:w="2083" w:type="dxa"/>
          </w:tcPr>
          <w:p w:rsidR="009308B1" w:rsidRDefault="009308B1" w:rsidP="006B359F">
            <w:pPr>
              <w:spacing w:before="60"/>
              <w:rPr>
                <w:rFonts w:ascii="Arial" w:hAnsi="Arial" w:cs="Arial"/>
                <w:b/>
                <w:bCs/>
                <w:sz w:val="16"/>
              </w:rPr>
            </w:pPr>
            <w:r>
              <w:rPr>
                <w:rFonts w:ascii="Arial" w:hAnsi="Arial" w:cs="Arial"/>
                <w:b/>
                <w:bCs/>
                <w:sz w:val="16"/>
              </w:rPr>
              <w:t>Return Value</w:t>
            </w:r>
          </w:p>
        </w:tc>
        <w:tc>
          <w:tcPr>
            <w:tcW w:w="3875" w:type="dxa"/>
          </w:tcPr>
          <w:p w:rsidR="009308B1" w:rsidRPr="00E22571" w:rsidRDefault="009308B1" w:rsidP="006B359F">
            <w:pPr>
              <w:spacing w:before="60"/>
              <w:rPr>
                <w:rFonts w:ascii="Arial" w:hAnsi="Arial" w:cs="Arial"/>
                <w:i/>
                <w:sz w:val="16"/>
              </w:rPr>
            </w:pPr>
            <w:proofErr w:type="spellStart"/>
            <w:r w:rsidRPr="00E22571">
              <w:rPr>
                <w:rFonts w:ascii="Arial" w:hAnsi="Arial" w:cs="Arial"/>
                <w:i/>
                <w:sz w:val="16"/>
              </w:rPr>
              <w:t>TestPassed_Cnt_T_lgc</w:t>
            </w:r>
            <w:proofErr w:type="spellEnd"/>
          </w:p>
        </w:tc>
        <w:tc>
          <w:tcPr>
            <w:tcW w:w="1159" w:type="dxa"/>
          </w:tcPr>
          <w:p w:rsidR="009308B1" w:rsidRDefault="009308B1" w:rsidP="006B359F">
            <w:pPr>
              <w:spacing w:before="60"/>
              <w:rPr>
                <w:rFonts w:ascii="Arial" w:hAnsi="Arial" w:cs="Arial"/>
                <w:sz w:val="16"/>
              </w:rPr>
            </w:pPr>
            <w:proofErr w:type="spellStart"/>
            <w:r>
              <w:rPr>
                <w:rFonts w:ascii="Arial" w:hAnsi="Arial" w:cs="Arial"/>
                <w:sz w:val="16"/>
              </w:rPr>
              <w:t>boolean</w:t>
            </w:r>
            <w:proofErr w:type="spellEnd"/>
          </w:p>
        </w:tc>
        <w:tc>
          <w:tcPr>
            <w:tcW w:w="607" w:type="dxa"/>
          </w:tcPr>
          <w:p w:rsidR="009308B1" w:rsidRDefault="009308B1" w:rsidP="006B359F">
            <w:pPr>
              <w:spacing w:before="60"/>
              <w:rPr>
                <w:rFonts w:ascii="Arial" w:hAnsi="Arial" w:cs="Arial"/>
                <w:sz w:val="16"/>
              </w:rPr>
            </w:pPr>
            <w:r>
              <w:rPr>
                <w:rFonts w:ascii="Arial" w:hAnsi="Arial" w:cs="Arial"/>
                <w:sz w:val="16"/>
              </w:rPr>
              <w:t>FALSE</w:t>
            </w:r>
          </w:p>
        </w:tc>
        <w:tc>
          <w:tcPr>
            <w:tcW w:w="607" w:type="dxa"/>
          </w:tcPr>
          <w:p w:rsidR="009308B1" w:rsidRDefault="009308B1" w:rsidP="006B359F">
            <w:pPr>
              <w:spacing w:before="60"/>
              <w:rPr>
                <w:rFonts w:ascii="Arial" w:hAnsi="Arial" w:cs="Arial"/>
                <w:sz w:val="16"/>
              </w:rPr>
            </w:pPr>
            <w:r>
              <w:rPr>
                <w:rFonts w:ascii="Arial" w:hAnsi="Arial" w:cs="Arial"/>
                <w:sz w:val="16"/>
              </w:rPr>
              <w:t>TRUE</w:t>
            </w:r>
          </w:p>
        </w:tc>
        <w:tc>
          <w:tcPr>
            <w:tcW w:w="607" w:type="dxa"/>
          </w:tcPr>
          <w:p w:rsidR="009308B1" w:rsidRDefault="009308B1" w:rsidP="006B359F">
            <w:pPr>
              <w:spacing w:before="60"/>
              <w:rPr>
                <w:rFonts w:ascii="Arial" w:hAnsi="Arial" w:cs="Arial"/>
                <w:sz w:val="16"/>
              </w:rPr>
            </w:pPr>
            <w:r>
              <w:rPr>
                <w:rFonts w:ascii="Arial" w:hAnsi="Arial" w:cs="Arial"/>
                <w:sz w:val="16"/>
              </w:rPr>
              <w:t>0</w:t>
            </w:r>
          </w:p>
        </w:tc>
      </w:tr>
    </w:tbl>
    <w:p w:rsidR="009308B1" w:rsidRDefault="009308B1" w:rsidP="009308B1">
      <w:pPr>
        <w:pStyle w:val="Heading4"/>
      </w:pPr>
      <w:r>
        <w:lastRenderedPageBreak/>
        <w:t>Description</w:t>
      </w:r>
    </w:p>
    <w:p w:rsidR="00D54530" w:rsidRDefault="00635F39" w:rsidP="00E22571">
      <w:pPr>
        <w:spacing w:after="0"/>
        <w:jc w:val="center"/>
      </w:pPr>
      <w:r>
        <w:object w:dxaOrig="5467" w:dyaOrig="5116">
          <v:shape id="_x0000_i1036" type="#_x0000_t75" style="width:273pt;height:255pt" o:ole="">
            <v:imagedata r:id="rId32" o:title=""/>
          </v:shape>
          <o:OLEObject Type="Embed" ProgID="Visio.Drawing.11" ShapeID="_x0000_i1036" DrawAspect="Content" ObjectID="_1461397455" r:id="rId33"/>
        </w:object>
      </w:r>
    </w:p>
    <w:p w:rsidR="009308B1" w:rsidRDefault="009308B1" w:rsidP="009308B1">
      <w:pPr>
        <w:spacing w:after="0"/>
      </w:pPr>
    </w:p>
    <w:p w:rsidR="006B359F" w:rsidRDefault="006B359F" w:rsidP="006B359F">
      <w:pPr>
        <w:pStyle w:val="Heading3"/>
      </w:pPr>
      <w:r>
        <w:t xml:space="preserve">Local Function </w:t>
      </w:r>
      <w:proofErr w:type="spellStart"/>
      <w:r w:rsidR="00E22571" w:rsidRPr="00E22571">
        <w:t>setupFlash</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6B359F" w:rsidTr="006B359F">
        <w:tc>
          <w:tcPr>
            <w:tcW w:w="2083" w:type="dxa"/>
          </w:tcPr>
          <w:p w:rsidR="006B359F" w:rsidRDefault="006B359F" w:rsidP="006B359F">
            <w:pPr>
              <w:spacing w:before="60"/>
              <w:rPr>
                <w:rFonts w:ascii="Arial" w:hAnsi="Arial" w:cs="Arial"/>
                <w:b/>
                <w:bCs/>
                <w:sz w:val="16"/>
              </w:rPr>
            </w:pPr>
            <w:r>
              <w:rPr>
                <w:rFonts w:ascii="Arial" w:hAnsi="Arial" w:cs="Arial"/>
                <w:b/>
                <w:bCs/>
                <w:sz w:val="16"/>
              </w:rPr>
              <w:t>Function Name</w:t>
            </w:r>
          </w:p>
        </w:tc>
        <w:tc>
          <w:tcPr>
            <w:tcW w:w="3875" w:type="dxa"/>
          </w:tcPr>
          <w:p w:rsidR="006B359F" w:rsidRDefault="006B359F" w:rsidP="006B359F">
            <w:pPr>
              <w:spacing w:before="60"/>
              <w:rPr>
                <w:rFonts w:ascii="Arial" w:hAnsi="Arial" w:cs="Arial"/>
                <w:sz w:val="16"/>
              </w:rPr>
            </w:pPr>
            <w:proofErr w:type="spellStart"/>
            <w:r w:rsidRPr="006B359F">
              <w:rPr>
                <w:rFonts w:ascii="Arial" w:hAnsi="Arial" w:cs="Arial"/>
                <w:sz w:val="16"/>
              </w:rPr>
              <w:t>setupFlash</w:t>
            </w:r>
            <w:proofErr w:type="spellEnd"/>
          </w:p>
        </w:tc>
        <w:tc>
          <w:tcPr>
            <w:tcW w:w="1159" w:type="dxa"/>
            <w:shd w:val="pct30" w:color="FFFF00" w:fill="auto"/>
          </w:tcPr>
          <w:p w:rsidR="006B359F" w:rsidRDefault="006B359F"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6B359F" w:rsidRDefault="006B359F"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6B359F" w:rsidRDefault="006B359F"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6B359F" w:rsidRDefault="006B359F"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6B359F" w:rsidTr="006B359F">
        <w:tc>
          <w:tcPr>
            <w:tcW w:w="2083" w:type="dxa"/>
          </w:tcPr>
          <w:p w:rsidR="006B359F" w:rsidRDefault="006B359F"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6B359F" w:rsidRDefault="006B359F" w:rsidP="006B359F">
            <w:pPr>
              <w:spacing w:before="60"/>
              <w:rPr>
                <w:rFonts w:ascii="Arial" w:hAnsi="Arial" w:cs="Arial"/>
                <w:sz w:val="16"/>
              </w:rPr>
            </w:pPr>
            <w:r>
              <w:rPr>
                <w:rFonts w:ascii="Arial" w:hAnsi="Arial" w:cs="Arial"/>
                <w:sz w:val="16"/>
              </w:rPr>
              <w:t>None</w:t>
            </w:r>
          </w:p>
        </w:tc>
        <w:tc>
          <w:tcPr>
            <w:tcW w:w="1159"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shd w:val="pct15" w:color="auto" w:fill="auto"/>
          </w:tcPr>
          <w:p w:rsidR="006B359F" w:rsidRDefault="006B359F" w:rsidP="006B359F">
            <w:pPr>
              <w:spacing w:before="60"/>
              <w:rPr>
                <w:rFonts w:ascii="Arial" w:hAnsi="Arial" w:cs="Arial"/>
                <w:sz w:val="16"/>
              </w:rPr>
            </w:pPr>
          </w:p>
        </w:tc>
      </w:tr>
      <w:tr w:rsidR="006B359F" w:rsidTr="006B359F">
        <w:tc>
          <w:tcPr>
            <w:tcW w:w="2083" w:type="dxa"/>
          </w:tcPr>
          <w:p w:rsidR="006B359F" w:rsidRDefault="006B359F" w:rsidP="006B359F">
            <w:pPr>
              <w:spacing w:before="60"/>
              <w:rPr>
                <w:rFonts w:ascii="Arial" w:hAnsi="Arial" w:cs="Arial"/>
                <w:b/>
                <w:bCs/>
                <w:sz w:val="16"/>
              </w:rPr>
            </w:pPr>
          </w:p>
        </w:tc>
        <w:tc>
          <w:tcPr>
            <w:tcW w:w="3875" w:type="dxa"/>
          </w:tcPr>
          <w:p w:rsidR="006B359F" w:rsidRDefault="006B359F" w:rsidP="006B359F">
            <w:pPr>
              <w:spacing w:before="60"/>
              <w:rPr>
                <w:rFonts w:ascii="Arial" w:hAnsi="Arial" w:cs="Arial"/>
                <w:sz w:val="16"/>
              </w:rPr>
            </w:pPr>
          </w:p>
        </w:tc>
        <w:tc>
          <w:tcPr>
            <w:tcW w:w="1159"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shd w:val="pct15" w:color="auto" w:fill="auto"/>
          </w:tcPr>
          <w:p w:rsidR="006B359F" w:rsidRDefault="006B359F" w:rsidP="006B359F">
            <w:pPr>
              <w:spacing w:before="60"/>
              <w:rPr>
                <w:rFonts w:ascii="Arial" w:hAnsi="Arial" w:cs="Arial"/>
                <w:sz w:val="16"/>
              </w:rPr>
            </w:pPr>
          </w:p>
        </w:tc>
      </w:tr>
      <w:tr w:rsidR="006B359F" w:rsidTr="006B359F">
        <w:tc>
          <w:tcPr>
            <w:tcW w:w="2083" w:type="dxa"/>
          </w:tcPr>
          <w:p w:rsidR="006B359F" w:rsidRDefault="006B359F" w:rsidP="006B359F">
            <w:pPr>
              <w:spacing w:before="60"/>
              <w:rPr>
                <w:rFonts w:ascii="Arial" w:hAnsi="Arial" w:cs="Arial"/>
                <w:b/>
                <w:bCs/>
                <w:sz w:val="16"/>
              </w:rPr>
            </w:pPr>
            <w:r>
              <w:rPr>
                <w:rFonts w:ascii="Arial" w:hAnsi="Arial" w:cs="Arial"/>
                <w:b/>
                <w:bCs/>
                <w:sz w:val="16"/>
              </w:rPr>
              <w:t>Return Value</w:t>
            </w:r>
          </w:p>
        </w:tc>
        <w:tc>
          <w:tcPr>
            <w:tcW w:w="3875" w:type="dxa"/>
          </w:tcPr>
          <w:p w:rsidR="006B359F" w:rsidRDefault="006B359F" w:rsidP="006B359F">
            <w:pPr>
              <w:spacing w:before="60"/>
              <w:rPr>
                <w:rFonts w:ascii="Arial" w:hAnsi="Arial" w:cs="Arial"/>
                <w:sz w:val="16"/>
              </w:rPr>
            </w:pPr>
            <w:r>
              <w:rPr>
                <w:rFonts w:ascii="Arial" w:hAnsi="Arial" w:cs="Arial"/>
                <w:sz w:val="16"/>
              </w:rPr>
              <w:t>N/A</w:t>
            </w:r>
          </w:p>
        </w:tc>
        <w:tc>
          <w:tcPr>
            <w:tcW w:w="1159"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r>
    </w:tbl>
    <w:p w:rsidR="0075213D" w:rsidRDefault="0075213D" w:rsidP="006B359F">
      <w:pPr>
        <w:pStyle w:val="Heading4"/>
      </w:pPr>
      <w:r>
        <w:t>Design Rationale</w:t>
      </w:r>
    </w:p>
    <w:p w:rsidR="0075213D" w:rsidRPr="0075213D" w:rsidRDefault="0075213D" w:rsidP="0075213D">
      <w:r>
        <w:t xml:space="preserve">The device ID is checked and if the gladiator </w:t>
      </w:r>
      <w:proofErr w:type="spellStart"/>
      <w:r>
        <w:t>revA</w:t>
      </w:r>
      <w:proofErr w:type="spellEnd"/>
      <w:r>
        <w:t xml:space="preserve"> part ID is detected, pre-emption is disabled.  This is to account for errata DEVICE#145 of </w:t>
      </w:r>
      <w:proofErr w:type="spellStart"/>
      <w:r>
        <w:t>revA</w:t>
      </w:r>
      <w:proofErr w:type="spellEnd"/>
      <w:r>
        <w:t xml:space="preserve"> parts.</w:t>
      </w:r>
    </w:p>
    <w:p w:rsidR="006B359F" w:rsidRDefault="006B359F" w:rsidP="006B359F">
      <w:pPr>
        <w:pStyle w:val="Heading4"/>
      </w:pPr>
      <w:r>
        <w:lastRenderedPageBreak/>
        <w:t>Description</w:t>
      </w:r>
    </w:p>
    <w:p w:rsidR="009308B1" w:rsidRDefault="0012722C" w:rsidP="006B359F">
      <w:pPr>
        <w:spacing w:after="0"/>
        <w:jc w:val="center"/>
      </w:pPr>
      <w:r>
        <w:object w:dxaOrig="4902" w:dyaOrig="4476">
          <v:shape id="_x0000_i1037" type="#_x0000_t75" style="width:246pt;height:223.5pt" o:ole="">
            <v:imagedata r:id="rId34" o:title=""/>
          </v:shape>
          <o:OLEObject Type="Embed" ProgID="Visio.Drawing.11" ShapeID="_x0000_i1037" DrawAspect="Content" ObjectID="_1461397456" r:id="rId35"/>
        </w:object>
      </w:r>
    </w:p>
    <w:p w:rsidR="006B359F" w:rsidRDefault="006B359F" w:rsidP="006B359F">
      <w:pPr>
        <w:spacing w:after="0"/>
        <w:jc w:val="center"/>
      </w:pPr>
    </w:p>
    <w:p w:rsidR="006B359F" w:rsidRDefault="006B359F" w:rsidP="006B359F">
      <w:pPr>
        <w:pStyle w:val="Heading3"/>
      </w:pPr>
      <w:r>
        <w:t xml:space="preserve">Local Function </w:t>
      </w:r>
      <w:proofErr w:type="spellStart"/>
      <w:r w:rsidR="00E22571" w:rsidRPr="00E22571">
        <w:t>trimLPO</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6B359F" w:rsidTr="006B359F">
        <w:tc>
          <w:tcPr>
            <w:tcW w:w="2083" w:type="dxa"/>
          </w:tcPr>
          <w:p w:rsidR="006B359F" w:rsidRDefault="006B359F" w:rsidP="006B359F">
            <w:pPr>
              <w:spacing w:before="60"/>
              <w:rPr>
                <w:rFonts w:ascii="Arial" w:hAnsi="Arial" w:cs="Arial"/>
                <w:b/>
                <w:bCs/>
                <w:sz w:val="16"/>
              </w:rPr>
            </w:pPr>
            <w:r>
              <w:rPr>
                <w:rFonts w:ascii="Arial" w:hAnsi="Arial" w:cs="Arial"/>
                <w:b/>
                <w:bCs/>
                <w:sz w:val="16"/>
              </w:rPr>
              <w:t>Function Name</w:t>
            </w:r>
          </w:p>
        </w:tc>
        <w:tc>
          <w:tcPr>
            <w:tcW w:w="3875" w:type="dxa"/>
          </w:tcPr>
          <w:p w:rsidR="006B359F" w:rsidRDefault="006B359F" w:rsidP="006B359F">
            <w:pPr>
              <w:spacing w:before="60"/>
              <w:rPr>
                <w:rFonts w:ascii="Arial" w:hAnsi="Arial" w:cs="Arial"/>
                <w:sz w:val="16"/>
              </w:rPr>
            </w:pPr>
            <w:proofErr w:type="spellStart"/>
            <w:r w:rsidRPr="006B359F">
              <w:rPr>
                <w:rFonts w:ascii="Arial" w:hAnsi="Arial" w:cs="Arial"/>
                <w:sz w:val="16"/>
              </w:rPr>
              <w:t>trimLPO</w:t>
            </w:r>
            <w:proofErr w:type="spellEnd"/>
          </w:p>
        </w:tc>
        <w:tc>
          <w:tcPr>
            <w:tcW w:w="1159" w:type="dxa"/>
            <w:shd w:val="pct30" w:color="FFFF00" w:fill="auto"/>
          </w:tcPr>
          <w:p w:rsidR="006B359F" w:rsidRDefault="006B359F" w:rsidP="006B359F">
            <w:pPr>
              <w:spacing w:before="60"/>
              <w:jc w:val="center"/>
              <w:rPr>
                <w:rFonts w:ascii="Arial" w:hAnsi="Arial" w:cs="Arial"/>
                <w:sz w:val="16"/>
              </w:rPr>
            </w:pPr>
            <w:r>
              <w:rPr>
                <w:rFonts w:ascii="Arial" w:hAnsi="Arial" w:cs="Arial"/>
                <w:sz w:val="16"/>
              </w:rPr>
              <w:t>Type</w:t>
            </w:r>
          </w:p>
        </w:tc>
        <w:tc>
          <w:tcPr>
            <w:tcW w:w="607" w:type="dxa"/>
            <w:shd w:val="pct30" w:color="FFFF00" w:fill="auto"/>
          </w:tcPr>
          <w:p w:rsidR="006B359F" w:rsidRDefault="006B359F" w:rsidP="006B359F">
            <w:pPr>
              <w:spacing w:before="60"/>
              <w:jc w:val="center"/>
              <w:rPr>
                <w:rFonts w:ascii="Arial" w:hAnsi="Arial" w:cs="Arial"/>
                <w:sz w:val="16"/>
              </w:rPr>
            </w:pPr>
            <w:r>
              <w:rPr>
                <w:rFonts w:ascii="Arial" w:hAnsi="Arial" w:cs="Arial"/>
                <w:sz w:val="16"/>
              </w:rPr>
              <w:t>Min</w:t>
            </w:r>
          </w:p>
        </w:tc>
        <w:tc>
          <w:tcPr>
            <w:tcW w:w="607" w:type="dxa"/>
            <w:shd w:val="pct30" w:color="FFFF00" w:fill="auto"/>
          </w:tcPr>
          <w:p w:rsidR="006B359F" w:rsidRDefault="006B359F" w:rsidP="006B359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6B359F" w:rsidRDefault="006B359F" w:rsidP="006B359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6B359F" w:rsidTr="006B359F">
        <w:tc>
          <w:tcPr>
            <w:tcW w:w="2083" w:type="dxa"/>
          </w:tcPr>
          <w:p w:rsidR="006B359F" w:rsidRDefault="006B359F" w:rsidP="006B359F">
            <w:pPr>
              <w:spacing w:before="60"/>
              <w:rPr>
                <w:rFonts w:ascii="Arial" w:hAnsi="Arial" w:cs="Arial"/>
                <w:b/>
                <w:bCs/>
                <w:sz w:val="16"/>
              </w:rPr>
            </w:pPr>
            <w:r>
              <w:rPr>
                <w:rFonts w:ascii="Arial" w:hAnsi="Arial" w:cs="Arial"/>
                <w:b/>
                <w:bCs/>
                <w:sz w:val="16"/>
              </w:rPr>
              <w:t xml:space="preserve">Arguments Passed </w:t>
            </w:r>
          </w:p>
        </w:tc>
        <w:tc>
          <w:tcPr>
            <w:tcW w:w="3875" w:type="dxa"/>
          </w:tcPr>
          <w:p w:rsidR="006B359F" w:rsidRDefault="006B359F" w:rsidP="006B359F">
            <w:pPr>
              <w:spacing w:before="60"/>
              <w:rPr>
                <w:rFonts w:ascii="Arial" w:hAnsi="Arial" w:cs="Arial"/>
                <w:sz w:val="16"/>
              </w:rPr>
            </w:pPr>
            <w:r>
              <w:rPr>
                <w:rFonts w:ascii="Arial" w:hAnsi="Arial" w:cs="Arial"/>
                <w:sz w:val="16"/>
              </w:rPr>
              <w:t>None</w:t>
            </w:r>
          </w:p>
        </w:tc>
        <w:tc>
          <w:tcPr>
            <w:tcW w:w="1159"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shd w:val="pct15" w:color="auto" w:fill="auto"/>
          </w:tcPr>
          <w:p w:rsidR="006B359F" w:rsidRDefault="006B359F" w:rsidP="006B359F">
            <w:pPr>
              <w:spacing w:before="60"/>
              <w:rPr>
                <w:rFonts w:ascii="Arial" w:hAnsi="Arial" w:cs="Arial"/>
                <w:sz w:val="16"/>
              </w:rPr>
            </w:pPr>
          </w:p>
        </w:tc>
      </w:tr>
      <w:tr w:rsidR="006B359F" w:rsidTr="006B359F">
        <w:tc>
          <w:tcPr>
            <w:tcW w:w="2083" w:type="dxa"/>
          </w:tcPr>
          <w:p w:rsidR="006B359F" w:rsidRDefault="006B359F" w:rsidP="006B359F">
            <w:pPr>
              <w:spacing w:before="60"/>
              <w:rPr>
                <w:rFonts w:ascii="Arial" w:hAnsi="Arial" w:cs="Arial"/>
                <w:b/>
                <w:bCs/>
                <w:sz w:val="16"/>
              </w:rPr>
            </w:pPr>
          </w:p>
        </w:tc>
        <w:tc>
          <w:tcPr>
            <w:tcW w:w="3875" w:type="dxa"/>
          </w:tcPr>
          <w:p w:rsidR="006B359F" w:rsidRDefault="006B359F" w:rsidP="006B359F">
            <w:pPr>
              <w:spacing w:before="60"/>
              <w:rPr>
                <w:rFonts w:ascii="Arial" w:hAnsi="Arial" w:cs="Arial"/>
                <w:sz w:val="16"/>
              </w:rPr>
            </w:pPr>
          </w:p>
        </w:tc>
        <w:tc>
          <w:tcPr>
            <w:tcW w:w="1159"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shd w:val="pct15" w:color="auto" w:fill="auto"/>
          </w:tcPr>
          <w:p w:rsidR="006B359F" w:rsidRDefault="006B359F" w:rsidP="006B359F">
            <w:pPr>
              <w:spacing w:before="60"/>
              <w:rPr>
                <w:rFonts w:ascii="Arial" w:hAnsi="Arial" w:cs="Arial"/>
                <w:sz w:val="16"/>
              </w:rPr>
            </w:pPr>
          </w:p>
        </w:tc>
      </w:tr>
      <w:tr w:rsidR="006B359F" w:rsidTr="006B359F">
        <w:tc>
          <w:tcPr>
            <w:tcW w:w="2083" w:type="dxa"/>
          </w:tcPr>
          <w:p w:rsidR="006B359F" w:rsidRDefault="006B359F" w:rsidP="006B359F">
            <w:pPr>
              <w:spacing w:before="60"/>
              <w:rPr>
                <w:rFonts w:ascii="Arial" w:hAnsi="Arial" w:cs="Arial"/>
                <w:b/>
                <w:bCs/>
                <w:sz w:val="16"/>
              </w:rPr>
            </w:pPr>
            <w:r>
              <w:rPr>
                <w:rFonts w:ascii="Arial" w:hAnsi="Arial" w:cs="Arial"/>
                <w:b/>
                <w:bCs/>
                <w:sz w:val="16"/>
              </w:rPr>
              <w:t>Return Value</w:t>
            </w:r>
          </w:p>
        </w:tc>
        <w:tc>
          <w:tcPr>
            <w:tcW w:w="3875" w:type="dxa"/>
          </w:tcPr>
          <w:p w:rsidR="006B359F" w:rsidRDefault="006B359F" w:rsidP="006B359F">
            <w:pPr>
              <w:spacing w:before="60"/>
              <w:rPr>
                <w:rFonts w:ascii="Arial" w:hAnsi="Arial" w:cs="Arial"/>
                <w:sz w:val="16"/>
              </w:rPr>
            </w:pPr>
            <w:r>
              <w:rPr>
                <w:rFonts w:ascii="Arial" w:hAnsi="Arial" w:cs="Arial"/>
                <w:sz w:val="16"/>
              </w:rPr>
              <w:t>N/A</w:t>
            </w:r>
          </w:p>
        </w:tc>
        <w:tc>
          <w:tcPr>
            <w:tcW w:w="1159"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c>
          <w:tcPr>
            <w:tcW w:w="607" w:type="dxa"/>
          </w:tcPr>
          <w:p w:rsidR="006B359F" w:rsidRDefault="006B359F" w:rsidP="006B359F">
            <w:pPr>
              <w:spacing w:before="60"/>
              <w:rPr>
                <w:rFonts w:ascii="Arial" w:hAnsi="Arial" w:cs="Arial"/>
                <w:sz w:val="16"/>
              </w:rPr>
            </w:pPr>
          </w:p>
        </w:tc>
      </w:tr>
    </w:tbl>
    <w:p w:rsidR="006B359F" w:rsidRDefault="006B359F" w:rsidP="006B359F">
      <w:pPr>
        <w:pStyle w:val="Heading4"/>
      </w:pPr>
      <w:r>
        <w:lastRenderedPageBreak/>
        <w:t>Description</w:t>
      </w:r>
    </w:p>
    <w:p w:rsidR="006B359F" w:rsidRDefault="002853A4" w:rsidP="006B359F">
      <w:pPr>
        <w:spacing w:after="0"/>
        <w:jc w:val="center"/>
      </w:pPr>
      <w:r>
        <w:object w:dxaOrig="11551" w:dyaOrig="14664">
          <v:shape id="_x0000_i1038" type="#_x0000_t75" style="width:463.5pt;height:524.25pt" o:ole="">
            <v:imagedata r:id="rId36" o:title=""/>
          </v:shape>
          <o:OLEObject Type="Embed" ProgID="Visio.Drawing.11" ShapeID="_x0000_i1038" DrawAspect="Content" ObjectID="_1461397457" r:id="rId37"/>
        </w:object>
      </w:r>
    </w:p>
    <w:p w:rsidR="00381CBF" w:rsidRDefault="00381CBF" w:rsidP="00381CBF">
      <w:pPr>
        <w:pStyle w:val="Heading3"/>
      </w:pPr>
      <w:r>
        <w:lastRenderedPageBreak/>
        <w:t xml:space="preserve">Local Function </w:t>
      </w:r>
      <w:r w:rsidR="00E22571" w:rsidRPr="00E22571">
        <w:t>fmcBus2Check</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381CBF" w:rsidTr="00FF612E">
        <w:tc>
          <w:tcPr>
            <w:tcW w:w="2083" w:type="dxa"/>
          </w:tcPr>
          <w:p w:rsidR="00381CBF" w:rsidRDefault="00381CBF" w:rsidP="00FF612E">
            <w:pPr>
              <w:spacing w:before="60"/>
              <w:rPr>
                <w:rFonts w:ascii="Arial" w:hAnsi="Arial" w:cs="Arial"/>
                <w:b/>
                <w:bCs/>
                <w:sz w:val="16"/>
              </w:rPr>
            </w:pPr>
            <w:r>
              <w:rPr>
                <w:rFonts w:ascii="Arial" w:hAnsi="Arial" w:cs="Arial"/>
                <w:b/>
                <w:bCs/>
                <w:sz w:val="16"/>
              </w:rPr>
              <w:t>Function Name</w:t>
            </w:r>
          </w:p>
        </w:tc>
        <w:tc>
          <w:tcPr>
            <w:tcW w:w="3875" w:type="dxa"/>
          </w:tcPr>
          <w:p w:rsidR="00381CBF" w:rsidRDefault="00381CBF" w:rsidP="00FF612E">
            <w:pPr>
              <w:spacing w:before="60"/>
              <w:rPr>
                <w:rFonts w:ascii="Arial" w:hAnsi="Arial" w:cs="Arial"/>
                <w:sz w:val="16"/>
              </w:rPr>
            </w:pPr>
            <w:r w:rsidRPr="00381CBF">
              <w:rPr>
                <w:rFonts w:ascii="Arial" w:hAnsi="Arial" w:cs="Arial"/>
                <w:sz w:val="16"/>
              </w:rPr>
              <w:t>fmcBus2Check</w:t>
            </w:r>
          </w:p>
        </w:tc>
        <w:tc>
          <w:tcPr>
            <w:tcW w:w="1159" w:type="dxa"/>
            <w:shd w:val="pct30" w:color="FFFF00" w:fill="auto"/>
          </w:tcPr>
          <w:p w:rsidR="00381CBF" w:rsidRDefault="00381CBF" w:rsidP="00FF612E">
            <w:pPr>
              <w:spacing w:before="60"/>
              <w:jc w:val="center"/>
              <w:rPr>
                <w:rFonts w:ascii="Arial" w:hAnsi="Arial" w:cs="Arial"/>
                <w:sz w:val="16"/>
              </w:rPr>
            </w:pPr>
            <w:r>
              <w:rPr>
                <w:rFonts w:ascii="Arial" w:hAnsi="Arial" w:cs="Arial"/>
                <w:sz w:val="16"/>
              </w:rPr>
              <w:t>Type</w:t>
            </w:r>
          </w:p>
        </w:tc>
        <w:tc>
          <w:tcPr>
            <w:tcW w:w="607" w:type="dxa"/>
            <w:shd w:val="pct30" w:color="FFFF00" w:fill="auto"/>
          </w:tcPr>
          <w:p w:rsidR="00381CBF" w:rsidRDefault="00381CBF" w:rsidP="00FF612E">
            <w:pPr>
              <w:spacing w:before="60"/>
              <w:jc w:val="center"/>
              <w:rPr>
                <w:rFonts w:ascii="Arial" w:hAnsi="Arial" w:cs="Arial"/>
                <w:sz w:val="16"/>
              </w:rPr>
            </w:pPr>
            <w:r>
              <w:rPr>
                <w:rFonts w:ascii="Arial" w:hAnsi="Arial" w:cs="Arial"/>
                <w:sz w:val="16"/>
              </w:rPr>
              <w:t>Min</w:t>
            </w:r>
          </w:p>
        </w:tc>
        <w:tc>
          <w:tcPr>
            <w:tcW w:w="607" w:type="dxa"/>
            <w:shd w:val="pct30" w:color="FFFF00" w:fill="auto"/>
          </w:tcPr>
          <w:p w:rsidR="00381CBF" w:rsidRDefault="00381CBF" w:rsidP="00FF612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381CBF" w:rsidRDefault="00381CBF" w:rsidP="00FF612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381CBF" w:rsidTr="00FF612E">
        <w:tc>
          <w:tcPr>
            <w:tcW w:w="2083" w:type="dxa"/>
          </w:tcPr>
          <w:p w:rsidR="00381CBF" w:rsidRDefault="00381CBF" w:rsidP="00FF612E">
            <w:pPr>
              <w:spacing w:before="60"/>
              <w:rPr>
                <w:rFonts w:ascii="Arial" w:hAnsi="Arial" w:cs="Arial"/>
                <w:b/>
                <w:bCs/>
                <w:sz w:val="16"/>
              </w:rPr>
            </w:pPr>
            <w:r>
              <w:rPr>
                <w:rFonts w:ascii="Arial" w:hAnsi="Arial" w:cs="Arial"/>
                <w:b/>
                <w:bCs/>
                <w:sz w:val="16"/>
              </w:rPr>
              <w:t xml:space="preserve">Arguments Passed </w:t>
            </w:r>
          </w:p>
        </w:tc>
        <w:tc>
          <w:tcPr>
            <w:tcW w:w="3875" w:type="dxa"/>
          </w:tcPr>
          <w:p w:rsidR="00381CBF" w:rsidRDefault="00381CBF" w:rsidP="00FF612E">
            <w:pPr>
              <w:spacing w:before="60"/>
              <w:rPr>
                <w:rFonts w:ascii="Arial" w:hAnsi="Arial" w:cs="Arial"/>
                <w:sz w:val="16"/>
              </w:rPr>
            </w:pPr>
            <w:r>
              <w:rPr>
                <w:rFonts w:ascii="Arial" w:hAnsi="Arial" w:cs="Arial"/>
                <w:sz w:val="16"/>
              </w:rPr>
              <w:t>None</w:t>
            </w:r>
          </w:p>
        </w:tc>
        <w:tc>
          <w:tcPr>
            <w:tcW w:w="1159"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shd w:val="pct15" w:color="auto" w:fill="auto"/>
          </w:tcPr>
          <w:p w:rsidR="00381CBF" w:rsidRDefault="00381CBF" w:rsidP="00FF612E">
            <w:pPr>
              <w:spacing w:before="60"/>
              <w:rPr>
                <w:rFonts w:ascii="Arial" w:hAnsi="Arial" w:cs="Arial"/>
                <w:sz w:val="16"/>
              </w:rPr>
            </w:pPr>
          </w:p>
        </w:tc>
      </w:tr>
      <w:tr w:rsidR="00381CBF" w:rsidTr="00FF612E">
        <w:tc>
          <w:tcPr>
            <w:tcW w:w="2083" w:type="dxa"/>
          </w:tcPr>
          <w:p w:rsidR="00381CBF" w:rsidRDefault="00381CBF" w:rsidP="00FF612E">
            <w:pPr>
              <w:spacing w:before="60"/>
              <w:rPr>
                <w:rFonts w:ascii="Arial" w:hAnsi="Arial" w:cs="Arial"/>
                <w:b/>
                <w:bCs/>
                <w:sz w:val="16"/>
              </w:rPr>
            </w:pPr>
          </w:p>
        </w:tc>
        <w:tc>
          <w:tcPr>
            <w:tcW w:w="3875" w:type="dxa"/>
          </w:tcPr>
          <w:p w:rsidR="00381CBF" w:rsidRDefault="00381CBF" w:rsidP="00FF612E">
            <w:pPr>
              <w:spacing w:before="60"/>
              <w:rPr>
                <w:rFonts w:ascii="Arial" w:hAnsi="Arial" w:cs="Arial"/>
                <w:sz w:val="16"/>
              </w:rPr>
            </w:pPr>
          </w:p>
        </w:tc>
        <w:tc>
          <w:tcPr>
            <w:tcW w:w="1159"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shd w:val="pct15" w:color="auto" w:fill="auto"/>
          </w:tcPr>
          <w:p w:rsidR="00381CBF" w:rsidRDefault="00381CBF" w:rsidP="00FF612E">
            <w:pPr>
              <w:spacing w:before="60"/>
              <w:rPr>
                <w:rFonts w:ascii="Arial" w:hAnsi="Arial" w:cs="Arial"/>
                <w:sz w:val="16"/>
              </w:rPr>
            </w:pPr>
          </w:p>
        </w:tc>
      </w:tr>
      <w:tr w:rsidR="00381CBF" w:rsidTr="00FF612E">
        <w:tc>
          <w:tcPr>
            <w:tcW w:w="2083" w:type="dxa"/>
          </w:tcPr>
          <w:p w:rsidR="00381CBF" w:rsidRDefault="00381CBF" w:rsidP="00FF612E">
            <w:pPr>
              <w:spacing w:before="60"/>
              <w:rPr>
                <w:rFonts w:ascii="Arial" w:hAnsi="Arial" w:cs="Arial"/>
                <w:b/>
                <w:bCs/>
                <w:sz w:val="16"/>
              </w:rPr>
            </w:pPr>
            <w:r>
              <w:rPr>
                <w:rFonts w:ascii="Arial" w:hAnsi="Arial" w:cs="Arial"/>
                <w:b/>
                <w:bCs/>
                <w:sz w:val="16"/>
              </w:rPr>
              <w:t>Return Value</w:t>
            </w:r>
          </w:p>
        </w:tc>
        <w:tc>
          <w:tcPr>
            <w:tcW w:w="3875" w:type="dxa"/>
          </w:tcPr>
          <w:p w:rsidR="00381CBF" w:rsidRDefault="00381CBF" w:rsidP="00FF612E">
            <w:pPr>
              <w:spacing w:before="60"/>
              <w:rPr>
                <w:rFonts w:ascii="Arial" w:hAnsi="Arial" w:cs="Arial"/>
                <w:sz w:val="16"/>
              </w:rPr>
            </w:pPr>
            <w:r>
              <w:rPr>
                <w:rFonts w:ascii="Arial" w:hAnsi="Arial" w:cs="Arial"/>
                <w:sz w:val="16"/>
              </w:rPr>
              <w:t>N/A</w:t>
            </w:r>
          </w:p>
        </w:tc>
        <w:tc>
          <w:tcPr>
            <w:tcW w:w="1159"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r>
    </w:tbl>
    <w:p w:rsidR="00381CBF" w:rsidRDefault="00381CBF" w:rsidP="00381CBF">
      <w:pPr>
        <w:pStyle w:val="Heading4"/>
      </w:pPr>
      <w:r>
        <w:t>Description</w:t>
      </w:r>
    </w:p>
    <w:p w:rsidR="00381CBF" w:rsidRDefault="009A0E9A" w:rsidP="00381CBF">
      <w:pPr>
        <w:spacing w:after="0"/>
        <w:jc w:val="center"/>
        <w:rPr>
          <w:rFonts w:ascii="Arial" w:hAnsi="Arial"/>
          <w:b/>
          <w:kern w:val="28"/>
          <w:sz w:val="28"/>
        </w:rPr>
      </w:pPr>
      <w:r>
        <w:object w:dxaOrig="3431" w:dyaOrig="2601">
          <v:shape id="_x0000_i1039" type="#_x0000_t75" style="width:171pt;height:130.5pt" o:ole="">
            <v:imagedata r:id="rId38" o:title=""/>
          </v:shape>
          <o:OLEObject Type="Embed" ProgID="Visio.Drawing.11" ShapeID="_x0000_i1039" DrawAspect="Content" ObjectID="_1461397458" r:id="rId39"/>
        </w:object>
      </w:r>
    </w:p>
    <w:p w:rsidR="00381CBF" w:rsidRDefault="00381CBF" w:rsidP="00381CBF">
      <w:pPr>
        <w:pStyle w:val="Heading3"/>
      </w:pPr>
      <w:r>
        <w:t xml:space="preserve">Local Function </w:t>
      </w:r>
      <w:proofErr w:type="spellStart"/>
      <w:r w:rsidR="00E22571" w:rsidRPr="00E22571">
        <w:t>fmcECCcheck</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381CBF" w:rsidTr="00FF612E">
        <w:tc>
          <w:tcPr>
            <w:tcW w:w="2083" w:type="dxa"/>
          </w:tcPr>
          <w:p w:rsidR="00381CBF" w:rsidRDefault="00381CBF" w:rsidP="00FF612E">
            <w:pPr>
              <w:spacing w:before="60"/>
              <w:rPr>
                <w:rFonts w:ascii="Arial" w:hAnsi="Arial" w:cs="Arial"/>
                <w:b/>
                <w:bCs/>
                <w:sz w:val="16"/>
              </w:rPr>
            </w:pPr>
            <w:r>
              <w:rPr>
                <w:rFonts w:ascii="Arial" w:hAnsi="Arial" w:cs="Arial"/>
                <w:b/>
                <w:bCs/>
                <w:sz w:val="16"/>
              </w:rPr>
              <w:t>Function Name</w:t>
            </w:r>
          </w:p>
        </w:tc>
        <w:tc>
          <w:tcPr>
            <w:tcW w:w="3875" w:type="dxa"/>
          </w:tcPr>
          <w:p w:rsidR="00381CBF" w:rsidRDefault="00381CBF" w:rsidP="00FF612E">
            <w:pPr>
              <w:spacing w:before="60"/>
              <w:rPr>
                <w:rFonts w:ascii="Arial" w:hAnsi="Arial" w:cs="Arial"/>
                <w:sz w:val="16"/>
              </w:rPr>
            </w:pPr>
            <w:proofErr w:type="spellStart"/>
            <w:r w:rsidRPr="00381CBF">
              <w:rPr>
                <w:rFonts w:ascii="Arial" w:hAnsi="Arial" w:cs="Arial"/>
                <w:sz w:val="16"/>
              </w:rPr>
              <w:t>fmcECCcheck</w:t>
            </w:r>
            <w:proofErr w:type="spellEnd"/>
          </w:p>
        </w:tc>
        <w:tc>
          <w:tcPr>
            <w:tcW w:w="1159" w:type="dxa"/>
            <w:shd w:val="pct30" w:color="FFFF00" w:fill="auto"/>
          </w:tcPr>
          <w:p w:rsidR="00381CBF" w:rsidRDefault="00381CBF" w:rsidP="00FF612E">
            <w:pPr>
              <w:spacing w:before="60"/>
              <w:jc w:val="center"/>
              <w:rPr>
                <w:rFonts w:ascii="Arial" w:hAnsi="Arial" w:cs="Arial"/>
                <w:sz w:val="16"/>
              </w:rPr>
            </w:pPr>
            <w:r>
              <w:rPr>
                <w:rFonts w:ascii="Arial" w:hAnsi="Arial" w:cs="Arial"/>
                <w:sz w:val="16"/>
              </w:rPr>
              <w:t>Type</w:t>
            </w:r>
          </w:p>
        </w:tc>
        <w:tc>
          <w:tcPr>
            <w:tcW w:w="607" w:type="dxa"/>
            <w:shd w:val="pct30" w:color="FFFF00" w:fill="auto"/>
          </w:tcPr>
          <w:p w:rsidR="00381CBF" w:rsidRDefault="00381CBF" w:rsidP="00FF612E">
            <w:pPr>
              <w:spacing w:before="60"/>
              <w:jc w:val="center"/>
              <w:rPr>
                <w:rFonts w:ascii="Arial" w:hAnsi="Arial" w:cs="Arial"/>
                <w:sz w:val="16"/>
              </w:rPr>
            </w:pPr>
            <w:r>
              <w:rPr>
                <w:rFonts w:ascii="Arial" w:hAnsi="Arial" w:cs="Arial"/>
                <w:sz w:val="16"/>
              </w:rPr>
              <w:t>Min</w:t>
            </w:r>
          </w:p>
        </w:tc>
        <w:tc>
          <w:tcPr>
            <w:tcW w:w="607" w:type="dxa"/>
            <w:shd w:val="pct30" w:color="FFFF00" w:fill="auto"/>
          </w:tcPr>
          <w:p w:rsidR="00381CBF" w:rsidRDefault="00381CBF" w:rsidP="00FF612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381CBF" w:rsidRDefault="00381CBF" w:rsidP="00FF612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381CBF" w:rsidTr="00FF612E">
        <w:tc>
          <w:tcPr>
            <w:tcW w:w="2083" w:type="dxa"/>
          </w:tcPr>
          <w:p w:rsidR="00381CBF" w:rsidRDefault="00381CBF" w:rsidP="00FF612E">
            <w:pPr>
              <w:spacing w:before="60"/>
              <w:rPr>
                <w:rFonts w:ascii="Arial" w:hAnsi="Arial" w:cs="Arial"/>
                <w:b/>
                <w:bCs/>
                <w:sz w:val="16"/>
              </w:rPr>
            </w:pPr>
            <w:r>
              <w:rPr>
                <w:rFonts w:ascii="Arial" w:hAnsi="Arial" w:cs="Arial"/>
                <w:b/>
                <w:bCs/>
                <w:sz w:val="16"/>
              </w:rPr>
              <w:t xml:space="preserve">Arguments Passed </w:t>
            </w:r>
          </w:p>
        </w:tc>
        <w:tc>
          <w:tcPr>
            <w:tcW w:w="3875" w:type="dxa"/>
          </w:tcPr>
          <w:p w:rsidR="00381CBF" w:rsidRDefault="00381CBF" w:rsidP="00FF612E">
            <w:pPr>
              <w:spacing w:before="60"/>
              <w:rPr>
                <w:rFonts w:ascii="Arial" w:hAnsi="Arial" w:cs="Arial"/>
                <w:sz w:val="16"/>
              </w:rPr>
            </w:pPr>
            <w:r>
              <w:rPr>
                <w:rFonts w:ascii="Arial" w:hAnsi="Arial" w:cs="Arial"/>
                <w:sz w:val="16"/>
              </w:rPr>
              <w:t>None</w:t>
            </w:r>
          </w:p>
        </w:tc>
        <w:tc>
          <w:tcPr>
            <w:tcW w:w="1159"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shd w:val="pct15" w:color="auto" w:fill="auto"/>
          </w:tcPr>
          <w:p w:rsidR="00381CBF" w:rsidRDefault="00381CBF" w:rsidP="00FF612E">
            <w:pPr>
              <w:spacing w:before="60"/>
              <w:rPr>
                <w:rFonts w:ascii="Arial" w:hAnsi="Arial" w:cs="Arial"/>
                <w:sz w:val="16"/>
              </w:rPr>
            </w:pPr>
          </w:p>
        </w:tc>
      </w:tr>
      <w:tr w:rsidR="00381CBF" w:rsidTr="00FF612E">
        <w:tc>
          <w:tcPr>
            <w:tcW w:w="2083" w:type="dxa"/>
          </w:tcPr>
          <w:p w:rsidR="00381CBF" w:rsidRDefault="00381CBF" w:rsidP="00FF612E">
            <w:pPr>
              <w:spacing w:before="60"/>
              <w:rPr>
                <w:rFonts w:ascii="Arial" w:hAnsi="Arial" w:cs="Arial"/>
                <w:b/>
                <w:bCs/>
                <w:sz w:val="16"/>
              </w:rPr>
            </w:pPr>
          </w:p>
        </w:tc>
        <w:tc>
          <w:tcPr>
            <w:tcW w:w="3875" w:type="dxa"/>
          </w:tcPr>
          <w:p w:rsidR="00381CBF" w:rsidRDefault="00381CBF" w:rsidP="00FF612E">
            <w:pPr>
              <w:spacing w:before="60"/>
              <w:rPr>
                <w:rFonts w:ascii="Arial" w:hAnsi="Arial" w:cs="Arial"/>
                <w:sz w:val="16"/>
              </w:rPr>
            </w:pPr>
          </w:p>
        </w:tc>
        <w:tc>
          <w:tcPr>
            <w:tcW w:w="1159"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shd w:val="pct15" w:color="auto" w:fill="auto"/>
          </w:tcPr>
          <w:p w:rsidR="00381CBF" w:rsidRDefault="00381CBF" w:rsidP="00FF612E">
            <w:pPr>
              <w:spacing w:before="60"/>
              <w:rPr>
                <w:rFonts w:ascii="Arial" w:hAnsi="Arial" w:cs="Arial"/>
                <w:sz w:val="16"/>
              </w:rPr>
            </w:pPr>
          </w:p>
        </w:tc>
      </w:tr>
      <w:tr w:rsidR="00381CBF" w:rsidTr="00FF612E">
        <w:tc>
          <w:tcPr>
            <w:tcW w:w="2083" w:type="dxa"/>
          </w:tcPr>
          <w:p w:rsidR="00381CBF" w:rsidRDefault="00381CBF" w:rsidP="00FF612E">
            <w:pPr>
              <w:spacing w:before="60"/>
              <w:rPr>
                <w:rFonts w:ascii="Arial" w:hAnsi="Arial" w:cs="Arial"/>
                <w:b/>
                <w:bCs/>
                <w:sz w:val="16"/>
              </w:rPr>
            </w:pPr>
            <w:r>
              <w:rPr>
                <w:rFonts w:ascii="Arial" w:hAnsi="Arial" w:cs="Arial"/>
                <w:b/>
                <w:bCs/>
                <w:sz w:val="16"/>
              </w:rPr>
              <w:t>Return Value</w:t>
            </w:r>
          </w:p>
        </w:tc>
        <w:tc>
          <w:tcPr>
            <w:tcW w:w="3875" w:type="dxa"/>
          </w:tcPr>
          <w:p w:rsidR="00381CBF" w:rsidRDefault="00381CBF" w:rsidP="00FF612E">
            <w:pPr>
              <w:spacing w:before="60"/>
              <w:rPr>
                <w:rFonts w:ascii="Arial" w:hAnsi="Arial" w:cs="Arial"/>
                <w:sz w:val="16"/>
              </w:rPr>
            </w:pPr>
            <w:r>
              <w:rPr>
                <w:rFonts w:ascii="Arial" w:hAnsi="Arial" w:cs="Arial"/>
                <w:sz w:val="16"/>
              </w:rPr>
              <w:t>N/A</w:t>
            </w:r>
          </w:p>
        </w:tc>
        <w:tc>
          <w:tcPr>
            <w:tcW w:w="1159"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c>
          <w:tcPr>
            <w:tcW w:w="607" w:type="dxa"/>
          </w:tcPr>
          <w:p w:rsidR="00381CBF" w:rsidRDefault="00381CBF" w:rsidP="00FF612E">
            <w:pPr>
              <w:spacing w:before="60"/>
              <w:rPr>
                <w:rFonts w:ascii="Arial" w:hAnsi="Arial" w:cs="Arial"/>
                <w:sz w:val="16"/>
              </w:rPr>
            </w:pPr>
          </w:p>
        </w:tc>
      </w:tr>
    </w:tbl>
    <w:p w:rsidR="00381CBF" w:rsidRDefault="00381CBF" w:rsidP="00381CBF">
      <w:pPr>
        <w:pStyle w:val="Heading4"/>
      </w:pPr>
      <w:r>
        <w:lastRenderedPageBreak/>
        <w:t>Description</w:t>
      </w:r>
    </w:p>
    <w:p w:rsidR="00381CBF" w:rsidRDefault="00742147" w:rsidP="00381CBF">
      <w:pPr>
        <w:spacing w:after="0"/>
        <w:jc w:val="center"/>
        <w:rPr>
          <w:rFonts w:ascii="Arial" w:hAnsi="Arial"/>
          <w:b/>
          <w:kern w:val="28"/>
          <w:sz w:val="28"/>
        </w:rPr>
      </w:pPr>
      <w:r>
        <w:object w:dxaOrig="9607" w:dyaOrig="10523">
          <v:shape id="_x0000_i1040" type="#_x0000_t75" style="width:479.25pt;height:525pt" o:ole="">
            <v:imagedata r:id="rId40" o:title=""/>
          </v:shape>
          <o:OLEObject Type="Embed" ProgID="Visio.Drawing.11" ShapeID="_x0000_i1040" DrawAspect="Content" ObjectID="_1461397459" r:id="rId41"/>
        </w:object>
      </w:r>
    </w:p>
    <w:p w:rsidR="00000BE6" w:rsidRPr="00000BE6" w:rsidRDefault="00000BE6" w:rsidP="00000BE6">
      <w:pPr>
        <w:rPr>
          <w:highlight w:val="yellow"/>
        </w:rPr>
      </w:pPr>
    </w:p>
    <w:p w:rsidR="00000BE6" w:rsidRDefault="00000BE6" w:rsidP="00000BE6">
      <w:pPr>
        <w:pStyle w:val="Heading3"/>
      </w:pPr>
      <w:r>
        <w:t xml:space="preserve">Local Function </w:t>
      </w:r>
      <w:proofErr w:type="spellStart"/>
      <w:r w:rsidR="005450B9" w:rsidRPr="005450B9">
        <w:t>mapClocks</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000BE6" w:rsidTr="00FF612E">
        <w:tc>
          <w:tcPr>
            <w:tcW w:w="2083" w:type="dxa"/>
          </w:tcPr>
          <w:p w:rsidR="00000BE6" w:rsidRDefault="00000BE6" w:rsidP="00FF612E">
            <w:pPr>
              <w:spacing w:before="60"/>
              <w:rPr>
                <w:rFonts w:ascii="Arial" w:hAnsi="Arial" w:cs="Arial"/>
                <w:b/>
                <w:bCs/>
                <w:sz w:val="16"/>
              </w:rPr>
            </w:pPr>
            <w:r>
              <w:rPr>
                <w:rFonts w:ascii="Arial" w:hAnsi="Arial" w:cs="Arial"/>
                <w:b/>
                <w:bCs/>
                <w:sz w:val="16"/>
              </w:rPr>
              <w:t>Function Name</w:t>
            </w:r>
          </w:p>
        </w:tc>
        <w:tc>
          <w:tcPr>
            <w:tcW w:w="3875" w:type="dxa"/>
          </w:tcPr>
          <w:p w:rsidR="00000BE6" w:rsidRDefault="00D52F28" w:rsidP="00FF612E">
            <w:pPr>
              <w:spacing w:before="60"/>
              <w:rPr>
                <w:rFonts w:ascii="Arial" w:hAnsi="Arial" w:cs="Arial"/>
                <w:sz w:val="16"/>
              </w:rPr>
            </w:pPr>
            <w:proofErr w:type="spellStart"/>
            <w:r w:rsidRPr="00D52F28">
              <w:rPr>
                <w:rFonts w:ascii="Arial" w:hAnsi="Arial" w:cs="Arial"/>
                <w:sz w:val="16"/>
              </w:rPr>
              <w:t>mapClocks</w:t>
            </w:r>
            <w:proofErr w:type="spellEnd"/>
          </w:p>
        </w:tc>
        <w:tc>
          <w:tcPr>
            <w:tcW w:w="1159" w:type="dxa"/>
            <w:shd w:val="pct30" w:color="FFFF00" w:fill="auto"/>
          </w:tcPr>
          <w:p w:rsidR="00000BE6" w:rsidRDefault="00000BE6" w:rsidP="00FF612E">
            <w:pPr>
              <w:spacing w:before="60"/>
              <w:jc w:val="center"/>
              <w:rPr>
                <w:rFonts w:ascii="Arial" w:hAnsi="Arial" w:cs="Arial"/>
                <w:sz w:val="16"/>
              </w:rPr>
            </w:pPr>
            <w:r>
              <w:rPr>
                <w:rFonts w:ascii="Arial" w:hAnsi="Arial" w:cs="Arial"/>
                <w:sz w:val="16"/>
              </w:rPr>
              <w:t>Type</w:t>
            </w:r>
          </w:p>
        </w:tc>
        <w:tc>
          <w:tcPr>
            <w:tcW w:w="607" w:type="dxa"/>
            <w:shd w:val="pct30" w:color="FFFF00" w:fill="auto"/>
          </w:tcPr>
          <w:p w:rsidR="00000BE6" w:rsidRDefault="00000BE6" w:rsidP="00FF612E">
            <w:pPr>
              <w:spacing w:before="60"/>
              <w:jc w:val="center"/>
              <w:rPr>
                <w:rFonts w:ascii="Arial" w:hAnsi="Arial" w:cs="Arial"/>
                <w:sz w:val="16"/>
              </w:rPr>
            </w:pPr>
            <w:r>
              <w:rPr>
                <w:rFonts w:ascii="Arial" w:hAnsi="Arial" w:cs="Arial"/>
                <w:sz w:val="16"/>
              </w:rPr>
              <w:t>Min</w:t>
            </w:r>
          </w:p>
        </w:tc>
        <w:tc>
          <w:tcPr>
            <w:tcW w:w="607" w:type="dxa"/>
            <w:shd w:val="pct30" w:color="FFFF00" w:fill="auto"/>
          </w:tcPr>
          <w:p w:rsidR="00000BE6" w:rsidRDefault="00000BE6" w:rsidP="00FF612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000BE6" w:rsidRDefault="00000BE6" w:rsidP="00FF612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000BE6" w:rsidTr="00FF612E">
        <w:tc>
          <w:tcPr>
            <w:tcW w:w="2083" w:type="dxa"/>
          </w:tcPr>
          <w:p w:rsidR="00000BE6" w:rsidRDefault="00000BE6" w:rsidP="00FF612E">
            <w:pPr>
              <w:spacing w:before="60"/>
              <w:rPr>
                <w:rFonts w:ascii="Arial" w:hAnsi="Arial" w:cs="Arial"/>
                <w:b/>
                <w:bCs/>
                <w:sz w:val="16"/>
              </w:rPr>
            </w:pPr>
            <w:r>
              <w:rPr>
                <w:rFonts w:ascii="Arial" w:hAnsi="Arial" w:cs="Arial"/>
                <w:b/>
                <w:bCs/>
                <w:sz w:val="16"/>
              </w:rPr>
              <w:t xml:space="preserve">Arguments Passed </w:t>
            </w:r>
          </w:p>
        </w:tc>
        <w:tc>
          <w:tcPr>
            <w:tcW w:w="3875" w:type="dxa"/>
          </w:tcPr>
          <w:p w:rsidR="00000BE6" w:rsidRDefault="00000BE6" w:rsidP="00FF612E">
            <w:pPr>
              <w:spacing w:before="60"/>
              <w:rPr>
                <w:rFonts w:ascii="Arial" w:hAnsi="Arial" w:cs="Arial"/>
                <w:sz w:val="16"/>
              </w:rPr>
            </w:pPr>
            <w:r>
              <w:rPr>
                <w:rFonts w:ascii="Arial" w:hAnsi="Arial" w:cs="Arial"/>
                <w:sz w:val="16"/>
              </w:rPr>
              <w:t>None</w:t>
            </w:r>
          </w:p>
        </w:tc>
        <w:tc>
          <w:tcPr>
            <w:tcW w:w="1159" w:type="dxa"/>
          </w:tcPr>
          <w:p w:rsidR="00000BE6" w:rsidRDefault="00000BE6" w:rsidP="00FF612E">
            <w:pPr>
              <w:spacing w:before="60"/>
              <w:rPr>
                <w:rFonts w:ascii="Arial" w:hAnsi="Arial" w:cs="Arial"/>
                <w:sz w:val="16"/>
              </w:rPr>
            </w:pPr>
          </w:p>
        </w:tc>
        <w:tc>
          <w:tcPr>
            <w:tcW w:w="607" w:type="dxa"/>
          </w:tcPr>
          <w:p w:rsidR="00000BE6" w:rsidRDefault="00000BE6" w:rsidP="00FF612E">
            <w:pPr>
              <w:spacing w:before="60"/>
              <w:rPr>
                <w:rFonts w:ascii="Arial" w:hAnsi="Arial" w:cs="Arial"/>
                <w:sz w:val="16"/>
              </w:rPr>
            </w:pPr>
          </w:p>
        </w:tc>
        <w:tc>
          <w:tcPr>
            <w:tcW w:w="607" w:type="dxa"/>
          </w:tcPr>
          <w:p w:rsidR="00000BE6" w:rsidRDefault="00000BE6" w:rsidP="00FF612E">
            <w:pPr>
              <w:spacing w:before="60"/>
              <w:rPr>
                <w:rFonts w:ascii="Arial" w:hAnsi="Arial" w:cs="Arial"/>
                <w:sz w:val="16"/>
              </w:rPr>
            </w:pPr>
          </w:p>
        </w:tc>
        <w:tc>
          <w:tcPr>
            <w:tcW w:w="607" w:type="dxa"/>
            <w:shd w:val="pct15" w:color="auto" w:fill="auto"/>
          </w:tcPr>
          <w:p w:rsidR="00000BE6" w:rsidRDefault="00000BE6" w:rsidP="00FF612E">
            <w:pPr>
              <w:spacing w:before="60"/>
              <w:rPr>
                <w:rFonts w:ascii="Arial" w:hAnsi="Arial" w:cs="Arial"/>
                <w:sz w:val="16"/>
              </w:rPr>
            </w:pPr>
          </w:p>
        </w:tc>
      </w:tr>
      <w:tr w:rsidR="00000BE6" w:rsidTr="00FF612E">
        <w:tc>
          <w:tcPr>
            <w:tcW w:w="2083" w:type="dxa"/>
          </w:tcPr>
          <w:p w:rsidR="00000BE6" w:rsidRDefault="00000BE6" w:rsidP="00FF612E">
            <w:pPr>
              <w:spacing w:before="60"/>
              <w:rPr>
                <w:rFonts w:ascii="Arial" w:hAnsi="Arial" w:cs="Arial"/>
                <w:b/>
                <w:bCs/>
                <w:sz w:val="16"/>
              </w:rPr>
            </w:pPr>
          </w:p>
        </w:tc>
        <w:tc>
          <w:tcPr>
            <w:tcW w:w="3875" w:type="dxa"/>
          </w:tcPr>
          <w:p w:rsidR="00000BE6" w:rsidRDefault="00000BE6" w:rsidP="00FF612E">
            <w:pPr>
              <w:spacing w:before="60"/>
              <w:rPr>
                <w:rFonts w:ascii="Arial" w:hAnsi="Arial" w:cs="Arial"/>
                <w:sz w:val="16"/>
              </w:rPr>
            </w:pPr>
          </w:p>
        </w:tc>
        <w:tc>
          <w:tcPr>
            <w:tcW w:w="1159" w:type="dxa"/>
          </w:tcPr>
          <w:p w:rsidR="00000BE6" w:rsidRDefault="00000BE6" w:rsidP="00FF612E">
            <w:pPr>
              <w:spacing w:before="60"/>
              <w:rPr>
                <w:rFonts w:ascii="Arial" w:hAnsi="Arial" w:cs="Arial"/>
                <w:sz w:val="16"/>
              </w:rPr>
            </w:pPr>
          </w:p>
        </w:tc>
        <w:tc>
          <w:tcPr>
            <w:tcW w:w="607" w:type="dxa"/>
          </w:tcPr>
          <w:p w:rsidR="00000BE6" w:rsidRDefault="00000BE6" w:rsidP="00FF612E">
            <w:pPr>
              <w:spacing w:before="60"/>
              <w:rPr>
                <w:rFonts w:ascii="Arial" w:hAnsi="Arial" w:cs="Arial"/>
                <w:sz w:val="16"/>
              </w:rPr>
            </w:pPr>
          </w:p>
        </w:tc>
        <w:tc>
          <w:tcPr>
            <w:tcW w:w="607" w:type="dxa"/>
          </w:tcPr>
          <w:p w:rsidR="00000BE6" w:rsidRDefault="00000BE6" w:rsidP="00FF612E">
            <w:pPr>
              <w:spacing w:before="60"/>
              <w:rPr>
                <w:rFonts w:ascii="Arial" w:hAnsi="Arial" w:cs="Arial"/>
                <w:sz w:val="16"/>
              </w:rPr>
            </w:pPr>
          </w:p>
        </w:tc>
        <w:tc>
          <w:tcPr>
            <w:tcW w:w="607" w:type="dxa"/>
            <w:shd w:val="pct15" w:color="auto" w:fill="auto"/>
          </w:tcPr>
          <w:p w:rsidR="00000BE6" w:rsidRDefault="00000BE6" w:rsidP="00FF612E">
            <w:pPr>
              <w:spacing w:before="60"/>
              <w:rPr>
                <w:rFonts w:ascii="Arial" w:hAnsi="Arial" w:cs="Arial"/>
                <w:sz w:val="16"/>
              </w:rPr>
            </w:pPr>
          </w:p>
        </w:tc>
      </w:tr>
      <w:tr w:rsidR="00000BE6" w:rsidTr="00FF612E">
        <w:tc>
          <w:tcPr>
            <w:tcW w:w="2083" w:type="dxa"/>
          </w:tcPr>
          <w:p w:rsidR="00000BE6" w:rsidRDefault="00000BE6" w:rsidP="00FF612E">
            <w:pPr>
              <w:spacing w:before="60"/>
              <w:rPr>
                <w:rFonts w:ascii="Arial" w:hAnsi="Arial" w:cs="Arial"/>
                <w:b/>
                <w:bCs/>
                <w:sz w:val="16"/>
              </w:rPr>
            </w:pPr>
            <w:r>
              <w:rPr>
                <w:rFonts w:ascii="Arial" w:hAnsi="Arial" w:cs="Arial"/>
                <w:b/>
                <w:bCs/>
                <w:sz w:val="16"/>
              </w:rPr>
              <w:t>Return Value</w:t>
            </w:r>
          </w:p>
        </w:tc>
        <w:tc>
          <w:tcPr>
            <w:tcW w:w="3875" w:type="dxa"/>
          </w:tcPr>
          <w:p w:rsidR="00000BE6" w:rsidRDefault="00000BE6" w:rsidP="00FF612E">
            <w:pPr>
              <w:spacing w:before="60"/>
              <w:rPr>
                <w:rFonts w:ascii="Arial" w:hAnsi="Arial" w:cs="Arial"/>
                <w:sz w:val="16"/>
              </w:rPr>
            </w:pPr>
            <w:r>
              <w:rPr>
                <w:rFonts w:ascii="Arial" w:hAnsi="Arial" w:cs="Arial"/>
                <w:sz w:val="16"/>
              </w:rPr>
              <w:t>N/A</w:t>
            </w:r>
          </w:p>
        </w:tc>
        <w:tc>
          <w:tcPr>
            <w:tcW w:w="1159" w:type="dxa"/>
          </w:tcPr>
          <w:p w:rsidR="00000BE6" w:rsidRDefault="00000BE6" w:rsidP="00FF612E">
            <w:pPr>
              <w:spacing w:before="60"/>
              <w:rPr>
                <w:rFonts w:ascii="Arial" w:hAnsi="Arial" w:cs="Arial"/>
                <w:sz w:val="16"/>
              </w:rPr>
            </w:pPr>
          </w:p>
        </w:tc>
        <w:tc>
          <w:tcPr>
            <w:tcW w:w="607" w:type="dxa"/>
          </w:tcPr>
          <w:p w:rsidR="00000BE6" w:rsidRDefault="00000BE6" w:rsidP="00FF612E">
            <w:pPr>
              <w:spacing w:before="60"/>
              <w:rPr>
                <w:rFonts w:ascii="Arial" w:hAnsi="Arial" w:cs="Arial"/>
                <w:sz w:val="16"/>
              </w:rPr>
            </w:pPr>
          </w:p>
        </w:tc>
        <w:tc>
          <w:tcPr>
            <w:tcW w:w="607" w:type="dxa"/>
          </w:tcPr>
          <w:p w:rsidR="00000BE6" w:rsidRDefault="00000BE6" w:rsidP="00FF612E">
            <w:pPr>
              <w:spacing w:before="60"/>
              <w:rPr>
                <w:rFonts w:ascii="Arial" w:hAnsi="Arial" w:cs="Arial"/>
                <w:sz w:val="16"/>
              </w:rPr>
            </w:pPr>
          </w:p>
        </w:tc>
        <w:tc>
          <w:tcPr>
            <w:tcW w:w="607" w:type="dxa"/>
          </w:tcPr>
          <w:p w:rsidR="00000BE6" w:rsidRDefault="00000BE6" w:rsidP="00FF612E">
            <w:pPr>
              <w:spacing w:before="60"/>
              <w:rPr>
                <w:rFonts w:ascii="Arial" w:hAnsi="Arial" w:cs="Arial"/>
                <w:sz w:val="16"/>
              </w:rPr>
            </w:pPr>
          </w:p>
        </w:tc>
      </w:tr>
    </w:tbl>
    <w:p w:rsidR="00000BE6" w:rsidRDefault="00000BE6" w:rsidP="00000BE6">
      <w:pPr>
        <w:pStyle w:val="Heading4"/>
      </w:pPr>
      <w:r>
        <w:lastRenderedPageBreak/>
        <w:t>Description</w:t>
      </w:r>
    </w:p>
    <w:p w:rsidR="00000BE6" w:rsidRDefault="00E96289" w:rsidP="00000BE6">
      <w:pPr>
        <w:spacing w:after="0"/>
        <w:jc w:val="center"/>
      </w:pPr>
      <w:r>
        <w:object w:dxaOrig="5034" w:dyaOrig="9825">
          <v:shape id="_x0000_i1041" type="#_x0000_t75" style="width:252pt;height:490.5pt" o:ole="">
            <v:imagedata r:id="rId42" o:title=""/>
          </v:shape>
          <o:OLEObject Type="Embed" ProgID="Visio.Drawing.11" ShapeID="_x0000_i1041" DrawAspect="Content" ObjectID="_1461397460" r:id="rId43"/>
        </w:object>
      </w:r>
    </w:p>
    <w:p w:rsidR="00D164AA" w:rsidRDefault="00D164AA" w:rsidP="00000BE6">
      <w:pPr>
        <w:spacing w:after="0"/>
        <w:jc w:val="center"/>
      </w:pPr>
    </w:p>
    <w:p w:rsidR="00D164AA" w:rsidRDefault="00D164AA" w:rsidP="00D164AA">
      <w:pPr>
        <w:pStyle w:val="Heading3"/>
      </w:pPr>
      <w:r>
        <w:t xml:space="preserve">Local Function </w:t>
      </w:r>
      <w:proofErr w:type="spellStart"/>
      <w:r w:rsidRPr="00D164AA">
        <w:t>stcSelfCheck</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Function Name</w:t>
            </w:r>
          </w:p>
        </w:tc>
        <w:tc>
          <w:tcPr>
            <w:tcW w:w="3875" w:type="dxa"/>
          </w:tcPr>
          <w:p w:rsidR="00D164AA" w:rsidRDefault="00D164AA" w:rsidP="006E1E5E">
            <w:pPr>
              <w:spacing w:before="60"/>
              <w:rPr>
                <w:rFonts w:ascii="Arial" w:hAnsi="Arial" w:cs="Arial"/>
                <w:sz w:val="16"/>
              </w:rPr>
            </w:pPr>
            <w:proofErr w:type="spellStart"/>
            <w:r w:rsidRPr="0085593E">
              <w:rPr>
                <w:rFonts w:ascii="Arial" w:hAnsi="Arial" w:cs="Arial"/>
                <w:sz w:val="16"/>
              </w:rPr>
              <w:t>stcSelfCheck</w:t>
            </w:r>
            <w:proofErr w:type="spellEnd"/>
          </w:p>
        </w:tc>
        <w:tc>
          <w:tcPr>
            <w:tcW w:w="1159"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Type</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Min</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164AA" w:rsidRDefault="00D164AA" w:rsidP="006E1E5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lastRenderedPageBreak/>
              <w:t>Tol</w:t>
            </w:r>
            <w:proofErr w:type="spellEnd"/>
            <w:r>
              <w:rPr>
                <w:rFonts w:ascii="Arial" w:hAnsi="Arial" w:cs="Arial"/>
                <w:sz w:val="16"/>
              </w:rPr>
              <w:t>.</w:t>
            </w: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lastRenderedPageBreak/>
              <w:t xml:space="preserve">Arguments Passed </w:t>
            </w:r>
          </w:p>
        </w:tc>
        <w:tc>
          <w:tcPr>
            <w:tcW w:w="3875" w:type="dxa"/>
          </w:tcPr>
          <w:p w:rsidR="00D164AA" w:rsidRDefault="00D164AA" w:rsidP="006E1E5E">
            <w:pPr>
              <w:spacing w:before="60"/>
              <w:rPr>
                <w:rFonts w:ascii="Arial" w:hAnsi="Arial" w:cs="Arial"/>
                <w:sz w:val="16"/>
              </w:rPr>
            </w:pPr>
            <w:r>
              <w:rPr>
                <w:rFonts w:ascii="Arial" w:hAnsi="Arial" w:cs="Arial"/>
                <w:sz w:val="16"/>
              </w:rPr>
              <w:t>None</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p>
        </w:tc>
        <w:tc>
          <w:tcPr>
            <w:tcW w:w="3875" w:type="dxa"/>
          </w:tcPr>
          <w:p w:rsidR="00D164AA" w:rsidRDefault="00D164AA" w:rsidP="006E1E5E">
            <w:pPr>
              <w:spacing w:before="60"/>
              <w:rPr>
                <w:rFonts w:ascii="Arial" w:hAnsi="Arial" w:cs="Arial"/>
                <w:sz w:val="16"/>
              </w:rPr>
            </w:pP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Return Value</w:t>
            </w:r>
          </w:p>
        </w:tc>
        <w:tc>
          <w:tcPr>
            <w:tcW w:w="3875" w:type="dxa"/>
          </w:tcPr>
          <w:p w:rsidR="00D164AA" w:rsidRDefault="00D164AA" w:rsidP="006E1E5E">
            <w:pPr>
              <w:spacing w:before="60"/>
              <w:rPr>
                <w:rFonts w:ascii="Arial" w:hAnsi="Arial" w:cs="Arial"/>
                <w:sz w:val="16"/>
              </w:rPr>
            </w:pPr>
            <w:r>
              <w:rPr>
                <w:rFonts w:ascii="Arial" w:hAnsi="Arial" w:cs="Arial"/>
                <w:sz w:val="16"/>
              </w:rPr>
              <w:t>N/A</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r>
    </w:tbl>
    <w:p w:rsidR="00CC6498" w:rsidRDefault="00CC6498" w:rsidP="00D164AA">
      <w:pPr>
        <w:pStyle w:val="Heading4"/>
      </w:pPr>
      <w:r>
        <w:t>Design Rationale</w:t>
      </w:r>
    </w:p>
    <w:p w:rsidR="00CC6498" w:rsidRPr="00CC6498" w:rsidRDefault="00CC6498" w:rsidP="00CC6498">
      <w:r>
        <w:t>This function assumes a divide by two on the clock frequency will produce a frequency for the test to run at &lt; 90MHz.  For the current design, the clock frequency is 160MHz which will produce an 80MHz clock for this test.</w:t>
      </w:r>
    </w:p>
    <w:p w:rsidR="00D164AA" w:rsidRDefault="00D164AA" w:rsidP="00D164AA">
      <w:pPr>
        <w:pStyle w:val="Heading4"/>
      </w:pPr>
      <w:r>
        <w:t>Description</w:t>
      </w:r>
    </w:p>
    <w:p w:rsidR="00D164AA" w:rsidRDefault="00D164AA" w:rsidP="00D164AA">
      <w:pPr>
        <w:spacing w:after="0"/>
        <w:jc w:val="center"/>
        <w:rPr>
          <w:rFonts w:ascii="Arial" w:hAnsi="Arial"/>
          <w:b/>
          <w:kern w:val="28"/>
          <w:sz w:val="28"/>
        </w:rPr>
      </w:pPr>
      <w:r>
        <w:object w:dxaOrig="3721" w:dyaOrig="7373">
          <v:shape id="_x0000_i1042" type="#_x0000_t75" style="width:186pt;height:369.75pt" o:ole="">
            <v:imagedata r:id="rId44" o:title=""/>
          </v:shape>
          <o:OLEObject Type="Embed" ProgID="Visio.Drawing.11" ShapeID="_x0000_i1042" DrawAspect="Content" ObjectID="_1461397461" r:id="rId45"/>
        </w:object>
      </w:r>
    </w:p>
    <w:p w:rsidR="00D164AA" w:rsidRDefault="00D164AA" w:rsidP="00D164AA">
      <w:pPr>
        <w:pStyle w:val="Heading3"/>
      </w:pPr>
      <w:r>
        <w:lastRenderedPageBreak/>
        <w:t xml:space="preserve">Local Function </w:t>
      </w:r>
      <w:proofErr w:type="spellStart"/>
      <w:r w:rsidRPr="00D164AA">
        <w:t>ccmSelfCheck</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Function Name</w:t>
            </w:r>
          </w:p>
        </w:tc>
        <w:tc>
          <w:tcPr>
            <w:tcW w:w="3875" w:type="dxa"/>
          </w:tcPr>
          <w:p w:rsidR="00D164AA" w:rsidRDefault="00D164AA" w:rsidP="006E1E5E">
            <w:pPr>
              <w:spacing w:before="60"/>
              <w:rPr>
                <w:rFonts w:ascii="Arial" w:hAnsi="Arial" w:cs="Arial"/>
                <w:sz w:val="16"/>
              </w:rPr>
            </w:pPr>
            <w:proofErr w:type="spellStart"/>
            <w:r w:rsidRPr="00C84424">
              <w:rPr>
                <w:rFonts w:ascii="Arial" w:hAnsi="Arial" w:cs="Arial"/>
                <w:sz w:val="16"/>
              </w:rPr>
              <w:t>ccmSelfCheck</w:t>
            </w:r>
            <w:proofErr w:type="spellEnd"/>
          </w:p>
        </w:tc>
        <w:tc>
          <w:tcPr>
            <w:tcW w:w="1159"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Type</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Min</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164AA" w:rsidRDefault="00D164AA" w:rsidP="006E1E5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 xml:space="preserve">Arguments Passed </w:t>
            </w:r>
          </w:p>
        </w:tc>
        <w:tc>
          <w:tcPr>
            <w:tcW w:w="3875" w:type="dxa"/>
          </w:tcPr>
          <w:p w:rsidR="00D164AA" w:rsidRDefault="00D164AA" w:rsidP="006E1E5E">
            <w:pPr>
              <w:spacing w:before="60"/>
              <w:rPr>
                <w:rFonts w:ascii="Arial" w:hAnsi="Arial" w:cs="Arial"/>
                <w:sz w:val="16"/>
              </w:rPr>
            </w:pPr>
            <w:r>
              <w:rPr>
                <w:rFonts w:ascii="Arial" w:hAnsi="Arial" w:cs="Arial"/>
                <w:sz w:val="16"/>
              </w:rPr>
              <w:t>None</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p>
        </w:tc>
        <w:tc>
          <w:tcPr>
            <w:tcW w:w="3875" w:type="dxa"/>
          </w:tcPr>
          <w:p w:rsidR="00D164AA" w:rsidRDefault="00D164AA" w:rsidP="006E1E5E">
            <w:pPr>
              <w:spacing w:before="60"/>
              <w:rPr>
                <w:rFonts w:ascii="Arial" w:hAnsi="Arial" w:cs="Arial"/>
                <w:sz w:val="16"/>
              </w:rPr>
            </w:pP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Return Value</w:t>
            </w:r>
          </w:p>
        </w:tc>
        <w:tc>
          <w:tcPr>
            <w:tcW w:w="3875" w:type="dxa"/>
          </w:tcPr>
          <w:p w:rsidR="00D164AA" w:rsidRDefault="00D164AA" w:rsidP="006E1E5E">
            <w:pPr>
              <w:spacing w:before="60"/>
              <w:rPr>
                <w:rFonts w:ascii="Arial" w:hAnsi="Arial" w:cs="Arial"/>
                <w:sz w:val="16"/>
              </w:rPr>
            </w:pPr>
            <w:r>
              <w:rPr>
                <w:rFonts w:ascii="Arial" w:hAnsi="Arial" w:cs="Arial"/>
                <w:sz w:val="16"/>
              </w:rPr>
              <w:t>N/A</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r>
    </w:tbl>
    <w:p w:rsidR="00D164AA" w:rsidRDefault="00D164AA" w:rsidP="00D164AA">
      <w:pPr>
        <w:pStyle w:val="Heading4"/>
      </w:pPr>
      <w:r>
        <w:t>Description</w:t>
      </w:r>
    </w:p>
    <w:p w:rsidR="00D164AA" w:rsidRDefault="00D164AA" w:rsidP="00D164AA">
      <w:pPr>
        <w:spacing w:after="0"/>
        <w:jc w:val="center"/>
        <w:rPr>
          <w:rFonts w:ascii="Arial" w:hAnsi="Arial"/>
          <w:b/>
          <w:kern w:val="28"/>
          <w:sz w:val="28"/>
        </w:rPr>
      </w:pPr>
      <w:r>
        <w:object w:dxaOrig="10976" w:dyaOrig="8611">
          <v:shape id="_x0000_i1043" type="#_x0000_t75" style="width:411pt;height:323.25pt" o:ole="">
            <v:imagedata r:id="rId46" o:title=""/>
          </v:shape>
          <o:OLEObject Type="Embed" ProgID="Visio.Drawing.11" ShapeID="_x0000_i1043" DrawAspect="Content" ObjectID="_1461397462" r:id="rId47"/>
        </w:object>
      </w:r>
    </w:p>
    <w:p w:rsidR="00D164AA" w:rsidRDefault="00D164AA" w:rsidP="00D164AA">
      <w:pPr>
        <w:pStyle w:val="Heading3"/>
      </w:pPr>
      <w:r>
        <w:t xml:space="preserve">Local Function </w:t>
      </w:r>
      <w:proofErr w:type="spellStart"/>
      <w:r w:rsidR="004A751C" w:rsidRPr="004A751C">
        <w:t>pbistSelfCheck</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Function Name</w:t>
            </w:r>
          </w:p>
        </w:tc>
        <w:tc>
          <w:tcPr>
            <w:tcW w:w="3875" w:type="dxa"/>
          </w:tcPr>
          <w:p w:rsidR="00D164AA" w:rsidRDefault="00D164AA" w:rsidP="006E1E5E">
            <w:pPr>
              <w:spacing w:before="60"/>
              <w:rPr>
                <w:rFonts w:ascii="Arial" w:hAnsi="Arial" w:cs="Arial"/>
                <w:sz w:val="16"/>
              </w:rPr>
            </w:pPr>
            <w:proofErr w:type="spellStart"/>
            <w:r w:rsidRPr="008C0326">
              <w:rPr>
                <w:rFonts w:ascii="Arial" w:hAnsi="Arial" w:cs="Arial"/>
                <w:sz w:val="16"/>
              </w:rPr>
              <w:t>pbistSelfCheck</w:t>
            </w:r>
            <w:proofErr w:type="spellEnd"/>
          </w:p>
        </w:tc>
        <w:tc>
          <w:tcPr>
            <w:tcW w:w="1159"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Type</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Min</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164AA" w:rsidRDefault="00D164AA" w:rsidP="006E1E5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 xml:space="preserve">Arguments Passed </w:t>
            </w:r>
          </w:p>
        </w:tc>
        <w:tc>
          <w:tcPr>
            <w:tcW w:w="3875" w:type="dxa"/>
          </w:tcPr>
          <w:p w:rsidR="00D164AA" w:rsidRDefault="00D164AA" w:rsidP="006E1E5E">
            <w:pPr>
              <w:spacing w:before="60"/>
              <w:rPr>
                <w:rFonts w:ascii="Arial" w:hAnsi="Arial" w:cs="Arial"/>
                <w:sz w:val="16"/>
              </w:rPr>
            </w:pPr>
            <w:r>
              <w:rPr>
                <w:rFonts w:ascii="Arial" w:hAnsi="Arial" w:cs="Arial"/>
                <w:sz w:val="16"/>
              </w:rPr>
              <w:t>None</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p>
        </w:tc>
        <w:tc>
          <w:tcPr>
            <w:tcW w:w="3875" w:type="dxa"/>
          </w:tcPr>
          <w:p w:rsidR="00D164AA" w:rsidRDefault="00D164AA" w:rsidP="006E1E5E">
            <w:pPr>
              <w:spacing w:before="60"/>
              <w:rPr>
                <w:rFonts w:ascii="Arial" w:hAnsi="Arial" w:cs="Arial"/>
                <w:sz w:val="16"/>
              </w:rPr>
            </w:pP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Return Value</w:t>
            </w:r>
          </w:p>
        </w:tc>
        <w:tc>
          <w:tcPr>
            <w:tcW w:w="3875" w:type="dxa"/>
          </w:tcPr>
          <w:p w:rsidR="00D164AA" w:rsidRDefault="00D164AA" w:rsidP="006E1E5E">
            <w:pPr>
              <w:spacing w:before="60"/>
              <w:rPr>
                <w:rFonts w:ascii="Arial" w:hAnsi="Arial" w:cs="Arial"/>
                <w:sz w:val="16"/>
              </w:rPr>
            </w:pPr>
            <w:r>
              <w:rPr>
                <w:rFonts w:ascii="Arial" w:hAnsi="Arial" w:cs="Arial"/>
                <w:sz w:val="16"/>
              </w:rPr>
              <w:t>N/A</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r>
    </w:tbl>
    <w:p w:rsidR="00CC6498" w:rsidRDefault="00CC6498" w:rsidP="00D164AA">
      <w:pPr>
        <w:pStyle w:val="Heading4"/>
      </w:pPr>
      <w:r>
        <w:lastRenderedPageBreak/>
        <w:t>Design Rationale</w:t>
      </w:r>
    </w:p>
    <w:p w:rsidR="00CC6498" w:rsidRPr="00CC6498" w:rsidRDefault="006E2556" w:rsidP="00CC6498">
      <w:r w:rsidRPr="006E2556">
        <w:t>This function assumes a divide by two on the clock frequency will produce a frequency for the test to run at &lt; 90MHz.  For the current design, the clock frequency is 160MHz which will produce an 80MHz clock for this test.</w:t>
      </w:r>
    </w:p>
    <w:p w:rsidR="00D164AA" w:rsidRDefault="00D164AA" w:rsidP="00D164AA">
      <w:pPr>
        <w:pStyle w:val="Heading4"/>
      </w:pPr>
      <w:r>
        <w:lastRenderedPageBreak/>
        <w:t>Description</w:t>
      </w:r>
    </w:p>
    <w:p w:rsidR="00D164AA" w:rsidRDefault="00910119" w:rsidP="00D164AA">
      <w:pPr>
        <w:spacing w:after="0"/>
        <w:jc w:val="center"/>
      </w:pPr>
      <w:r>
        <w:object w:dxaOrig="4960" w:dyaOrig="9768">
          <v:shape id="_x0000_i1050" type="#_x0000_t75" style="width:248.25pt;height:490.5pt" o:ole="">
            <v:imagedata r:id="rId48" o:title=""/>
          </v:shape>
          <o:OLEObject Type="Embed" ProgID="Visio.Drawing.11" ShapeID="_x0000_i1050" DrawAspect="Content" ObjectID="_1461397463" r:id="rId49"/>
        </w:object>
      </w:r>
    </w:p>
    <w:p w:rsidR="00D164AA" w:rsidRDefault="00D164AA" w:rsidP="00D164AA">
      <w:pPr>
        <w:spacing w:after="0"/>
        <w:jc w:val="center"/>
      </w:pPr>
    </w:p>
    <w:p w:rsidR="00D164AA" w:rsidRDefault="00D164AA" w:rsidP="00D164AA">
      <w:pPr>
        <w:pStyle w:val="Heading3"/>
      </w:pPr>
      <w:r>
        <w:t xml:space="preserve">Local Function </w:t>
      </w:r>
      <w:proofErr w:type="spellStart"/>
      <w:r w:rsidR="004A751C" w:rsidRPr="004A751C">
        <w:t>pbistRun</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2"/>
        <w:gridCol w:w="3874"/>
        <w:gridCol w:w="1159"/>
        <w:gridCol w:w="608"/>
        <w:gridCol w:w="608"/>
        <w:gridCol w:w="607"/>
      </w:tblGrid>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Function Name</w:t>
            </w:r>
          </w:p>
        </w:tc>
        <w:tc>
          <w:tcPr>
            <w:tcW w:w="3875" w:type="dxa"/>
          </w:tcPr>
          <w:p w:rsidR="00D164AA" w:rsidRDefault="00D164AA" w:rsidP="006E1E5E">
            <w:pPr>
              <w:spacing w:before="60"/>
              <w:rPr>
                <w:rFonts w:ascii="Arial" w:hAnsi="Arial" w:cs="Arial"/>
                <w:sz w:val="16"/>
              </w:rPr>
            </w:pPr>
            <w:proofErr w:type="spellStart"/>
            <w:r w:rsidRPr="00976B2C">
              <w:rPr>
                <w:rFonts w:ascii="Arial" w:hAnsi="Arial" w:cs="Arial"/>
                <w:sz w:val="16"/>
              </w:rPr>
              <w:t>pbistRun</w:t>
            </w:r>
            <w:proofErr w:type="spellEnd"/>
          </w:p>
        </w:tc>
        <w:tc>
          <w:tcPr>
            <w:tcW w:w="1159"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Type</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Min</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164AA" w:rsidRDefault="00D164AA" w:rsidP="006E1E5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lastRenderedPageBreak/>
              <w:t>Tol</w:t>
            </w:r>
            <w:proofErr w:type="spellEnd"/>
            <w:r>
              <w:rPr>
                <w:rFonts w:ascii="Arial" w:hAnsi="Arial" w:cs="Arial"/>
                <w:sz w:val="16"/>
              </w:rPr>
              <w:t>.</w:t>
            </w: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lastRenderedPageBreak/>
              <w:t xml:space="preserve">Arguments Passed </w:t>
            </w:r>
          </w:p>
        </w:tc>
        <w:tc>
          <w:tcPr>
            <w:tcW w:w="3875" w:type="dxa"/>
          </w:tcPr>
          <w:p w:rsidR="00D164AA" w:rsidRPr="004A751C" w:rsidRDefault="00D164AA" w:rsidP="006E1E5E">
            <w:pPr>
              <w:spacing w:before="60"/>
              <w:rPr>
                <w:rFonts w:ascii="Arial" w:hAnsi="Arial" w:cs="Arial"/>
                <w:i/>
                <w:sz w:val="16"/>
              </w:rPr>
            </w:pPr>
            <w:r w:rsidRPr="004A751C">
              <w:rPr>
                <w:rFonts w:ascii="Arial" w:hAnsi="Arial" w:cs="Arial"/>
                <w:i/>
                <w:sz w:val="16"/>
              </w:rPr>
              <w:t>raminfoL</w:t>
            </w:r>
            <w:r w:rsidR="004A751C" w:rsidRPr="004A751C">
              <w:rPr>
                <w:rFonts w:ascii="Arial" w:hAnsi="Arial" w:cs="Arial"/>
                <w:i/>
                <w:sz w:val="16"/>
              </w:rPr>
              <w:t>_Cnt_T_u32</w:t>
            </w:r>
          </w:p>
        </w:tc>
        <w:tc>
          <w:tcPr>
            <w:tcW w:w="1159" w:type="dxa"/>
          </w:tcPr>
          <w:p w:rsidR="00D164AA" w:rsidRDefault="00D164AA" w:rsidP="006E1E5E">
            <w:pPr>
              <w:spacing w:before="60"/>
              <w:rPr>
                <w:rFonts w:ascii="Arial" w:hAnsi="Arial" w:cs="Arial"/>
                <w:sz w:val="16"/>
              </w:rPr>
            </w:pPr>
            <w:r w:rsidRPr="00976B2C">
              <w:rPr>
                <w:rFonts w:ascii="Arial" w:hAnsi="Arial" w:cs="Arial"/>
                <w:sz w:val="16"/>
              </w:rPr>
              <w:t>uint32</w:t>
            </w:r>
          </w:p>
        </w:tc>
        <w:tc>
          <w:tcPr>
            <w:tcW w:w="607" w:type="dxa"/>
          </w:tcPr>
          <w:p w:rsidR="00D164AA" w:rsidRDefault="00D164AA" w:rsidP="006E1E5E">
            <w:pPr>
              <w:spacing w:before="60"/>
              <w:rPr>
                <w:rFonts w:ascii="Arial" w:hAnsi="Arial" w:cs="Arial"/>
                <w:sz w:val="16"/>
              </w:rPr>
            </w:pPr>
            <w:r>
              <w:rPr>
                <w:rFonts w:ascii="Arial" w:hAnsi="Arial" w:cs="Arial"/>
                <w:sz w:val="16"/>
              </w:rPr>
              <w:t>FULL</w:t>
            </w:r>
          </w:p>
        </w:tc>
        <w:tc>
          <w:tcPr>
            <w:tcW w:w="607" w:type="dxa"/>
          </w:tcPr>
          <w:p w:rsidR="00D164AA" w:rsidRDefault="00D164AA" w:rsidP="006E1E5E">
            <w:pPr>
              <w:spacing w:before="60"/>
              <w:rPr>
                <w:rFonts w:ascii="Arial" w:hAnsi="Arial" w:cs="Arial"/>
                <w:sz w:val="16"/>
              </w:rPr>
            </w:pPr>
            <w:r>
              <w:rPr>
                <w:rFonts w:ascii="Arial" w:hAnsi="Arial" w:cs="Arial"/>
                <w:sz w:val="16"/>
              </w:rPr>
              <w:t>FULL</w:t>
            </w: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p>
        </w:tc>
        <w:tc>
          <w:tcPr>
            <w:tcW w:w="3875" w:type="dxa"/>
          </w:tcPr>
          <w:p w:rsidR="00D164AA" w:rsidRPr="004A751C" w:rsidRDefault="00D164AA" w:rsidP="006E1E5E">
            <w:pPr>
              <w:spacing w:before="60"/>
              <w:rPr>
                <w:rFonts w:ascii="Arial" w:hAnsi="Arial" w:cs="Arial"/>
                <w:i/>
                <w:sz w:val="16"/>
              </w:rPr>
            </w:pPr>
            <w:r w:rsidRPr="004A751C">
              <w:rPr>
                <w:rFonts w:ascii="Arial" w:hAnsi="Arial" w:cs="Arial"/>
                <w:i/>
                <w:sz w:val="16"/>
              </w:rPr>
              <w:t>algomask</w:t>
            </w:r>
            <w:r w:rsidR="004A751C" w:rsidRPr="004A751C">
              <w:rPr>
                <w:rFonts w:ascii="Arial" w:hAnsi="Arial" w:cs="Arial"/>
                <w:i/>
                <w:sz w:val="16"/>
              </w:rPr>
              <w:t>_Cnt_T_u32</w:t>
            </w:r>
          </w:p>
        </w:tc>
        <w:tc>
          <w:tcPr>
            <w:tcW w:w="1159" w:type="dxa"/>
          </w:tcPr>
          <w:p w:rsidR="00D164AA" w:rsidRDefault="00D164AA" w:rsidP="006E1E5E">
            <w:pPr>
              <w:spacing w:before="60"/>
              <w:rPr>
                <w:rFonts w:ascii="Arial" w:hAnsi="Arial" w:cs="Arial"/>
                <w:sz w:val="16"/>
              </w:rPr>
            </w:pPr>
            <w:r w:rsidRPr="00976B2C">
              <w:rPr>
                <w:rFonts w:ascii="Arial" w:hAnsi="Arial" w:cs="Arial"/>
                <w:sz w:val="16"/>
              </w:rPr>
              <w:t>uint32</w:t>
            </w:r>
          </w:p>
        </w:tc>
        <w:tc>
          <w:tcPr>
            <w:tcW w:w="607" w:type="dxa"/>
          </w:tcPr>
          <w:p w:rsidR="00D164AA" w:rsidRDefault="00D164AA" w:rsidP="006E1E5E">
            <w:pPr>
              <w:spacing w:before="60"/>
              <w:rPr>
                <w:rFonts w:ascii="Arial" w:hAnsi="Arial" w:cs="Arial"/>
                <w:sz w:val="16"/>
              </w:rPr>
            </w:pPr>
            <w:r>
              <w:rPr>
                <w:rFonts w:ascii="Arial" w:hAnsi="Arial" w:cs="Arial"/>
                <w:sz w:val="16"/>
              </w:rPr>
              <w:t>FULL</w:t>
            </w:r>
          </w:p>
        </w:tc>
        <w:tc>
          <w:tcPr>
            <w:tcW w:w="607" w:type="dxa"/>
          </w:tcPr>
          <w:p w:rsidR="00D164AA" w:rsidRDefault="00D164AA" w:rsidP="006E1E5E">
            <w:pPr>
              <w:spacing w:before="60"/>
              <w:rPr>
                <w:rFonts w:ascii="Arial" w:hAnsi="Arial" w:cs="Arial"/>
                <w:sz w:val="16"/>
              </w:rPr>
            </w:pPr>
            <w:r>
              <w:rPr>
                <w:rFonts w:ascii="Arial" w:hAnsi="Arial" w:cs="Arial"/>
                <w:sz w:val="16"/>
              </w:rPr>
              <w:t>FULL</w:t>
            </w: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Return Value</w:t>
            </w:r>
          </w:p>
        </w:tc>
        <w:tc>
          <w:tcPr>
            <w:tcW w:w="3875" w:type="dxa"/>
          </w:tcPr>
          <w:p w:rsidR="00D164AA" w:rsidRDefault="00D164AA" w:rsidP="006E1E5E">
            <w:pPr>
              <w:spacing w:before="60"/>
              <w:rPr>
                <w:rFonts w:ascii="Arial" w:hAnsi="Arial" w:cs="Arial"/>
                <w:sz w:val="16"/>
              </w:rPr>
            </w:pPr>
            <w:r>
              <w:rPr>
                <w:rFonts w:ascii="Arial" w:hAnsi="Arial" w:cs="Arial"/>
                <w:sz w:val="16"/>
              </w:rPr>
              <w:t>N/A</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r>
    </w:tbl>
    <w:p w:rsidR="00CC6498" w:rsidRDefault="00CC6498" w:rsidP="00D164AA">
      <w:pPr>
        <w:pStyle w:val="Heading4"/>
      </w:pPr>
      <w:r>
        <w:t>Design Rationale</w:t>
      </w:r>
    </w:p>
    <w:p w:rsidR="00CC6498" w:rsidRPr="00CC6498" w:rsidRDefault="00CC6498" w:rsidP="00CC6498">
      <w:r w:rsidRPr="00CC6498">
        <w:t>This function assumes a divide by two on the clock frequency will produce a frequency for the test to run at &lt; 90MHz.  For the current design, the clock frequency is 160MHz which will produce an 80MHz clock for this test.</w:t>
      </w:r>
    </w:p>
    <w:p w:rsidR="00D164AA" w:rsidRDefault="00D164AA" w:rsidP="00D164AA">
      <w:pPr>
        <w:pStyle w:val="Heading4"/>
      </w:pPr>
      <w:r>
        <w:t>Description</w:t>
      </w:r>
    </w:p>
    <w:p w:rsidR="00D164AA" w:rsidRDefault="00D90B67" w:rsidP="00D164AA">
      <w:pPr>
        <w:spacing w:after="0"/>
        <w:jc w:val="center"/>
      </w:pPr>
      <w:r>
        <w:object w:dxaOrig="3403" w:dyaOrig="7476">
          <v:shape id="_x0000_i1044" type="#_x0000_t75" style="width:169.5pt;height:374.25pt" o:ole="">
            <v:imagedata r:id="rId50" o:title=""/>
          </v:shape>
          <o:OLEObject Type="Embed" ProgID="Visio.Drawing.11" ShapeID="_x0000_i1044" DrawAspect="Content" ObjectID="_1461397464" r:id="rId51"/>
        </w:object>
      </w:r>
    </w:p>
    <w:p w:rsidR="00D164AA" w:rsidRDefault="00D164AA" w:rsidP="00D164AA">
      <w:pPr>
        <w:pStyle w:val="Heading3"/>
      </w:pPr>
      <w:r>
        <w:lastRenderedPageBreak/>
        <w:t xml:space="preserve">Local Function </w:t>
      </w:r>
      <w:proofErr w:type="spellStart"/>
      <w:r w:rsidR="004A751C" w:rsidRPr="004A751C">
        <w:t>pbistStop</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Function Name</w:t>
            </w:r>
          </w:p>
        </w:tc>
        <w:tc>
          <w:tcPr>
            <w:tcW w:w="3875" w:type="dxa"/>
          </w:tcPr>
          <w:p w:rsidR="00D164AA" w:rsidRDefault="00D164AA" w:rsidP="006E1E5E">
            <w:pPr>
              <w:spacing w:before="60"/>
              <w:rPr>
                <w:rFonts w:ascii="Arial" w:hAnsi="Arial" w:cs="Arial"/>
                <w:sz w:val="16"/>
              </w:rPr>
            </w:pPr>
            <w:proofErr w:type="spellStart"/>
            <w:r w:rsidRPr="00B114F0">
              <w:rPr>
                <w:rFonts w:ascii="Arial" w:hAnsi="Arial" w:cs="Arial"/>
                <w:sz w:val="16"/>
              </w:rPr>
              <w:t>pbistStop</w:t>
            </w:r>
            <w:proofErr w:type="spellEnd"/>
          </w:p>
        </w:tc>
        <w:tc>
          <w:tcPr>
            <w:tcW w:w="1159"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Type</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Min</w:t>
            </w:r>
          </w:p>
        </w:tc>
        <w:tc>
          <w:tcPr>
            <w:tcW w:w="607" w:type="dxa"/>
            <w:shd w:val="pct30" w:color="FFFF00" w:fill="auto"/>
          </w:tcPr>
          <w:p w:rsidR="00D164AA" w:rsidRDefault="00D164AA" w:rsidP="006E1E5E">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164AA" w:rsidRDefault="00D164AA" w:rsidP="006E1E5E">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 xml:space="preserve">Arguments Passed </w:t>
            </w:r>
          </w:p>
        </w:tc>
        <w:tc>
          <w:tcPr>
            <w:tcW w:w="3875" w:type="dxa"/>
          </w:tcPr>
          <w:p w:rsidR="00D164AA" w:rsidRDefault="00D164AA" w:rsidP="006E1E5E">
            <w:pPr>
              <w:spacing w:before="60"/>
              <w:rPr>
                <w:rFonts w:ascii="Arial" w:hAnsi="Arial" w:cs="Arial"/>
                <w:sz w:val="16"/>
              </w:rPr>
            </w:pPr>
            <w:r>
              <w:rPr>
                <w:rFonts w:ascii="Arial" w:hAnsi="Arial" w:cs="Arial"/>
                <w:sz w:val="16"/>
              </w:rPr>
              <w:t>None</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p>
        </w:tc>
        <w:tc>
          <w:tcPr>
            <w:tcW w:w="3875" w:type="dxa"/>
          </w:tcPr>
          <w:p w:rsidR="00D164AA" w:rsidRDefault="00D164AA" w:rsidP="006E1E5E">
            <w:pPr>
              <w:spacing w:before="60"/>
              <w:rPr>
                <w:rFonts w:ascii="Arial" w:hAnsi="Arial" w:cs="Arial"/>
                <w:sz w:val="16"/>
              </w:rPr>
            </w:pP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shd w:val="pct15" w:color="auto" w:fill="auto"/>
          </w:tcPr>
          <w:p w:rsidR="00D164AA" w:rsidRDefault="00D164AA" w:rsidP="006E1E5E">
            <w:pPr>
              <w:spacing w:before="60"/>
              <w:rPr>
                <w:rFonts w:ascii="Arial" w:hAnsi="Arial" w:cs="Arial"/>
                <w:sz w:val="16"/>
              </w:rPr>
            </w:pPr>
          </w:p>
        </w:tc>
      </w:tr>
      <w:tr w:rsidR="00D164AA" w:rsidTr="006E1E5E">
        <w:tc>
          <w:tcPr>
            <w:tcW w:w="2083" w:type="dxa"/>
          </w:tcPr>
          <w:p w:rsidR="00D164AA" w:rsidRDefault="00D164AA" w:rsidP="006E1E5E">
            <w:pPr>
              <w:spacing w:before="60"/>
              <w:rPr>
                <w:rFonts w:ascii="Arial" w:hAnsi="Arial" w:cs="Arial"/>
                <w:b/>
                <w:bCs/>
                <w:sz w:val="16"/>
              </w:rPr>
            </w:pPr>
            <w:r>
              <w:rPr>
                <w:rFonts w:ascii="Arial" w:hAnsi="Arial" w:cs="Arial"/>
                <w:b/>
                <w:bCs/>
                <w:sz w:val="16"/>
              </w:rPr>
              <w:t>Return Value</w:t>
            </w:r>
          </w:p>
        </w:tc>
        <w:tc>
          <w:tcPr>
            <w:tcW w:w="3875" w:type="dxa"/>
          </w:tcPr>
          <w:p w:rsidR="00D164AA" w:rsidRDefault="00D164AA" w:rsidP="006E1E5E">
            <w:pPr>
              <w:spacing w:before="60"/>
              <w:rPr>
                <w:rFonts w:ascii="Arial" w:hAnsi="Arial" w:cs="Arial"/>
                <w:sz w:val="16"/>
              </w:rPr>
            </w:pPr>
            <w:r>
              <w:rPr>
                <w:rFonts w:ascii="Arial" w:hAnsi="Arial" w:cs="Arial"/>
                <w:sz w:val="16"/>
              </w:rPr>
              <w:t>N/A</w:t>
            </w:r>
          </w:p>
        </w:tc>
        <w:tc>
          <w:tcPr>
            <w:tcW w:w="1159"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c>
          <w:tcPr>
            <w:tcW w:w="607" w:type="dxa"/>
          </w:tcPr>
          <w:p w:rsidR="00D164AA" w:rsidRDefault="00D164AA" w:rsidP="006E1E5E">
            <w:pPr>
              <w:spacing w:before="60"/>
              <w:rPr>
                <w:rFonts w:ascii="Arial" w:hAnsi="Arial" w:cs="Arial"/>
                <w:sz w:val="16"/>
              </w:rPr>
            </w:pPr>
          </w:p>
        </w:tc>
      </w:tr>
    </w:tbl>
    <w:p w:rsidR="00D164AA" w:rsidRDefault="00D164AA" w:rsidP="00D164AA">
      <w:pPr>
        <w:pStyle w:val="Heading4"/>
      </w:pPr>
      <w:r>
        <w:t>Description</w:t>
      </w:r>
    </w:p>
    <w:p w:rsidR="00D164AA" w:rsidRDefault="00D164AA" w:rsidP="004A751C">
      <w:pPr>
        <w:spacing w:after="0"/>
        <w:jc w:val="center"/>
        <w:rPr>
          <w:rFonts w:ascii="Arial" w:hAnsi="Arial"/>
          <w:b/>
          <w:kern w:val="28"/>
          <w:sz w:val="28"/>
        </w:rPr>
      </w:pPr>
      <w:r>
        <w:object w:dxaOrig="2972" w:dyaOrig="2553">
          <v:shape id="_x0000_i1045" type="#_x0000_t75" style="width:149.25pt;height:127.5pt" o:ole="">
            <v:imagedata r:id="rId52" o:title=""/>
          </v:shape>
          <o:OLEObject Type="Embed" ProgID="Visio.Drawing.11" ShapeID="_x0000_i1045" DrawAspect="Content" ObjectID="_1461397465" r:id="rId53"/>
        </w:object>
      </w:r>
    </w:p>
    <w:p w:rsidR="00381CBF" w:rsidRDefault="00381CBF" w:rsidP="006B359F">
      <w:pPr>
        <w:spacing w:after="0"/>
        <w:jc w:val="center"/>
        <w:rPr>
          <w:rFonts w:ascii="Arial" w:hAnsi="Arial"/>
          <w:b/>
          <w:kern w:val="28"/>
          <w:sz w:val="28"/>
        </w:rPr>
      </w:pPr>
    </w:p>
    <w:p w:rsidR="001F445C" w:rsidRDefault="001F445C" w:rsidP="00D90B67">
      <w:pPr>
        <w:pStyle w:val="Heading3"/>
        <w:rPr>
          <w:ins w:id="0" w:author="Kaur, Lovepreet" w:date="2014-05-12T09:31:00Z"/>
        </w:rPr>
      </w:pPr>
      <w:ins w:id="1" w:author="Kaur, Lovepreet" w:date="2014-05-12T09:29:00Z">
        <w:r>
          <w:t>Local Function errata_PBIST_4</w:t>
        </w:r>
      </w:ins>
    </w:p>
    <w:p w:rsidR="001F445C" w:rsidRPr="001F445C" w:rsidRDefault="001F445C" w:rsidP="001F445C">
      <w:pPr>
        <w:rPr>
          <w:ins w:id="2" w:author="Kaur, Lovepreet" w:date="2014-05-12T09:31:00Z"/>
        </w:rPr>
        <w:pPrChange w:id="3" w:author="Kaur, Lovepreet" w:date="2014-05-12T09:31:00Z">
          <w:pPr>
            <w:pStyle w:val="Heading3"/>
          </w:pPr>
        </w:pPrChange>
      </w:pPr>
    </w:p>
    <w:p w:rsidR="001F445C" w:rsidRPr="001F445C" w:rsidRDefault="001F445C" w:rsidP="001F445C">
      <w:pPr>
        <w:rPr>
          <w:ins w:id="4" w:author="Kaur, Lovepreet" w:date="2014-05-12T09:30:00Z"/>
        </w:rPr>
        <w:pPrChange w:id="5" w:author="Kaur, Lovepreet" w:date="2014-05-12T09:31:00Z">
          <w:pPr>
            <w:pStyle w:val="Heading3"/>
          </w:pPr>
        </w:pPrChange>
      </w:pPr>
    </w:p>
    <w:p w:rsidR="001F445C" w:rsidRPr="001F445C" w:rsidRDefault="001F445C" w:rsidP="001F445C">
      <w:pPr>
        <w:rPr>
          <w:ins w:id="6" w:author="Kaur, Lovepreet" w:date="2014-05-12T09:29:00Z"/>
        </w:rPr>
        <w:pPrChange w:id="7" w:author="Kaur, Lovepreet" w:date="2014-05-12T09:30:00Z">
          <w:pPr>
            <w:pStyle w:val="Heading3"/>
          </w:pPr>
        </w:pPrChange>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1F445C" w:rsidTr="002D77A3">
        <w:trPr>
          <w:ins w:id="8" w:author="Kaur, Lovepreet" w:date="2014-05-12T09:30:00Z"/>
        </w:trPr>
        <w:tc>
          <w:tcPr>
            <w:tcW w:w="2083" w:type="dxa"/>
          </w:tcPr>
          <w:p w:rsidR="001F445C" w:rsidRDefault="001F445C" w:rsidP="002D77A3">
            <w:pPr>
              <w:spacing w:before="60"/>
              <w:rPr>
                <w:ins w:id="9" w:author="Kaur, Lovepreet" w:date="2014-05-12T09:30:00Z"/>
                <w:rFonts w:ascii="Arial" w:hAnsi="Arial" w:cs="Arial"/>
                <w:b/>
                <w:bCs/>
                <w:sz w:val="16"/>
              </w:rPr>
            </w:pPr>
            <w:ins w:id="10" w:author="Kaur, Lovepreet" w:date="2014-05-12T09:30:00Z">
              <w:r>
                <w:rPr>
                  <w:rFonts w:ascii="Arial" w:hAnsi="Arial" w:cs="Arial"/>
                  <w:b/>
                  <w:bCs/>
                  <w:sz w:val="16"/>
                </w:rPr>
                <w:t>Function Name</w:t>
              </w:r>
            </w:ins>
          </w:p>
        </w:tc>
        <w:tc>
          <w:tcPr>
            <w:tcW w:w="3875" w:type="dxa"/>
          </w:tcPr>
          <w:p w:rsidR="001F445C" w:rsidRDefault="001F445C" w:rsidP="002D77A3">
            <w:pPr>
              <w:spacing w:before="60"/>
              <w:rPr>
                <w:ins w:id="11" w:author="Kaur, Lovepreet" w:date="2014-05-12T09:30:00Z"/>
                <w:rFonts w:ascii="Arial" w:hAnsi="Arial" w:cs="Arial"/>
                <w:sz w:val="16"/>
              </w:rPr>
            </w:pPr>
            <w:ins w:id="12" w:author="Kaur, Lovepreet" w:date="2014-05-12T09:30:00Z">
              <w:r>
                <w:rPr>
                  <w:rFonts w:ascii="Arial" w:hAnsi="Arial" w:cs="Arial"/>
                  <w:sz w:val="16"/>
                </w:rPr>
                <w:t>Errata_PBIST_4</w:t>
              </w:r>
            </w:ins>
          </w:p>
        </w:tc>
        <w:tc>
          <w:tcPr>
            <w:tcW w:w="1159" w:type="dxa"/>
            <w:shd w:val="pct30" w:color="FFFF00" w:fill="auto"/>
          </w:tcPr>
          <w:p w:rsidR="001F445C" w:rsidRDefault="001F445C" w:rsidP="002D77A3">
            <w:pPr>
              <w:spacing w:before="60"/>
              <w:jc w:val="center"/>
              <w:rPr>
                <w:ins w:id="13" w:author="Kaur, Lovepreet" w:date="2014-05-12T09:30:00Z"/>
                <w:rFonts w:ascii="Arial" w:hAnsi="Arial" w:cs="Arial"/>
                <w:sz w:val="16"/>
              </w:rPr>
            </w:pPr>
            <w:ins w:id="14" w:author="Kaur, Lovepreet" w:date="2014-05-12T09:30:00Z">
              <w:r>
                <w:rPr>
                  <w:rFonts w:ascii="Arial" w:hAnsi="Arial" w:cs="Arial"/>
                  <w:sz w:val="16"/>
                </w:rPr>
                <w:t>Type</w:t>
              </w:r>
            </w:ins>
          </w:p>
        </w:tc>
        <w:tc>
          <w:tcPr>
            <w:tcW w:w="607" w:type="dxa"/>
            <w:shd w:val="pct30" w:color="FFFF00" w:fill="auto"/>
          </w:tcPr>
          <w:p w:rsidR="001F445C" w:rsidRDefault="001F445C" w:rsidP="002D77A3">
            <w:pPr>
              <w:spacing w:before="60"/>
              <w:jc w:val="center"/>
              <w:rPr>
                <w:ins w:id="15" w:author="Kaur, Lovepreet" w:date="2014-05-12T09:30:00Z"/>
                <w:rFonts w:ascii="Arial" w:hAnsi="Arial" w:cs="Arial"/>
                <w:sz w:val="16"/>
              </w:rPr>
            </w:pPr>
            <w:ins w:id="16" w:author="Kaur, Lovepreet" w:date="2014-05-12T09:30:00Z">
              <w:r>
                <w:rPr>
                  <w:rFonts w:ascii="Arial" w:hAnsi="Arial" w:cs="Arial"/>
                  <w:sz w:val="16"/>
                </w:rPr>
                <w:t>Min</w:t>
              </w:r>
            </w:ins>
          </w:p>
        </w:tc>
        <w:tc>
          <w:tcPr>
            <w:tcW w:w="607" w:type="dxa"/>
            <w:shd w:val="pct30" w:color="FFFF00" w:fill="auto"/>
          </w:tcPr>
          <w:p w:rsidR="001F445C" w:rsidRDefault="001F445C" w:rsidP="002D77A3">
            <w:pPr>
              <w:spacing w:before="60"/>
              <w:jc w:val="center"/>
              <w:rPr>
                <w:ins w:id="17" w:author="Kaur, Lovepreet" w:date="2014-05-12T09:30:00Z"/>
                <w:rFonts w:ascii="Arial" w:hAnsi="Arial" w:cs="Arial"/>
                <w:sz w:val="16"/>
              </w:rPr>
            </w:pPr>
            <w:ins w:id="18" w:author="Kaur, Lovepreet" w:date="2014-05-12T09:30:00Z">
              <w:r>
                <w:rPr>
                  <w:rFonts w:ascii="Arial" w:hAnsi="Arial" w:cs="Arial"/>
                  <w:sz w:val="16"/>
                </w:rPr>
                <w:t>Max</w:t>
              </w:r>
            </w:ins>
          </w:p>
        </w:tc>
        <w:tc>
          <w:tcPr>
            <w:tcW w:w="607" w:type="dxa"/>
            <w:tcBorders>
              <w:bottom w:val="single" w:sz="4" w:space="0" w:color="auto"/>
            </w:tcBorders>
            <w:shd w:val="pct30" w:color="FFFF00" w:fill="auto"/>
          </w:tcPr>
          <w:p w:rsidR="001F445C" w:rsidRDefault="001F445C" w:rsidP="002D77A3">
            <w:pPr>
              <w:spacing w:before="60"/>
              <w:jc w:val="center"/>
              <w:rPr>
                <w:ins w:id="19" w:author="Kaur, Lovepreet" w:date="2014-05-12T09:30:00Z"/>
                <w:rFonts w:ascii="Arial" w:hAnsi="Arial" w:cs="Arial"/>
                <w:sz w:val="16"/>
              </w:rPr>
            </w:pPr>
            <w:ins w:id="20" w:author="Kaur, Lovepreet" w:date="2014-05-12T09:30:00Z">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ins>
          </w:p>
        </w:tc>
      </w:tr>
      <w:tr w:rsidR="001F445C" w:rsidTr="002D77A3">
        <w:trPr>
          <w:ins w:id="21" w:author="Kaur, Lovepreet" w:date="2014-05-12T09:30:00Z"/>
        </w:trPr>
        <w:tc>
          <w:tcPr>
            <w:tcW w:w="2083" w:type="dxa"/>
          </w:tcPr>
          <w:p w:rsidR="001F445C" w:rsidRDefault="001F445C" w:rsidP="002D77A3">
            <w:pPr>
              <w:spacing w:before="60"/>
              <w:rPr>
                <w:ins w:id="22" w:author="Kaur, Lovepreet" w:date="2014-05-12T09:30:00Z"/>
                <w:rFonts w:ascii="Arial" w:hAnsi="Arial" w:cs="Arial"/>
                <w:b/>
                <w:bCs/>
                <w:sz w:val="16"/>
              </w:rPr>
            </w:pPr>
            <w:ins w:id="23" w:author="Kaur, Lovepreet" w:date="2014-05-12T09:30:00Z">
              <w:r>
                <w:rPr>
                  <w:rFonts w:ascii="Arial" w:hAnsi="Arial" w:cs="Arial"/>
                  <w:b/>
                  <w:bCs/>
                  <w:sz w:val="16"/>
                </w:rPr>
                <w:t xml:space="preserve">Arguments Passed </w:t>
              </w:r>
            </w:ins>
          </w:p>
        </w:tc>
        <w:tc>
          <w:tcPr>
            <w:tcW w:w="3875" w:type="dxa"/>
          </w:tcPr>
          <w:p w:rsidR="001F445C" w:rsidRDefault="001F445C" w:rsidP="002D77A3">
            <w:pPr>
              <w:spacing w:before="60"/>
              <w:rPr>
                <w:ins w:id="24" w:author="Kaur, Lovepreet" w:date="2014-05-12T09:30:00Z"/>
                <w:rFonts w:ascii="Arial" w:hAnsi="Arial" w:cs="Arial"/>
                <w:sz w:val="16"/>
              </w:rPr>
            </w:pPr>
            <w:ins w:id="25" w:author="Kaur, Lovepreet" w:date="2014-05-12T09:30:00Z">
              <w:r>
                <w:rPr>
                  <w:rFonts w:ascii="Arial" w:hAnsi="Arial" w:cs="Arial"/>
                  <w:sz w:val="16"/>
                </w:rPr>
                <w:t>None</w:t>
              </w:r>
            </w:ins>
          </w:p>
        </w:tc>
        <w:tc>
          <w:tcPr>
            <w:tcW w:w="1159" w:type="dxa"/>
          </w:tcPr>
          <w:p w:rsidR="001F445C" w:rsidRDefault="001F445C" w:rsidP="002D77A3">
            <w:pPr>
              <w:spacing w:before="60"/>
              <w:rPr>
                <w:ins w:id="26" w:author="Kaur, Lovepreet" w:date="2014-05-12T09:30:00Z"/>
                <w:rFonts w:ascii="Arial" w:hAnsi="Arial" w:cs="Arial"/>
                <w:sz w:val="16"/>
              </w:rPr>
            </w:pPr>
          </w:p>
        </w:tc>
        <w:tc>
          <w:tcPr>
            <w:tcW w:w="607" w:type="dxa"/>
          </w:tcPr>
          <w:p w:rsidR="001F445C" w:rsidRDefault="001F445C" w:rsidP="002D77A3">
            <w:pPr>
              <w:spacing w:before="60"/>
              <w:rPr>
                <w:ins w:id="27" w:author="Kaur, Lovepreet" w:date="2014-05-12T09:30:00Z"/>
                <w:rFonts w:ascii="Arial" w:hAnsi="Arial" w:cs="Arial"/>
                <w:sz w:val="16"/>
              </w:rPr>
            </w:pPr>
          </w:p>
        </w:tc>
        <w:tc>
          <w:tcPr>
            <w:tcW w:w="607" w:type="dxa"/>
          </w:tcPr>
          <w:p w:rsidR="001F445C" w:rsidRDefault="001F445C" w:rsidP="002D77A3">
            <w:pPr>
              <w:spacing w:before="60"/>
              <w:rPr>
                <w:ins w:id="28" w:author="Kaur, Lovepreet" w:date="2014-05-12T09:30:00Z"/>
                <w:rFonts w:ascii="Arial" w:hAnsi="Arial" w:cs="Arial"/>
                <w:sz w:val="16"/>
              </w:rPr>
            </w:pPr>
          </w:p>
        </w:tc>
        <w:tc>
          <w:tcPr>
            <w:tcW w:w="607" w:type="dxa"/>
            <w:shd w:val="pct15" w:color="auto" w:fill="auto"/>
          </w:tcPr>
          <w:p w:rsidR="001F445C" w:rsidRDefault="001F445C" w:rsidP="002D77A3">
            <w:pPr>
              <w:spacing w:before="60"/>
              <w:rPr>
                <w:ins w:id="29" w:author="Kaur, Lovepreet" w:date="2014-05-12T09:30:00Z"/>
                <w:rFonts w:ascii="Arial" w:hAnsi="Arial" w:cs="Arial"/>
                <w:sz w:val="16"/>
              </w:rPr>
            </w:pPr>
          </w:p>
        </w:tc>
      </w:tr>
      <w:tr w:rsidR="001F445C" w:rsidTr="002D77A3">
        <w:trPr>
          <w:ins w:id="30" w:author="Kaur, Lovepreet" w:date="2014-05-12T09:30:00Z"/>
        </w:trPr>
        <w:tc>
          <w:tcPr>
            <w:tcW w:w="2083" w:type="dxa"/>
          </w:tcPr>
          <w:p w:rsidR="001F445C" w:rsidRDefault="001F445C" w:rsidP="002D77A3">
            <w:pPr>
              <w:spacing w:before="60"/>
              <w:rPr>
                <w:ins w:id="31" w:author="Kaur, Lovepreet" w:date="2014-05-12T09:30:00Z"/>
                <w:rFonts w:ascii="Arial" w:hAnsi="Arial" w:cs="Arial"/>
                <w:b/>
                <w:bCs/>
                <w:sz w:val="16"/>
              </w:rPr>
            </w:pPr>
          </w:p>
        </w:tc>
        <w:tc>
          <w:tcPr>
            <w:tcW w:w="3875" w:type="dxa"/>
          </w:tcPr>
          <w:p w:rsidR="001F445C" w:rsidRDefault="001F445C" w:rsidP="002D77A3">
            <w:pPr>
              <w:spacing w:before="60"/>
              <w:rPr>
                <w:ins w:id="32" w:author="Kaur, Lovepreet" w:date="2014-05-12T09:30:00Z"/>
                <w:rFonts w:ascii="Arial" w:hAnsi="Arial" w:cs="Arial"/>
                <w:sz w:val="16"/>
              </w:rPr>
            </w:pPr>
          </w:p>
        </w:tc>
        <w:tc>
          <w:tcPr>
            <w:tcW w:w="1159" w:type="dxa"/>
          </w:tcPr>
          <w:p w:rsidR="001F445C" w:rsidRDefault="001F445C" w:rsidP="002D77A3">
            <w:pPr>
              <w:spacing w:before="60"/>
              <w:rPr>
                <w:ins w:id="33" w:author="Kaur, Lovepreet" w:date="2014-05-12T09:30:00Z"/>
                <w:rFonts w:ascii="Arial" w:hAnsi="Arial" w:cs="Arial"/>
                <w:sz w:val="16"/>
              </w:rPr>
            </w:pPr>
          </w:p>
        </w:tc>
        <w:tc>
          <w:tcPr>
            <w:tcW w:w="607" w:type="dxa"/>
          </w:tcPr>
          <w:p w:rsidR="001F445C" w:rsidRDefault="001F445C" w:rsidP="002D77A3">
            <w:pPr>
              <w:spacing w:before="60"/>
              <w:rPr>
                <w:ins w:id="34" w:author="Kaur, Lovepreet" w:date="2014-05-12T09:30:00Z"/>
                <w:rFonts w:ascii="Arial" w:hAnsi="Arial" w:cs="Arial"/>
                <w:sz w:val="16"/>
              </w:rPr>
            </w:pPr>
          </w:p>
        </w:tc>
        <w:tc>
          <w:tcPr>
            <w:tcW w:w="607" w:type="dxa"/>
          </w:tcPr>
          <w:p w:rsidR="001F445C" w:rsidRDefault="001F445C" w:rsidP="002D77A3">
            <w:pPr>
              <w:spacing w:before="60"/>
              <w:rPr>
                <w:ins w:id="35" w:author="Kaur, Lovepreet" w:date="2014-05-12T09:30:00Z"/>
                <w:rFonts w:ascii="Arial" w:hAnsi="Arial" w:cs="Arial"/>
                <w:sz w:val="16"/>
              </w:rPr>
            </w:pPr>
          </w:p>
        </w:tc>
        <w:tc>
          <w:tcPr>
            <w:tcW w:w="607" w:type="dxa"/>
            <w:shd w:val="pct15" w:color="auto" w:fill="auto"/>
          </w:tcPr>
          <w:p w:rsidR="001F445C" w:rsidRDefault="001F445C" w:rsidP="002D77A3">
            <w:pPr>
              <w:spacing w:before="60"/>
              <w:rPr>
                <w:ins w:id="36" w:author="Kaur, Lovepreet" w:date="2014-05-12T09:30:00Z"/>
                <w:rFonts w:ascii="Arial" w:hAnsi="Arial" w:cs="Arial"/>
                <w:sz w:val="16"/>
              </w:rPr>
            </w:pPr>
          </w:p>
        </w:tc>
      </w:tr>
      <w:tr w:rsidR="001F445C" w:rsidTr="002D77A3">
        <w:trPr>
          <w:ins w:id="37" w:author="Kaur, Lovepreet" w:date="2014-05-12T09:30:00Z"/>
        </w:trPr>
        <w:tc>
          <w:tcPr>
            <w:tcW w:w="2083" w:type="dxa"/>
          </w:tcPr>
          <w:p w:rsidR="001F445C" w:rsidRDefault="001F445C" w:rsidP="002D77A3">
            <w:pPr>
              <w:spacing w:before="60"/>
              <w:rPr>
                <w:ins w:id="38" w:author="Kaur, Lovepreet" w:date="2014-05-12T09:30:00Z"/>
                <w:rFonts w:ascii="Arial" w:hAnsi="Arial" w:cs="Arial"/>
                <w:b/>
                <w:bCs/>
                <w:sz w:val="16"/>
              </w:rPr>
            </w:pPr>
            <w:ins w:id="39" w:author="Kaur, Lovepreet" w:date="2014-05-12T09:30:00Z">
              <w:r>
                <w:rPr>
                  <w:rFonts w:ascii="Arial" w:hAnsi="Arial" w:cs="Arial"/>
                  <w:b/>
                  <w:bCs/>
                  <w:sz w:val="16"/>
                </w:rPr>
                <w:t>Return Value</w:t>
              </w:r>
            </w:ins>
          </w:p>
        </w:tc>
        <w:tc>
          <w:tcPr>
            <w:tcW w:w="3875" w:type="dxa"/>
          </w:tcPr>
          <w:p w:rsidR="001F445C" w:rsidRDefault="001F445C" w:rsidP="002D77A3">
            <w:pPr>
              <w:spacing w:before="60"/>
              <w:rPr>
                <w:ins w:id="40" w:author="Kaur, Lovepreet" w:date="2014-05-12T09:30:00Z"/>
                <w:rFonts w:ascii="Arial" w:hAnsi="Arial" w:cs="Arial"/>
                <w:sz w:val="16"/>
              </w:rPr>
            </w:pPr>
            <w:ins w:id="41" w:author="Kaur, Lovepreet" w:date="2014-05-12T09:30:00Z">
              <w:r>
                <w:rPr>
                  <w:rFonts w:ascii="Arial" w:hAnsi="Arial" w:cs="Arial"/>
                  <w:sz w:val="16"/>
                </w:rPr>
                <w:t>N/A</w:t>
              </w:r>
            </w:ins>
          </w:p>
        </w:tc>
        <w:tc>
          <w:tcPr>
            <w:tcW w:w="1159" w:type="dxa"/>
          </w:tcPr>
          <w:p w:rsidR="001F445C" w:rsidRDefault="001F445C" w:rsidP="002D77A3">
            <w:pPr>
              <w:spacing w:before="60"/>
              <w:rPr>
                <w:ins w:id="42" w:author="Kaur, Lovepreet" w:date="2014-05-12T09:30:00Z"/>
                <w:rFonts w:ascii="Arial" w:hAnsi="Arial" w:cs="Arial"/>
                <w:sz w:val="16"/>
              </w:rPr>
            </w:pPr>
          </w:p>
        </w:tc>
        <w:tc>
          <w:tcPr>
            <w:tcW w:w="607" w:type="dxa"/>
          </w:tcPr>
          <w:p w:rsidR="001F445C" w:rsidRDefault="001F445C" w:rsidP="002D77A3">
            <w:pPr>
              <w:spacing w:before="60"/>
              <w:rPr>
                <w:ins w:id="43" w:author="Kaur, Lovepreet" w:date="2014-05-12T09:30:00Z"/>
                <w:rFonts w:ascii="Arial" w:hAnsi="Arial" w:cs="Arial"/>
                <w:sz w:val="16"/>
              </w:rPr>
            </w:pPr>
          </w:p>
        </w:tc>
        <w:tc>
          <w:tcPr>
            <w:tcW w:w="607" w:type="dxa"/>
          </w:tcPr>
          <w:p w:rsidR="001F445C" w:rsidRDefault="001F445C" w:rsidP="002D77A3">
            <w:pPr>
              <w:spacing w:before="60"/>
              <w:rPr>
                <w:ins w:id="44" w:author="Kaur, Lovepreet" w:date="2014-05-12T09:30:00Z"/>
                <w:rFonts w:ascii="Arial" w:hAnsi="Arial" w:cs="Arial"/>
                <w:sz w:val="16"/>
              </w:rPr>
            </w:pPr>
          </w:p>
        </w:tc>
        <w:tc>
          <w:tcPr>
            <w:tcW w:w="607" w:type="dxa"/>
          </w:tcPr>
          <w:p w:rsidR="001F445C" w:rsidRDefault="001F445C" w:rsidP="002D77A3">
            <w:pPr>
              <w:spacing w:before="60"/>
              <w:rPr>
                <w:ins w:id="45" w:author="Kaur, Lovepreet" w:date="2014-05-12T09:30:00Z"/>
                <w:rFonts w:ascii="Arial" w:hAnsi="Arial" w:cs="Arial"/>
                <w:sz w:val="16"/>
              </w:rPr>
            </w:pPr>
          </w:p>
        </w:tc>
      </w:tr>
    </w:tbl>
    <w:p w:rsidR="001F445C" w:rsidRDefault="001F445C" w:rsidP="001F445C">
      <w:pPr>
        <w:pStyle w:val="Heading4"/>
        <w:rPr>
          <w:ins w:id="46" w:author="Kaur, Lovepreet" w:date="2014-05-12T09:31:00Z"/>
        </w:rPr>
      </w:pPr>
      <w:ins w:id="47" w:author="Kaur, Lovepreet" w:date="2014-05-12T09:31:00Z">
        <w:r>
          <w:t>Description</w:t>
        </w:r>
      </w:ins>
    </w:p>
    <w:p w:rsidR="001F445C" w:rsidRPr="001F445C" w:rsidRDefault="001F445C" w:rsidP="001F445C">
      <w:pPr>
        <w:rPr>
          <w:ins w:id="48" w:author="Kaur, Lovepreet" w:date="2014-05-12T09:31:00Z"/>
        </w:rPr>
        <w:pPrChange w:id="49" w:author="Kaur, Lovepreet" w:date="2014-05-12T09:31:00Z">
          <w:pPr>
            <w:pStyle w:val="Heading4"/>
          </w:pPr>
        </w:pPrChange>
      </w:pPr>
    </w:p>
    <w:p w:rsidR="001F445C" w:rsidRDefault="00AF1AA0" w:rsidP="001F445C">
      <w:pPr>
        <w:rPr>
          <w:ins w:id="50" w:author="Kaur, Lovepreet" w:date="2014-05-12T09:31:00Z"/>
        </w:rPr>
        <w:pPrChange w:id="51" w:author="Kaur, Lovepreet" w:date="2014-05-12T09:29:00Z">
          <w:pPr>
            <w:pStyle w:val="Heading3"/>
          </w:pPr>
        </w:pPrChange>
      </w:pPr>
      <w:ins w:id="52" w:author="Kaur, Lovepreet" w:date="2014-05-12T10:47:00Z">
        <w:r w:rsidRPr="00AF1AA0">
          <w:rPr>
            <w:color w:val="FF0000"/>
          </w:rPr>
          <w:object w:dxaOrig="10990" w:dyaOrig="14905">
            <v:shape id="_x0000_i1052" type="#_x0000_t75" style="width:402pt;height:543.75pt" o:ole="">
              <v:imagedata r:id="rId54" o:title=""/>
            </v:shape>
            <o:OLEObject Type="Embed" ProgID="Visio.Drawing.11" ShapeID="_x0000_i1052" DrawAspect="Content" ObjectID="_1461397466" r:id="rId55"/>
          </w:object>
        </w:r>
      </w:ins>
    </w:p>
    <w:p w:rsidR="001F445C" w:rsidRDefault="001F445C" w:rsidP="001F445C">
      <w:pPr>
        <w:rPr>
          <w:ins w:id="53" w:author="Kaur, Lovepreet" w:date="2014-05-12T10:48:00Z"/>
        </w:rPr>
        <w:pPrChange w:id="54" w:author="Kaur, Lovepreet" w:date="2014-05-12T09:29:00Z">
          <w:pPr>
            <w:pStyle w:val="Heading3"/>
          </w:pPr>
        </w:pPrChange>
      </w:pPr>
    </w:p>
    <w:p w:rsidR="002F4A51" w:rsidRDefault="002F4A51" w:rsidP="001F445C">
      <w:pPr>
        <w:rPr>
          <w:ins w:id="55" w:author="Kaur, Lovepreet" w:date="2014-05-12T10:48:00Z"/>
        </w:rPr>
        <w:pPrChange w:id="56" w:author="Kaur, Lovepreet" w:date="2014-05-12T09:29:00Z">
          <w:pPr>
            <w:pStyle w:val="Heading3"/>
          </w:pPr>
        </w:pPrChange>
      </w:pPr>
    </w:p>
    <w:p w:rsidR="002F4A51" w:rsidRPr="001F445C" w:rsidRDefault="00AF1AA0" w:rsidP="001F445C">
      <w:pPr>
        <w:rPr>
          <w:ins w:id="57" w:author="Kaur, Lovepreet" w:date="2014-05-12T09:29:00Z"/>
        </w:rPr>
        <w:pPrChange w:id="58" w:author="Kaur, Lovepreet" w:date="2014-05-12T09:29:00Z">
          <w:pPr>
            <w:pStyle w:val="Heading3"/>
          </w:pPr>
        </w:pPrChange>
      </w:pPr>
      <w:ins w:id="59" w:author="Kaur, Lovepreet" w:date="2014-05-12T10:48:00Z">
        <w:r>
          <w:object w:dxaOrig="7267" w:dyaOrig="14815">
            <v:shape id="_x0000_i1053" type="#_x0000_t75" style="width:240.75pt;height:491.25pt" o:ole="">
              <v:imagedata r:id="rId56" o:title=""/>
            </v:shape>
            <o:OLEObject Type="Embed" ProgID="Visio.Drawing.11" ShapeID="_x0000_i1053" DrawAspect="Content" ObjectID="_1461397467" r:id="rId57"/>
          </w:object>
        </w:r>
      </w:ins>
    </w:p>
    <w:p w:rsidR="00D90B67" w:rsidRDefault="00D90B67" w:rsidP="00D90B67">
      <w:pPr>
        <w:pStyle w:val="Heading3"/>
      </w:pPr>
      <w:r>
        <w:lastRenderedPageBreak/>
        <w:t xml:space="preserve">Local Function </w:t>
      </w:r>
      <w:r w:rsidRPr="00D90B67">
        <w:t>Delay</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3"/>
        <w:gridCol w:w="3875"/>
        <w:gridCol w:w="1159"/>
        <w:gridCol w:w="607"/>
        <w:gridCol w:w="607"/>
        <w:gridCol w:w="607"/>
      </w:tblGrid>
      <w:tr w:rsidR="00D90B67" w:rsidTr="008640CF">
        <w:tc>
          <w:tcPr>
            <w:tcW w:w="2083" w:type="dxa"/>
          </w:tcPr>
          <w:p w:rsidR="00D90B67" w:rsidRDefault="00D90B67" w:rsidP="008640CF">
            <w:pPr>
              <w:spacing w:before="60"/>
              <w:rPr>
                <w:rFonts w:ascii="Arial" w:hAnsi="Arial" w:cs="Arial"/>
                <w:b/>
                <w:bCs/>
                <w:sz w:val="16"/>
              </w:rPr>
            </w:pPr>
            <w:r>
              <w:rPr>
                <w:rFonts w:ascii="Arial" w:hAnsi="Arial" w:cs="Arial"/>
                <w:b/>
                <w:bCs/>
                <w:sz w:val="16"/>
              </w:rPr>
              <w:t>Function Name</w:t>
            </w:r>
          </w:p>
        </w:tc>
        <w:tc>
          <w:tcPr>
            <w:tcW w:w="3875" w:type="dxa"/>
          </w:tcPr>
          <w:p w:rsidR="00D90B67" w:rsidRDefault="00D90B67" w:rsidP="008640CF">
            <w:pPr>
              <w:spacing w:before="60"/>
              <w:rPr>
                <w:rFonts w:ascii="Arial" w:hAnsi="Arial" w:cs="Arial"/>
                <w:sz w:val="16"/>
              </w:rPr>
            </w:pPr>
            <w:r w:rsidRPr="00D90B67">
              <w:rPr>
                <w:rFonts w:ascii="Arial" w:hAnsi="Arial" w:cs="Arial"/>
                <w:sz w:val="16"/>
              </w:rPr>
              <w:t>Delay</w:t>
            </w:r>
          </w:p>
        </w:tc>
        <w:tc>
          <w:tcPr>
            <w:tcW w:w="1159" w:type="dxa"/>
            <w:shd w:val="pct30" w:color="FFFF00" w:fill="auto"/>
          </w:tcPr>
          <w:p w:rsidR="00D90B67" w:rsidRDefault="00D90B67" w:rsidP="008640CF">
            <w:pPr>
              <w:spacing w:before="60"/>
              <w:jc w:val="center"/>
              <w:rPr>
                <w:rFonts w:ascii="Arial" w:hAnsi="Arial" w:cs="Arial"/>
                <w:sz w:val="16"/>
              </w:rPr>
            </w:pPr>
            <w:r>
              <w:rPr>
                <w:rFonts w:ascii="Arial" w:hAnsi="Arial" w:cs="Arial"/>
                <w:sz w:val="16"/>
              </w:rPr>
              <w:t>Type</w:t>
            </w:r>
          </w:p>
        </w:tc>
        <w:tc>
          <w:tcPr>
            <w:tcW w:w="607" w:type="dxa"/>
            <w:shd w:val="pct30" w:color="FFFF00" w:fill="auto"/>
          </w:tcPr>
          <w:p w:rsidR="00D90B67" w:rsidRDefault="00D90B67" w:rsidP="008640CF">
            <w:pPr>
              <w:spacing w:before="60"/>
              <w:jc w:val="center"/>
              <w:rPr>
                <w:rFonts w:ascii="Arial" w:hAnsi="Arial" w:cs="Arial"/>
                <w:sz w:val="16"/>
              </w:rPr>
            </w:pPr>
            <w:r>
              <w:rPr>
                <w:rFonts w:ascii="Arial" w:hAnsi="Arial" w:cs="Arial"/>
                <w:sz w:val="16"/>
              </w:rPr>
              <w:t>Min</w:t>
            </w:r>
          </w:p>
        </w:tc>
        <w:tc>
          <w:tcPr>
            <w:tcW w:w="607" w:type="dxa"/>
            <w:shd w:val="pct30" w:color="FFFF00" w:fill="auto"/>
          </w:tcPr>
          <w:p w:rsidR="00D90B67" w:rsidRDefault="00D90B67" w:rsidP="008640CF">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D90B67" w:rsidRDefault="00D90B67" w:rsidP="008640CF">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D90B67" w:rsidTr="008640CF">
        <w:tc>
          <w:tcPr>
            <w:tcW w:w="2083" w:type="dxa"/>
          </w:tcPr>
          <w:p w:rsidR="00D90B67" w:rsidRDefault="00D90B67" w:rsidP="008640CF">
            <w:pPr>
              <w:spacing w:before="60"/>
              <w:rPr>
                <w:rFonts w:ascii="Arial" w:hAnsi="Arial" w:cs="Arial"/>
                <w:b/>
                <w:bCs/>
                <w:sz w:val="16"/>
              </w:rPr>
            </w:pPr>
            <w:r>
              <w:rPr>
                <w:rFonts w:ascii="Arial" w:hAnsi="Arial" w:cs="Arial"/>
                <w:b/>
                <w:bCs/>
                <w:sz w:val="16"/>
              </w:rPr>
              <w:t xml:space="preserve">Arguments Passed </w:t>
            </w:r>
          </w:p>
        </w:tc>
        <w:tc>
          <w:tcPr>
            <w:tcW w:w="3875" w:type="dxa"/>
          </w:tcPr>
          <w:p w:rsidR="00D90B67" w:rsidRDefault="00D90B67" w:rsidP="008640CF">
            <w:pPr>
              <w:spacing w:before="60"/>
              <w:rPr>
                <w:rFonts w:ascii="Arial" w:hAnsi="Arial" w:cs="Arial"/>
                <w:sz w:val="16"/>
              </w:rPr>
            </w:pPr>
            <w:r>
              <w:rPr>
                <w:rFonts w:ascii="Arial" w:hAnsi="Arial" w:cs="Arial"/>
                <w:sz w:val="16"/>
              </w:rPr>
              <w:t>None</w:t>
            </w:r>
          </w:p>
        </w:tc>
        <w:tc>
          <w:tcPr>
            <w:tcW w:w="1159" w:type="dxa"/>
          </w:tcPr>
          <w:p w:rsidR="00D90B67" w:rsidRDefault="00D90B67" w:rsidP="008640CF">
            <w:pPr>
              <w:spacing w:before="60"/>
              <w:rPr>
                <w:rFonts w:ascii="Arial" w:hAnsi="Arial" w:cs="Arial"/>
                <w:sz w:val="16"/>
              </w:rPr>
            </w:pPr>
          </w:p>
        </w:tc>
        <w:tc>
          <w:tcPr>
            <w:tcW w:w="607" w:type="dxa"/>
          </w:tcPr>
          <w:p w:rsidR="00D90B67" w:rsidRDefault="00D90B67" w:rsidP="008640CF">
            <w:pPr>
              <w:spacing w:before="60"/>
              <w:rPr>
                <w:rFonts w:ascii="Arial" w:hAnsi="Arial" w:cs="Arial"/>
                <w:sz w:val="16"/>
              </w:rPr>
            </w:pPr>
          </w:p>
        </w:tc>
        <w:tc>
          <w:tcPr>
            <w:tcW w:w="607" w:type="dxa"/>
          </w:tcPr>
          <w:p w:rsidR="00D90B67" w:rsidRDefault="00D90B67" w:rsidP="008640CF">
            <w:pPr>
              <w:spacing w:before="60"/>
              <w:rPr>
                <w:rFonts w:ascii="Arial" w:hAnsi="Arial" w:cs="Arial"/>
                <w:sz w:val="16"/>
              </w:rPr>
            </w:pPr>
          </w:p>
        </w:tc>
        <w:tc>
          <w:tcPr>
            <w:tcW w:w="607" w:type="dxa"/>
            <w:shd w:val="pct15" w:color="auto" w:fill="auto"/>
          </w:tcPr>
          <w:p w:rsidR="00D90B67" w:rsidRDefault="00D90B67" w:rsidP="008640CF">
            <w:pPr>
              <w:spacing w:before="60"/>
              <w:rPr>
                <w:rFonts w:ascii="Arial" w:hAnsi="Arial" w:cs="Arial"/>
                <w:sz w:val="16"/>
              </w:rPr>
            </w:pPr>
          </w:p>
        </w:tc>
      </w:tr>
      <w:tr w:rsidR="00D90B67" w:rsidTr="008640CF">
        <w:tc>
          <w:tcPr>
            <w:tcW w:w="2083" w:type="dxa"/>
          </w:tcPr>
          <w:p w:rsidR="00D90B67" w:rsidRDefault="00D90B67" w:rsidP="008640CF">
            <w:pPr>
              <w:spacing w:before="60"/>
              <w:rPr>
                <w:rFonts w:ascii="Arial" w:hAnsi="Arial" w:cs="Arial"/>
                <w:b/>
                <w:bCs/>
                <w:sz w:val="16"/>
              </w:rPr>
            </w:pPr>
          </w:p>
        </w:tc>
        <w:tc>
          <w:tcPr>
            <w:tcW w:w="3875" w:type="dxa"/>
          </w:tcPr>
          <w:p w:rsidR="00D90B67" w:rsidRDefault="00D90B67" w:rsidP="008640CF">
            <w:pPr>
              <w:spacing w:before="60"/>
              <w:rPr>
                <w:rFonts w:ascii="Arial" w:hAnsi="Arial" w:cs="Arial"/>
                <w:sz w:val="16"/>
              </w:rPr>
            </w:pPr>
          </w:p>
        </w:tc>
        <w:tc>
          <w:tcPr>
            <w:tcW w:w="1159" w:type="dxa"/>
          </w:tcPr>
          <w:p w:rsidR="00D90B67" w:rsidRDefault="00D90B67" w:rsidP="008640CF">
            <w:pPr>
              <w:spacing w:before="60"/>
              <w:rPr>
                <w:rFonts w:ascii="Arial" w:hAnsi="Arial" w:cs="Arial"/>
                <w:sz w:val="16"/>
              </w:rPr>
            </w:pPr>
          </w:p>
        </w:tc>
        <w:tc>
          <w:tcPr>
            <w:tcW w:w="607" w:type="dxa"/>
          </w:tcPr>
          <w:p w:rsidR="00D90B67" w:rsidRDefault="00D90B67" w:rsidP="008640CF">
            <w:pPr>
              <w:spacing w:before="60"/>
              <w:rPr>
                <w:rFonts w:ascii="Arial" w:hAnsi="Arial" w:cs="Arial"/>
                <w:sz w:val="16"/>
              </w:rPr>
            </w:pPr>
          </w:p>
        </w:tc>
        <w:tc>
          <w:tcPr>
            <w:tcW w:w="607" w:type="dxa"/>
          </w:tcPr>
          <w:p w:rsidR="00D90B67" w:rsidRDefault="00D90B67" w:rsidP="008640CF">
            <w:pPr>
              <w:spacing w:before="60"/>
              <w:rPr>
                <w:rFonts w:ascii="Arial" w:hAnsi="Arial" w:cs="Arial"/>
                <w:sz w:val="16"/>
              </w:rPr>
            </w:pPr>
          </w:p>
        </w:tc>
        <w:tc>
          <w:tcPr>
            <w:tcW w:w="607" w:type="dxa"/>
            <w:shd w:val="pct15" w:color="auto" w:fill="auto"/>
          </w:tcPr>
          <w:p w:rsidR="00D90B67" w:rsidRDefault="00D90B67" w:rsidP="008640CF">
            <w:pPr>
              <w:spacing w:before="60"/>
              <w:rPr>
                <w:rFonts w:ascii="Arial" w:hAnsi="Arial" w:cs="Arial"/>
                <w:sz w:val="16"/>
              </w:rPr>
            </w:pPr>
          </w:p>
        </w:tc>
      </w:tr>
      <w:tr w:rsidR="00D90B67" w:rsidTr="008640CF">
        <w:tc>
          <w:tcPr>
            <w:tcW w:w="2083" w:type="dxa"/>
          </w:tcPr>
          <w:p w:rsidR="00D90B67" w:rsidRDefault="00D90B67" w:rsidP="008640CF">
            <w:pPr>
              <w:spacing w:before="60"/>
              <w:rPr>
                <w:rFonts w:ascii="Arial" w:hAnsi="Arial" w:cs="Arial"/>
                <w:b/>
                <w:bCs/>
                <w:sz w:val="16"/>
              </w:rPr>
            </w:pPr>
            <w:r>
              <w:rPr>
                <w:rFonts w:ascii="Arial" w:hAnsi="Arial" w:cs="Arial"/>
                <w:b/>
                <w:bCs/>
                <w:sz w:val="16"/>
              </w:rPr>
              <w:t>Return Value</w:t>
            </w:r>
          </w:p>
        </w:tc>
        <w:tc>
          <w:tcPr>
            <w:tcW w:w="3875" w:type="dxa"/>
          </w:tcPr>
          <w:p w:rsidR="00D90B67" w:rsidRDefault="00D90B67" w:rsidP="008640CF">
            <w:pPr>
              <w:spacing w:before="60"/>
              <w:rPr>
                <w:rFonts w:ascii="Arial" w:hAnsi="Arial" w:cs="Arial"/>
                <w:sz w:val="16"/>
              </w:rPr>
            </w:pPr>
            <w:r>
              <w:rPr>
                <w:rFonts w:ascii="Arial" w:hAnsi="Arial" w:cs="Arial"/>
                <w:sz w:val="16"/>
              </w:rPr>
              <w:t>N/A</w:t>
            </w:r>
          </w:p>
        </w:tc>
        <w:tc>
          <w:tcPr>
            <w:tcW w:w="1159" w:type="dxa"/>
          </w:tcPr>
          <w:p w:rsidR="00D90B67" w:rsidRDefault="00D90B67" w:rsidP="008640CF">
            <w:pPr>
              <w:spacing w:before="60"/>
              <w:rPr>
                <w:rFonts w:ascii="Arial" w:hAnsi="Arial" w:cs="Arial"/>
                <w:sz w:val="16"/>
              </w:rPr>
            </w:pPr>
          </w:p>
        </w:tc>
        <w:tc>
          <w:tcPr>
            <w:tcW w:w="607" w:type="dxa"/>
          </w:tcPr>
          <w:p w:rsidR="00D90B67" w:rsidRDefault="00D90B67" w:rsidP="008640CF">
            <w:pPr>
              <w:spacing w:before="60"/>
              <w:rPr>
                <w:rFonts w:ascii="Arial" w:hAnsi="Arial" w:cs="Arial"/>
                <w:sz w:val="16"/>
              </w:rPr>
            </w:pPr>
          </w:p>
        </w:tc>
        <w:tc>
          <w:tcPr>
            <w:tcW w:w="607" w:type="dxa"/>
          </w:tcPr>
          <w:p w:rsidR="00D90B67" w:rsidRDefault="00D90B67" w:rsidP="008640CF">
            <w:pPr>
              <w:spacing w:before="60"/>
              <w:rPr>
                <w:rFonts w:ascii="Arial" w:hAnsi="Arial" w:cs="Arial"/>
                <w:sz w:val="16"/>
              </w:rPr>
            </w:pPr>
          </w:p>
        </w:tc>
        <w:tc>
          <w:tcPr>
            <w:tcW w:w="607" w:type="dxa"/>
          </w:tcPr>
          <w:p w:rsidR="00D90B67" w:rsidRDefault="00D90B67" w:rsidP="008640CF">
            <w:pPr>
              <w:spacing w:before="60"/>
              <w:rPr>
                <w:rFonts w:ascii="Arial" w:hAnsi="Arial" w:cs="Arial"/>
                <w:sz w:val="16"/>
              </w:rPr>
            </w:pPr>
          </w:p>
        </w:tc>
      </w:tr>
    </w:tbl>
    <w:p w:rsidR="00D90B67" w:rsidRDefault="00D90B67" w:rsidP="00D90B67">
      <w:pPr>
        <w:pStyle w:val="Heading4"/>
      </w:pPr>
      <w:r>
        <w:t>Description</w:t>
      </w:r>
    </w:p>
    <w:p w:rsidR="00D90B67" w:rsidRDefault="00E02003" w:rsidP="00D90B67">
      <w:pPr>
        <w:spacing w:after="0"/>
        <w:jc w:val="center"/>
      </w:pPr>
      <w:r>
        <w:object w:dxaOrig="3052" w:dyaOrig="2159">
          <v:shape id="_x0000_i1051" type="#_x0000_t75" style="width:153pt;height:108pt" o:ole="">
            <v:imagedata r:id="rId58" o:title=""/>
          </v:shape>
          <o:OLEObject Type="Embed" ProgID="Visio.Drawing.11" ShapeID="_x0000_i1051" DrawAspect="Content" ObjectID="_1461397468" r:id="rId59"/>
        </w:object>
      </w:r>
    </w:p>
    <w:p w:rsidR="00E02003" w:rsidRDefault="00E02003" w:rsidP="00D90B67">
      <w:pPr>
        <w:spacing w:after="0"/>
        <w:jc w:val="center"/>
      </w:pPr>
    </w:p>
    <w:p w:rsidR="00E445A4" w:rsidRDefault="00E445A4" w:rsidP="00E445A4">
      <w:pPr>
        <w:pStyle w:val="Heading3"/>
      </w:pPr>
      <w:r>
        <w:t xml:space="preserve">Local Macro </w:t>
      </w:r>
      <w:r w:rsidRPr="00E445A4">
        <w:t>GetRamDomian1Enabled</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2"/>
        <w:gridCol w:w="3786"/>
        <w:gridCol w:w="1141"/>
        <w:gridCol w:w="723"/>
        <w:gridCol w:w="652"/>
        <w:gridCol w:w="604"/>
      </w:tblGrid>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Function Name</w:t>
            </w:r>
          </w:p>
        </w:tc>
        <w:tc>
          <w:tcPr>
            <w:tcW w:w="3875" w:type="dxa"/>
          </w:tcPr>
          <w:p w:rsidR="00E445A4" w:rsidRDefault="00E445A4" w:rsidP="00133251">
            <w:pPr>
              <w:spacing w:before="60"/>
              <w:rPr>
                <w:rFonts w:ascii="Arial" w:hAnsi="Arial" w:cs="Arial"/>
                <w:sz w:val="16"/>
              </w:rPr>
            </w:pPr>
            <w:r w:rsidRPr="00E445A4">
              <w:rPr>
                <w:rFonts w:ascii="Arial" w:hAnsi="Arial" w:cs="Arial"/>
                <w:sz w:val="16"/>
              </w:rPr>
              <w:t>GetRamDomian1Enabled</w:t>
            </w:r>
          </w:p>
        </w:tc>
        <w:tc>
          <w:tcPr>
            <w:tcW w:w="1159"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Type</w:t>
            </w:r>
          </w:p>
        </w:tc>
        <w:tc>
          <w:tcPr>
            <w:tcW w:w="607"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Min</w:t>
            </w:r>
          </w:p>
        </w:tc>
        <w:tc>
          <w:tcPr>
            <w:tcW w:w="607"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E445A4" w:rsidRDefault="00E445A4" w:rsidP="00133251">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 xml:space="preserve">Arguments Passed </w:t>
            </w:r>
          </w:p>
        </w:tc>
        <w:tc>
          <w:tcPr>
            <w:tcW w:w="3875" w:type="dxa"/>
          </w:tcPr>
          <w:p w:rsidR="00E445A4" w:rsidRPr="00FF612E" w:rsidRDefault="00E445A4" w:rsidP="00133251">
            <w:pPr>
              <w:spacing w:before="60"/>
              <w:rPr>
                <w:rFonts w:ascii="Arial" w:hAnsi="Arial" w:cs="Arial"/>
                <w:sz w:val="16"/>
              </w:rPr>
            </w:pPr>
            <w:r w:rsidRPr="00FF612E">
              <w:rPr>
                <w:rFonts w:ascii="Arial" w:hAnsi="Arial" w:cs="Arial"/>
                <w:sz w:val="16"/>
              </w:rPr>
              <w:t>None</w:t>
            </w:r>
          </w:p>
        </w:tc>
        <w:tc>
          <w:tcPr>
            <w:tcW w:w="1159"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shd w:val="pct15" w:color="auto" w:fill="auto"/>
          </w:tcPr>
          <w:p w:rsidR="00E445A4" w:rsidRDefault="00E445A4" w:rsidP="00133251">
            <w:pPr>
              <w:spacing w:before="60"/>
              <w:rPr>
                <w:rFonts w:ascii="Arial" w:hAnsi="Arial" w:cs="Arial"/>
                <w:sz w:val="16"/>
              </w:rPr>
            </w:pPr>
          </w:p>
        </w:tc>
      </w:tr>
      <w:tr w:rsidR="00E445A4" w:rsidTr="00133251">
        <w:tc>
          <w:tcPr>
            <w:tcW w:w="2083" w:type="dxa"/>
          </w:tcPr>
          <w:p w:rsidR="00E445A4" w:rsidRDefault="00E445A4" w:rsidP="00133251">
            <w:pPr>
              <w:spacing w:before="60"/>
              <w:rPr>
                <w:rFonts w:ascii="Arial" w:hAnsi="Arial" w:cs="Arial"/>
                <w:b/>
                <w:bCs/>
                <w:sz w:val="16"/>
              </w:rPr>
            </w:pPr>
          </w:p>
        </w:tc>
        <w:tc>
          <w:tcPr>
            <w:tcW w:w="3875" w:type="dxa"/>
          </w:tcPr>
          <w:p w:rsidR="00E445A4" w:rsidRDefault="00E445A4" w:rsidP="00133251">
            <w:pPr>
              <w:spacing w:before="60"/>
              <w:rPr>
                <w:rFonts w:ascii="Arial" w:hAnsi="Arial" w:cs="Arial"/>
                <w:sz w:val="16"/>
              </w:rPr>
            </w:pPr>
          </w:p>
        </w:tc>
        <w:tc>
          <w:tcPr>
            <w:tcW w:w="1159"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shd w:val="pct15" w:color="auto" w:fill="auto"/>
          </w:tcPr>
          <w:p w:rsidR="00E445A4" w:rsidRDefault="00E445A4" w:rsidP="00133251">
            <w:pPr>
              <w:spacing w:before="60"/>
              <w:rPr>
                <w:rFonts w:ascii="Arial" w:hAnsi="Arial" w:cs="Arial"/>
                <w:sz w:val="16"/>
              </w:rPr>
            </w:pPr>
          </w:p>
        </w:tc>
      </w:tr>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Return Value</w:t>
            </w:r>
          </w:p>
        </w:tc>
        <w:tc>
          <w:tcPr>
            <w:tcW w:w="3875" w:type="dxa"/>
          </w:tcPr>
          <w:p w:rsidR="00E445A4" w:rsidRDefault="00E445A4" w:rsidP="00133251">
            <w:pPr>
              <w:spacing w:before="60"/>
              <w:rPr>
                <w:rFonts w:ascii="Arial" w:hAnsi="Arial" w:cs="Arial"/>
                <w:sz w:val="16"/>
              </w:rPr>
            </w:pPr>
          </w:p>
        </w:tc>
        <w:tc>
          <w:tcPr>
            <w:tcW w:w="1159" w:type="dxa"/>
          </w:tcPr>
          <w:p w:rsidR="00E445A4" w:rsidRDefault="00E445A4" w:rsidP="00133251">
            <w:pPr>
              <w:spacing w:before="60"/>
              <w:rPr>
                <w:rFonts w:ascii="Arial" w:hAnsi="Arial" w:cs="Arial"/>
                <w:sz w:val="16"/>
              </w:rPr>
            </w:pPr>
            <w:proofErr w:type="spellStart"/>
            <w:r>
              <w:rPr>
                <w:rFonts w:ascii="Arial" w:hAnsi="Arial" w:cs="Arial"/>
                <w:sz w:val="16"/>
              </w:rPr>
              <w:t>boolean</w:t>
            </w:r>
            <w:proofErr w:type="spellEnd"/>
          </w:p>
        </w:tc>
        <w:tc>
          <w:tcPr>
            <w:tcW w:w="607" w:type="dxa"/>
          </w:tcPr>
          <w:p w:rsidR="00E445A4" w:rsidRDefault="00E445A4" w:rsidP="00133251">
            <w:pPr>
              <w:spacing w:before="60"/>
              <w:rPr>
                <w:rFonts w:ascii="Arial" w:hAnsi="Arial" w:cs="Arial"/>
                <w:sz w:val="16"/>
              </w:rPr>
            </w:pPr>
            <w:r>
              <w:rPr>
                <w:rFonts w:ascii="Arial" w:hAnsi="Arial" w:cs="Arial"/>
                <w:sz w:val="16"/>
              </w:rPr>
              <w:t>FALSE</w:t>
            </w:r>
          </w:p>
        </w:tc>
        <w:tc>
          <w:tcPr>
            <w:tcW w:w="607" w:type="dxa"/>
          </w:tcPr>
          <w:p w:rsidR="00E445A4" w:rsidRDefault="00E445A4" w:rsidP="00133251">
            <w:pPr>
              <w:spacing w:before="60"/>
              <w:rPr>
                <w:rFonts w:ascii="Arial" w:hAnsi="Arial" w:cs="Arial"/>
                <w:sz w:val="16"/>
              </w:rPr>
            </w:pPr>
            <w:r>
              <w:rPr>
                <w:rFonts w:ascii="Arial" w:hAnsi="Arial" w:cs="Arial"/>
                <w:sz w:val="16"/>
              </w:rPr>
              <w:t>TRUE</w:t>
            </w:r>
          </w:p>
        </w:tc>
        <w:tc>
          <w:tcPr>
            <w:tcW w:w="607" w:type="dxa"/>
          </w:tcPr>
          <w:p w:rsidR="00E445A4" w:rsidRDefault="00E445A4" w:rsidP="00133251">
            <w:pPr>
              <w:spacing w:before="60"/>
              <w:rPr>
                <w:rFonts w:ascii="Arial" w:hAnsi="Arial" w:cs="Arial"/>
                <w:sz w:val="16"/>
              </w:rPr>
            </w:pPr>
            <w:r>
              <w:rPr>
                <w:rFonts w:ascii="Arial" w:hAnsi="Arial" w:cs="Arial"/>
                <w:sz w:val="16"/>
              </w:rPr>
              <w:t>1</w:t>
            </w:r>
          </w:p>
        </w:tc>
      </w:tr>
    </w:tbl>
    <w:p w:rsidR="00E445A4" w:rsidRDefault="00E445A4" w:rsidP="00E445A4">
      <w:pPr>
        <w:pStyle w:val="Heading4"/>
      </w:pPr>
      <w:r>
        <w:t>Description</w:t>
      </w:r>
    </w:p>
    <w:p w:rsidR="00E445A4" w:rsidRDefault="009D604D" w:rsidP="00E445A4">
      <w:pPr>
        <w:spacing w:after="0"/>
        <w:jc w:val="center"/>
      </w:pPr>
      <w:r>
        <w:object w:dxaOrig="5095" w:dyaOrig="1562">
          <v:shape id="_x0000_i1046" type="#_x0000_t75" style="width:255pt;height:78pt" o:ole="">
            <v:imagedata r:id="rId60" o:title=""/>
          </v:shape>
          <o:OLEObject Type="Embed" ProgID="Visio.Drawing.11" ShapeID="_x0000_i1046" DrawAspect="Content" ObjectID="_1461397469" r:id="rId61"/>
        </w:object>
      </w:r>
    </w:p>
    <w:p w:rsidR="00E445A4" w:rsidRDefault="00E445A4" w:rsidP="00E445A4">
      <w:pPr>
        <w:pStyle w:val="Heading3"/>
      </w:pPr>
      <w:r>
        <w:t xml:space="preserve">Local Macro </w:t>
      </w:r>
      <w:r w:rsidRPr="00E445A4">
        <w:t>GetRamDomian</w:t>
      </w:r>
      <w:r>
        <w:t>2</w:t>
      </w:r>
      <w:r w:rsidRPr="00E445A4">
        <w:t>Enabled</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2"/>
        <w:gridCol w:w="3786"/>
        <w:gridCol w:w="1141"/>
        <w:gridCol w:w="723"/>
        <w:gridCol w:w="652"/>
        <w:gridCol w:w="604"/>
      </w:tblGrid>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Function Name</w:t>
            </w:r>
          </w:p>
        </w:tc>
        <w:tc>
          <w:tcPr>
            <w:tcW w:w="3875" w:type="dxa"/>
          </w:tcPr>
          <w:p w:rsidR="00E445A4" w:rsidRDefault="00E445A4" w:rsidP="00133251">
            <w:pPr>
              <w:spacing w:before="60"/>
              <w:rPr>
                <w:rFonts w:ascii="Arial" w:hAnsi="Arial" w:cs="Arial"/>
                <w:sz w:val="16"/>
              </w:rPr>
            </w:pPr>
            <w:r>
              <w:rPr>
                <w:rFonts w:ascii="Arial" w:hAnsi="Arial" w:cs="Arial"/>
                <w:sz w:val="16"/>
              </w:rPr>
              <w:t>GetRamDomian2</w:t>
            </w:r>
            <w:r w:rsidRPr="00E445A4">
              <w:rPr>
                <w:rFonts w:ascii="Arial" w:hAnsi="Arial" w:cs="Arial"/>
                <w:sz w:val="16"/>
              </w:rPr>
              <w:t>Enabled</w:t>
            </w:r>
          </w:p>
        </w:tc>
        <w:tc>
          <w:tcPr>
            <w:tcW w:w="1159"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Type</w:t>
            </w:r>
          </w:p>
        </w:tc>
        <w:tc>
          <w:tcPr>
            <w:tcW w:w="607"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Min</w:t>
            </w:r>
          </w:p>
        </w:tc>
        <w:tc>
          <w:tcPr>
            <w:tcW w:w="607"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E445A4" w:rsidRDefault="00E445A4" w:rsidP="00133251">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 xml:space="preserve">Arguments Passed </w:t>
            </w:r>
          </w:p>
        </w:tc>
        <w:tc>
          <w:tcPr>
            <w:tcW w:w="3875" w:type="dxa"/>
          </w:tcPr>
          <w:p w:rsidR="00E445A4" w:rsidRPr="00FF612E" w:rsidRDefault="00E445A4" w:rsidP="00133251">
            <w:pPr>
              <w:spacing w:before="60"/>
              <w:rPr>
                <w:rFonts w:ascii="Arial" w:hAnsi="Arial" w:cs="Arial"/>
                <w:sz w:val="16"/>
              </w:rPr>
            </w:pPr>
            <w:r w:rsidRPr="00FF612E">
              <w:rPr>
                <w:rFonts w:ascii="Arial" w:hAnsi="Arial" w:cs="Arial"/>
                <w:sz w:val="16"/>
              </w:rPr>
              <w:t>None</w:t>
            </w:r>
          </w:p>
        </w:tc>
        <w:tc>
          <w:tcPr>
            <w:tcW w:w="1159"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shd w:val="pct15" w:color="auto" w:fill="auto"/>
          </w:tcPr>
          <w:p w:rsidR="00E445A4" w:rsidRDefault="00E445A4" w:rsidP="00133251">
            <w:pPr>
              <w:spacing w:before="60"/>
              <w:rPr>
                <w:rFonts w:ascii="Arial" w:hAnsi="Arial" w:cs="Arial"/>
                <w:sz w:val="16"/>
              </w:rPr>
            </w:pPr>
          </w:p>
        </w:tc>
      </w:tr>
      <w:tr w:rsidR="00E445A4" w:rsidTr="00133251">
        <w:tc>
          <w:tcPr>
            <w:tcW w:w="2083" w:type="dxa"/>
          </w:tcPr>
          <w:p w:rsidR="00E445A4" w:rsidRDefault="00E445A4" w:rsidP="00133251">
            <w:pPr>
              <w:spacing w:before="60"/>
              <w:rPr>
                <w:rFonts w:ascii="Arial" w:hAnsi="Arial" w:cs="Arial"/>
                <w:b/>
                <w:bCs/>
                <w:sz w:val="16"/>
              </w:rPr>
            </w:pPr>
          </w:p>
        </w:tc>
        <w:tc>
          <w:tcPr>
            <w:tcW w:w="3875" w:type="dxa"/>
          </w:tcPr>
          <w:p w:rsidR="00E445A4" w:rsidRDefault="00E445A4" w:rsidP="00133251">
            <w:pPr>
              <w:spacing w:before="60"/>
              <w:rPr>
                <w:rFonts w:ascii="Arial" w:hAnsi="Arial" w:cs="Arial"/>
                <w:sz w:val="16"/>
              </w:rPr>
            </w:pPr>
          </w:p>
        </w:tc>
        <w:tc>
          <w:tcPr>
            <w:tcW w:w="1159"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shd w:val="pct15" w:color="auto" w:fill="auto"/>
          </w:tcPr>
          <w:p w:rsidR="00E445A4" w:rsidRDefault="00E445A4" w:rsidP="00133251">
            <w:pPr>
              <w:spacing w:before="60"/>
              <w:rPr>
                <w:rFonts w:ascii="Arial" w:hAnsi="Arial" w:cs="Arial"/>
                <w:sz w:val="16"/>
              </w:rPr>
            </w:pPr>
          </w:p>
        </w:tc>
      </w:tr>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lastRenderedPageBreak/>
              <w:t>Return Value</w:t>
            </w:r>
          </w:p>
        </w:tc>
        <w:tc>
          <w:tcPr>
            <w:tcW w:w="3875" w:type="dxa"/>
          </w:tcPr>
          <w:p w:rsidR="00E445A4" w:rsidRDefault="00E445A4" w:rsidP="00133251">
            <w:pPr>
              <w:spacing w:before="60"/>
              <w:rPr>
                <w:rFonts w:ascii="Arial" w:hAnsi="Arial" w:cs="Arial"/>
                <w:sz w:val="16"/>
              </w:rPr>
            </w:pPr>
          </w:p>
        </w:tc>
        <w:tc>
          <w:tcPr>
            <w:tcW w:w="1159" w:type="dxa"/>
          </w:tcPr>
          <w:p w:rsidR="00E445A4" w:rsidRDefault="00E445A4" w:rsidP="00133251">
            <w:pPr>
              <w:spacing w:before="60"/>
              <w:rPr>
                <w:rFonts w:ascii="Arial" w:hAnsi="Arial" w:cs="Arial"/>
                <w:sz w:val="16"/>
              </w:rPr>
            </w:pPr>
            <w:proofErr w:type="spellStart"/>
            <w:r>
              <w:rPr>
                <w:rFonts w:ascii="Arial" w:hAnsi="Arial" w:cs="Arial"/>
                <w:sz w:val="16"/>
              </w:rPr>
              <w:t>boolean</w:t>
            </w:r>
            <w:proofErr w:type="spellEnd"/>
          </w:p>
        </w:tc>
        <w:tc>
          <w:tcPr>
            <w:tcW w:w="607" w:type="dxa"/>
          </w:tcPr>
          <w:p w:rsidR="00E445A4" w:rsidRDefault="00E445A4" w:rsidP="00133251">
            <w:pPr>
              <w:spacing w:before="60"/>
              <w:rPr>
                <w:rFonts w:ascii="Arial" w:hAnsi="Arial" w:cs="Arial"/>
                <w:sz w:val="16"/>
              </w:rPr>
            </w:pPr>
            <w:r>
              <w:rPr>
                <w:rFonts w:ascii="Arial" w:hAnsi="Arial" w:cs="Arial"/>
                <w:sz w:val="16"/>
              </w:rPr>
              <w:t>FALSE</w:t>
            </w:r>
          </w:p>
        </w:tc>
        <w:tc>
          <w:tcPr>
            <w:tcW w:w="607" w:type="dxa"/>
          </w:tcPr>
          <w:p w:rsidR="00E445A4" w:rsidRDefault="00E445A4" w:rsidP="00133251">
            <w:pPr>
              <w:spacing w:before="60"/>
              <w:rPr>
                <w:rFonts w:ascii="Arial" w:hAnsi="Arial" w:cs="Arial"/>
                <w:sz w:val="16"/>
              </w:rPr>
            </w:pPr>
            <w:r>
              <w:rPr>
                <w:rFonts w:ascii="Arial" w:hAnsi="Arial" w:cs="Arial"/>
                <w:sz w:val="16"/>
              </w:rPr>
              <w:t>TRUE</w:t>
            </w:r>
          </w:p>
        </w:tc>
        <w:tc>
          <w:tcPr>
            <w:tcW w:w="607" w:type="dxa"/>
          </w:tcPr>
          <w:p w:rsidR="00E445A4" w:rsidRDefault="00E445A4" w:rsidP="00133251">
            <w:pPr>
              <w:spacing w:before="60"/>
              <w:rPr>
                <w:rFonts w:ascii="Arial" w:hAnsi="Arial" w:cs="Arial"/>
                <w:sz w:val="16"/>
              </w:rPr>
            </w:pPr>
            <w:r>
              <w:rPr>
                <w:rFonts w:ascii="Arial" w:hAnsi="Arial" w:cs="Arial"/>
                <w:sz w:val="16"/>
              </w:rPr>
              <w:t>1</w:t>
            </w:r>
          </w:p>
        </w:tc>
      </w:tr>
    </w:tbl>
    <w:p w:rsidR="00E445A4" w:rsidRDefault="00E445A4" w:rsidP="00E445A4">
      <w:pPr>
        <w:pStyle w:val="Heading4"/>
      </w:pPr>
      <w:r>
        <w:t>Description</w:t>
      </w:r>
    </w:p>
    <w:p w:rsidR="00E445A4" w:rsidRDefault="009D604D" w:rsidP="00E445A4">
      <w:pPr>
        <w:spacing w:after="0"/>
        <w:jc w:val="center"/>
      </w:pPr>
      <w:r>
        <w:object w:dxaOrig="5095" w:dyaOrig="1562">
          <v:shape id="_x0000_i1047" type="#_x0000_t75" style="width:255pt;height:78pt" o:ole="">
            <v:imagedata r:id="rId62" o:title=""/>
          </v:shape>
          <o:OLEObject Type="Embed" ProgID="Visio.Drawing.11" ShapeID="_x0000_i1047" DrawAspect="Content" ObjectID="_1461397470" r:id="rId63"/>
        </w:object>
      </w:r>
    </w:p>
    <w:p w:rsidR="00E445A4" w:rsidRDefault="00E445A4" w:rsidP="00E445A4">
      <w:pPr>
        <w:pStyle w:val="Heading3"/>
      </w:pPr>
      <w:r>
        <w:t xml:space="preserve">Local Macro </w:t>
      </w:r>
      <w:r w:rsidRPr="00E445A4">
        <w:t>GetRamDomian</w:t>
      </w:r>
      <w:r>
        <w:t>3</w:t>
      </w:r>
      <w:r w:rsidRPr="00E445A4">
        <w:t>Enabled</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2"/>
        <w:gridCol w:w="3786"/>
        <w:gridCol w:w="1141"/>
        <w:gridCol w:w="723"/>
        <w:gridCol w:w="652"/>
        <w:gridCol w:w="604"/>
      </w:tblGrid>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Function Name</w:t>
            </w:r>
          </w:p>
        </w:tc>
        <w:tc>
          <w:tcPr>
            <w:tcW w:w="3875" w:type="dxa"/>
          </w:tcPr>
          <w:p w:rsidR="00E445A4" w:rsidRDefault="00E445A4" w:rsidP="00E445A4">
            <w:pPr>
              <w:spacing w:before="60"/>
              <w:rPr>
                <w:rFonts w:ascii="Arial" w:hAnsi="Arial" w:cs="Arial"/>
                <w:sz w:val="16"/>
              </w:rPr>
            </w:pPr>
            <w:r w:rsidRPr="00E445A4">
              <w:rPr>
                <w:rFonts w:ascii="Arial" w:hAnsi="Arial" w:cs="Arial"/>
                <w:sz w:val="16"/>
              </w:rPr>
              <w:t>GetRamDomia</w:t>
            </w:r>
            <w:r>
              <w:rPr>
                <w:rFonts w:ascii="Arial" w:hAnsi="Arial" w:cs="Arial"/>
                <w:sz w:val="16"/>
              </w:rPr>
              <w:t>n3</w:t>
            </w:r>
            <w:r w:rsidRPr="00E445A4">
              <w:rPr>
                <w:rFonts w:ascii="Arial" w:hAnsi="Arial" w:cs="Arial"/>
                <w:sz w:val="16"/>
              </w:rPr>
              <w:t>Enabled</w:t>
            </w:r>
          </w:p>
        </w:tc>
        <w:tc>
          <w:tcPr>
            <w:tcW w:w="1159"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Type</w:t>
            </w:r>
          </w:p>
        </w:tc>
        <w:tc>
          <w:tcPr>
            <w:tcW w:w="607"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Min</w:t>
            </w:r>
          </w:p>
        </w:tc>
        <w:tc>
          <w:tcPr>
            <w:tcW w:w="607" w:type="dxa"/>
            <w:shd w:val="pct30" w:color="FFFF00" w:fill="auto"/>
          </w:tcPr>
          <w:p w:rsidR="00E445A4" w:rsidRDefault="00E445A4" w:rsidP="00133251">
            <w:pPr>
              <w:spacing w:before="60"/>
              <w:jc w:val="center"/>
              <w:rPr>
                <w:rFonts w:ascii="Arial" w:hAnsi="Arial" w:cs="Arial"/>
                <w:sz w:val="16"/>
              </w:rPr>
            </w:pPr>
            <w:r>
              <w:rPr>
                <w:rFonts w:ascii="Arial" w:hAnsi="Arial" w:cs="Arial"/>
                <w:sz w:val="16"/>
              </w:rPr>
              <w:t>Max</w:t>
            </w:r>
          </w:p>
        </w:tc>
        <w:tc>
          <w:tcPr>
            <w:tcW w:w="607" w:type="dxa"/>
            <w:tcBorders>
              <w:bottom w:val="single" w:sz="4" w:space="0" w:color="auto"/>
            </w:tcBorders>
            <w:shd w:val="pct30" w:color="FFFF00" w:fill="auto"/>
          </w:tcPr>
          <w:p w:rsidR="00E445A4" w:rsidRDefault="00E445A4" w:rsidP="00133251">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 xml:space="preserve">Arguments Passed </w:t>
            </w:r>
          </w:p>
        </w:tc>
        <w:tc>
          <w:tcPr>
            <w:tcW w:w="3875" w:type="dxa"/>
          </w:tcPr>
          <w:p w:rsidR="00E445A4" w:rsidRPr="00FF612E" w:rsidRDefault="00E445A4" w:rsidP="00133251">
            <w:pPr>
              <w:spacing w:before="60"/>
              <w:rPr>
                <w:rFonts w:ascii="Arial" w:hAnsi="Arial" w:cs="Arial"/>
                <w:sz w:val="16"/>
              </w:rPr>
            </w:pPr>
            <w:r w:rsidRPr="00FF612E">
              <w:rPr>
                <w:rFonts w:ascii="Arial" w:hAnsi="Arial" w:cs="Arial"/>
                <w:sz w:val="16"/>
              </w:rPr>
              <w:t>None</w:t>
            </w:r>
          </w:p>
        </w:tc>
        <w:tc>
          <w:tcPr>
            <w:tcW w:w="1159"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shd w:val="pct15" w:color="auto" w:fill="auto"/>
          </w:tcPr>
          <w:p w:rsidR="00E445A4" w:rsidRDefault="00E445A4" w:rsidP="00133251">
            <w:pPr>
              <w:spacing w:before="60"/>
              <w:rPr>
                <w:rFonts w:ascii="Arial" w:hAnsi="Arial" w:cs="Arial"/>
                <w:sz w:val="16"/>
              </w:rPr>
            </w:pPr>
          </w:p>
        </w:tc>
      </w:tr>
      <w:tr w:rsidR="00E445A4" w:rsidTr="00133251">
        <w:tc>
          <w:tcPr>
            <w:tcW w:w="2083" w:type="dxa"/>
          </w:tcPr>
          <w:p w:rsidR="00E445A4" w:rsidRDefault="00E445A4" w:rsidP="00133251">
            <w:pPr>
              <w:spacing w:before="60"/>
              <w:rPr>
                <w:rFonts w:ascii="Arial" w:hAnsi="Arial" w:cs="Arial"/>
                <w:b/>
                <w:bCs/>
                <w:sz w:val="16"/>
              </w:rPr>
            </w:pPr>
          </w:p>
        </w:tc>
        <w:tc>
          <w:tcPr>
            <w:tcW w:w="3875" w:type="dxa"/>
          </w:tcPr>
          <w:p w:rsidR="00E445A4" w:rsidRDefault="00E445A4" w:rsidP="00133251">
            <w:pPr>
              <w:spacing w:before="60"/>
              <w:rPr>
                <w:rFonts w:ascii="Arial" w:hAnsi="Arial" w:cs="Arial"/>
                <w:sz w:val="16"/>
              </w:rPr>
            </w:pPr>
          </w:p>
        </w:tc>
        <w:tc>
          <w:tcPr>
            <w:tcW w:w="1159"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tcPr>
          <w:p w:rsidR="00E445A4" w:rsidRDefault="00E445A4" w:rsidP="00133251">
            <w:pPr>
              <w:spacing w:before="60"/>
              <w:rPr>
                <w:rFonts w:ascii="Arial" w:hAnsi="Arial" w:cs="Arial"/>
                <w:sz w:val="16"/>
              </w:rPr>
            </w:pPr>
          </w:p>
        </w:tc>
        <w:tc>
          <w:tcPr>
            <w:tcW w:w="607" w:type="dxa"/>
            <w:shd w:val="pct15" w:color="auto" w:fill="auto"/>
          </w:tcPr>
          <w:p w:rsidR="00E445A4" w:rsidRDefault="00E445A4" w:rsidP="00133251">
            <w:pPr>
              <w:spacing w:before="60"/>
              <w:rPr>
                <w:rFonts w:ascii="Arial" w:hAnsi="Arial" w:cs="Arial"/>
                <w:sz w:val="16"/>
              </w:rPr>
            </w:pPr>
          </w:p>
        </w:tc>
      </w:tr>
      <w:tr w:rsidR="00E445A4" w:rsidTr="00133251">
        <w:tc>
          <w:tcPr>
            <w:tcW w:w="2083" w:type="dxa"/>
          </w:tcPr>
          <w:p w:rsidR="00E445A4" w:rsidRDefault="00E445A4" w:rsidP="00133251">
            <w:pPr>
              <w:spacing w:before="60"/>
              <w:rPr>
                <w:rFonts w:ascii="Arial" w:hAnsi="Arial" w:cs="Arial"/>
                <w:b/>
                <w:bCs/>
                <w:sz w:val="16"/>
              </w:rPr>
            </w:pPr>
            <w:r>
              <w:rPr>
                <w:rFonts w:ascii="Arial" w:hAnsi="Arial" w:cs="Arial"/>
                <w:b/>
                <w:bCs/>
                <w:sz w:val="16"/>
              </w:rPr>
              <w:t>Return Value</w:t>
            </w:r>
          </w:p>
        </w:tc>
        <w:tc>
          <w:tcPr>
            <w:tcW w:w="3875" w:type="dxa"/>
          </w:tcPr>
          <w:p w:rsidR="00E445A4" w:rsidRDefault="00E445A4" w:rsidP="00133251">
            <w:pPr>
              <w:spacing w:before="60"/>
              <w:rPr>
                <w:rFonts w:ascii="Arial" w:hAnsi="Arial" w:cs="Arial"/>
                <w:sz w:val="16"/>
              </w:rPr>
            </w:pPr>
          </w:p>
        </w:tc>
        <w:tc>
          <w:tcPr>
            <w:tcW w:w="1159" w:type="dxa"/>
          </w:tcPr>
          <w:p w:rsidR="00E445A4" w:rsidRDefault="00E445A4" w:rsidP="00133251">
            <w:pPr>
              <w:spacing w:before="60"/>
              <w:rPr>
                <w:rFonts w:ascii="Arial" w:hAnsi="Arial" w:cs="Arial"/>
                <w:sz w:val="16"/>
              </w:rPr>
            </w:pPr>
            <w:proofErr w:type="spellStart"/>
            <w:r>
              <w:rPr>
                <w:rFonts w:ascii="Arial" w:hAnsi="Arial" w:cs="Arial"/>
                <w:sz w:val="16"/>
              </w:rPr>
              <w:t>boolean</w:t>
            </w:r>
            <w:proofErr w:type="spellEnd"/>
          </w:p>
        </w:tc>
        <w:tc>
          <w:tcPr>
            <w:tcW w:w="607" w:type="dxa"/>
          </w:tcPr>
          <w:p w:rsidR="00E445A4" w:rsidRDefault="00E445A4" w:rsidP="00133251">
            <w:pPr>
              <w:spacing w:before="60"/>
              <w:rPr>
                <w:rFonts w:ascii="Arial" w:hAnsi="Arial" w:cs="Arial"/>
                <w:sz w:val="16"/>
              </w:rPr>
            </w:pPr>
            <w:r>
              <w:rPr>
                <w:rFonts w:ascii="Arial" w:hAnsi="Arial" w:cs="Arial"/>
                <w:sz w:val="16"/>
              </w:rPr>
              <w:t>FALSE</w:t>
            </w:r>
          </w:p>
        </w:tc>
        <w:tc>
          <w:tcPr>
            <w:tcW w:w="607" w:type="dxa"/>
          </w:tcPr>
          <w:p w:rsidR="00E445A4" w:rsidRDefault="00E445A4" w:rsidP="00133251">
            <w:pPr>
              <w:spacing w:before="60"/>
              <w:rPr>
                <w:rFonts w:ascii="Arial" w:hAnsi="Arial" w:cs="Arial"/>
                <w:sz w:val="16"/>
              </w:rPr>
            </w:pPr>
            <w:r>
              <w:rPr>
                <w:rFonts w:ascii="Arial" w:hAnsi="Arial" w:cs="Arial"/>
                <w:sz w:val="16"/>
              </w:rPr>
              <w:t>TRUE</w:t>
            </w:r>
          </w:p>
        </w:tc>
        <w:tc>
          <w:tcPr>
            <w:tcW w:w="607" w:type="dxa"/>
          </w:tcPr>
          <w:p w:rsidR="00E445A4" w:rsidRDefault="00E445A4" w:rsidP="00133251">
            <w:pPr>
              <w:spacing w:before="60"/>
              <w:rPr>
                <w:rFonts w:ascii="Arial" w:hAnsi="Arial" w:cs="Arial"/>
                <w:sz w:val="16"/>
              </w:rPr>
            </w:pPr>
            <w:r>
              <w:rPr>
                <w:rFonts w:ascii="Arial" w:hAnsi="Arial" w:cs="Arial"/>
                <w:sz w:val="16"/>
              </w:rPr>
              <w:t>1</w:t>
            </w:r>
          </w:p>
        </w:tc>
      </w:tr>
    </w:tbl>
    <w:p w:rsidR="00E445A4" w:rsidRDefault="00E445A4" w:rsidP="00E445A4">
      <w:pPr>
        <w:pStyle w:val="Heading4"/>
      </w:pPr>
      <w:r>
        <w:t>Description</w:t>
      </w:r>
    </w:p>
    <w:p w:rsidR="00E445A4" w:rsidRPr="00FF612E" w:rsidRDefault="009D604D" w:rsidP="00E445A4">
      <w:pPr>
        <w:jc w:val="center"/>
      </w:pPr>
      <w:r>
        <w:object w:dxaOrig="5095" w:dyaOrig="1562">
          <v:shape id="_x0000_i1048" type="#_x0000_t75" style="width:255pt;height:78pt" o:ole="">
            <v:imagedata r:id="rId64" o:title=""/>
          </v:shape>
          <o:OLEObject Type="Embed" ProgID="Visio.Drawing.11" ShapeID="_x0000_i1048" DrawAspect="Content" ObjectID="_1461397471" r:id="rId65"/>
        </w:object>
      </w:r>
    </w:p>
    <w:p w:rsidR="00E445A4" w:rsidRDefault="00E445A4" w:rsidP="00D90B67">
      <w:pPr>
        <w:spacing w:after="0"/>
        <w:jc w:val="center"/>
        <w:rPr>
          <w:rFonts w:ascii="Arial" w:hAnsi="Arial"/>
          <w:b/>
          <w:kern w:val="28"/>
          <w:sz w:val="28"/>
        </w:rPr>
      </w:pPr>
    </w:p>
    <w:p w:rsidR="006B359F" w:rsidRDefault="006B359F" w:rsidP="006B359F">
      <w:pPr>
        <w:spacing w:after="0"/>
        <w:jc w:val="center"/>
        <w:rPr>
          <w:rFonts w:ascii="Arial" w:hAnsi="Arial"/>
          <w:b/>
          <w:kern w:val="28"/>
          <w:sz w:val="28"/>
        </w:rPr>
      </w:pPr>
    </w:p>
    <w:p w:rsidR="004A781C" w:rsidRDefault="004A781C">
      <w:pPr>
        <w:pStyle w:val="Heading1"/>
      </w:pPr>
      <w:r>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4B5BE2" w:rsidTr="00F957FA">
        <w:trPr>
          <w:trHeight w:val="341"/>
        </w:trPr>
        <w:tc>
          <w:tcPr>
            <w:tcW w:w="4455" w:type="dxa"/>
            <w:vAlign w:val="center"/>
          </w:tcPr>
          <w:p w:rsidR="002C03D8" w:rsidRPr="004B5BE2" w:rsidRDefault="002C03D8" w:rsidP="00F957FA">
            <w:pPr>
              <w:spacing w:before="100" w:beforeAutospacing="1" w:after="100" w:afterAutospacing="1"/>
              <w:rPr>
                <w:rFonts w:ascii="Arial" w:hAnsi="Arial" w:cs="Arial"/>
                <w:sz w:val="16"/>
                <w:szCs w:val="16"/>
              </w:rPr>
            </w:pPr>
            <w:r>
              <w:rPr>
                <w:rFonts w:ascii="Arial" w:hAnsi="Arial" w:cs="Arial"/>
                <w:sz w:val="16"/>
                <w:szCs w:val="16"/>
              </w:rPr>
              <w:t>&lt;None&gt;</w:t>
            </w:r>
          </w:p>
        </w:tc>
        <w:tc>
          <w:tcPr>
            <w:tcW w:w="4455" w:type="dxa"/>
            <w:vAlign w:val="center"/>
          </w:tcPr>
          <w:p w:rsidR="002C03D8" w:rsidRPr="004B5BE2" w:rsidRDefault="002C03D8" w:rsidP="00F957FA">
            <w:pPr>
              <w:spacing w:before="100" w:beforeAutospacing="1" w:after="100" w:afterAutospacing="1"/>
              <w:rPr>
                <w:rFonts w:ascii="Arial" w:hAnsi="Arial" w:cs="Arial"/>
                <w:sz w:val="16"/>
                <w:szCs w:val="16"/>
              </w:rPr>
            </w:pPr>
          </w:p>
        </w:tc>
      </w:tr>
    </w:tbl>
    <w:p w:rsidR="002C03D8" w:rsidRPr="002C03D8" w:rsidRDefault="002C03D8" w:rsidP="002C03D8"/>
    <w:p w:rsidR="004A781C" w:rsidRDefault="004A781C">
      <w:pPr>
        <w:pStyle w:val="Heading2"/>
      </w:pPr>
      <w:r>
        <w:t>Initialization Functions</w:t>
      </w:r>
    </w:p>
    <w:p w:rsidR="004A781C" w:rsidRDefault="004A781C">
      <w:r>
        <w:t xml:space="preserve">(Note: For multiple </w:t>
      </w:r>
      <w:proofErr w:type="spellStart"/>
      <w:r>
        <w:t>init</w:t>
      </w:r>
      <w:proofErr w:type="spellEnd"/>
      <w:r>
        <w:t xml:space="preserve"> functions, insert new headers at the “Header 2” level – subset of “5.1 Initialization Functions” and follow the same sub-section design shown below)</w:t>
      </w:r>
    </w:p>
    <w:p w:rsidR="004A781C" w:rsidRDefault="004A781C">
      <w:pPr>
        <w:pStyle w:val="Heading3"/>
      </w:pPr>
      <w:proofErr w:type="spellStart"/>
      <w:r>
        <w:lastRenderedPageBreak/>
        <w:t>Init</w:t>
      </w:r>
      <w:proofErr w:type="spellEnd"/>
      <w:r>
        <w:t xml:space="preserve">: </w:t>
      </w:r>
      <w:r w:rsidR="001107F6" w:rsidRPr="001107F6">
        <w:t>_c_int00</w:t>
      </w:r>
      <w:r w:rsidR="00B91FC0">
        <w:t xml:space="preserve"> / Startup</w:t>
      </w:r>
    </w:p>
    <w:p w:rsidR="004A781C" w:rsidRDefault="004A781C">
      <w:pPr>
        <w:pStyle w:val="Heading4"/>
      </w:pPr>
      <w:r>
        <w:t>Design Rationale</w:t>
      </w:r>
    </w:p>
    <w:p w:rsidR="004A781C" w:rsidRDefault="001107F6">
      <w:r>
        <w:t xml:space="preserve">This </w:t>
      </w:r>
      <w:r w:rsidR="00B91FC0">
        <w:t xml:space="preserve">_c_int00 </w:t>
      </w:r>
      <w:r>
        <w:t>function is designed to be placed at the reset vector.</w:t>
      </w:r>
      <w:r w:rsidR="00B91FC0">
        <w:t xml:space="preserve">   Since this function needs to be compiled in arm mode, it immediately branches to the </w:t>
      </w:r>
      <w:proofErr w:type="gramStart"/>
      <w:r w:rsidR="00B91FC0">
        <w:t>Startup(</w:t>
      </w:r>
      <w:proofErr w:type="gramEnd"/>
      <w:r w:rsidR="00B91FC0">
        <w:t xml:space="preserve">) function which can optionally be compiled in thumb mode to allow memory optimizations.  Since stacks are not available, the </w:t>
      </w:r>
      <w:proofErr w:type="gramStart"/>
      <w:r w:rsidR="00B91FC0">
        <w:t>Startup(</w:t>
      </w:r>
      <w:proofErr w:type="gramEnd"/>
      <w:r w:rsidR="00B91FC0">
        <w:t>) function needs to be defined as a Reset vector similar to _c_int00 so that the compiler does not try pushing data to the stack on entry to this function.</w:t>
      </w:r>
    </w:p>
    <w:p w:rsidR="009543B3" w:rsidRDefault="009543B3" w:rsidP="00B6510E">
      <w:pPr>
        <w:pStyle w:val="Heading5"/>
      </w:pPr>
      <w:r>
        <w:t>TI Recommended Initialization</w:t>
      </w:r>
    </w:p>
    <w:p w:rsidR="008F766E" w:rsidRDefault="009543B3" w:rsidP="009543B3">
      <w:r>
        <w:t xml:space="preserve">Texas Instruments had provided a recommended startup sequence which the design </w:t>
      </w:r>
      <w:r w:rsidR="008F766E">
        <w:t>was based from.  The document (spna106a.pdf) and accompanying source code (spna106a.zip) are located in the doc folder of this SWC.</w:t>
      </w:r>
      <w:r w:rsidR="00510A52">
        <w:t xml:space="preserve">  </w:t>
      </w:r>
      <w:r w:rsidR="00E152BA">
        <w:t xml:space="preserve">Note that </w:t>
      </w:r>
      <w:proofErr w:type="spellStart"/>
      <w:r w:rsidR="00E152BA">
        <w:t>SysStartup</w:t>
      </w:r>
      <w:proofErr w:type="spellEnd"/>
      <w:r w:rsidR="00E152BA">
        <w:t xml:space="preserve"> code primarily handles up to step 35 of spna106a (excluding step 12, 29, 30).  </w:t>
      </w:r>
      <w:r w:rsidR="00510A52">
        <w:t>Some of the</w:t>
      </w:r>
      <w:r w:rsidR="00E152BA">
        <w:t xml:space="preserve"> notable</w:t>
      </w:r>
      <w:r w:rsidR="00510A52">
        <w:t xml:space="preserve"> deviations from the document include:</w:t>
      </w:r>
    </w:p>
    <w:p w:rsidR="00510A52" w:rsidRDefault="00510A52" w:rsidP="00510A52">
      <w:pPr>
        <w:pStyle w:val="ListParagraph"/>
        <w:numPr>
          <w:ilvl w:val="0"/>
          <w:numId w:val="11"/>
        </w:numPr>
      </w:pPr>
      <w:r>
        <w:t>Addi</w:t>
      </w:r>
      <w:r w:rsidR="00E152BA">
        <w:t xml:space="preserve">tion of </w:t>
      </w:r>
      <w:r>
        <w:t>debugger connection detection to allow skipping initialization steps</w:t>
      </w:r>
      <w:r w:rsidR="00E152BA">
        <w:t xml:space="preserve"> which interfere with debugging</w:t>
      </w:r>
    </w:p>
    <w:p w:rsidR="00510A52" w:rsidRDefault="00510A52" w:rsidP="00510A52">
      <w:pPr>
        <w:pStyle w:val="ListParagraph"/>
        <w:numPr>
          <w:ilvl w:val="0"/>
          <w:numId w:val="11"/>
        </w:numPr>
      </w:pPr>
      <w:r>
        <w:t xml:space="preserve">Replacement of while(1) loops where failures occurred with </w:t>
      </w:r>
      <w:proofErr w:type="spellStart"/>
      <w:r>
        <w:t>Nexteer’s</w:t>
      </w:r>
      <w:proofErr w:type="spellEnd"/>
      <w:r w:rsidR="00C2570E">
        <w:t xml:space="preserve"> failure</w:t>
      </w:r>
      <w:r>
        <w:t xml:space="preserve"> strategy summarized</w:t>
      </w:r>
      <w:r w:rsidR="00C2570E">
        <w:t xml:space="preserve"> in section</w:t>
      </w:r>
      <w:r>
        <w:t xml:space="preserve"> below</w:t>
      </w:r>
    </w:p>
    <w:p w:rsidR="00510A52" w:rsidRDefault="00510A52" w:rsidP="00510A52">
      <w:pPr>
        <w:pStyle w:val="ListParagraph"/>
        <w:numPr>
          <w:ilvl w:val="0"/>
          <w:numId w:val="11"/>
        </w:numPr>
      </w:pPr>
      <w:r>
        <w:t xml:space="preserve">Use of configuration template headers to </w:t>
      </w:r>
      <w:r w:rsidR="00E152BA">
        <w:t>define initialization constants that may change from program to program</w:t>
      </w:r>
    </w:p>
    <w:p w:rsidR="00E152BA" w:rsidRDefault="00E152BA" w:rsidP="00510A52">
      <w:pPr>
        <w:pStyle w:val="ListParagraph"/>
        <w:numPr>
          <w:ilvl w:val="0"/>
          <w:numId w:val="11"/>
        </w:numPr>
      </w:pPr>
      <w:r>
        <w:t>Handling of resets and use of “</w:t>
      </w:r>
      <w:proofErr w:type="spellStart"/>
      <w:r>
        <w:t>ResetCause</w:t>
      </w:r>
      <w:proofErr w:type="spellEnd"/>
      <w:r>
        <w:t>” variable</w:t>
      </w:r>
    </w:p>
    <w:p w:rsidR="00E152BA" w:rsidRDefault="00E152BA" w:rsidP="00510A52">
      <w:pPr>
        <w:pStyle w:val="ListParagraph"/>
        <w:numPr>
          <w:ilvl w:val="0"/>
          <w:numId w:val="11"/>
        </w:numPr>
      </w:pPr>
      <w:r>
        <w:t xml:space="preserve">Moving of mux initialization (Step 12 in </w:t>
      </w:r>
      <w:r w:rsidRPr="00E152BA">
        <w:t>spna106a</w:t>
      </w:r>
      <w:r>
        <w:t>) into application specific code (out of common initialization sequence)</w:t>
      </w:r>
    </w:p>
    <w:p w:rsidR="00E152BA" w:rsidRDefault="00E152BA" w:rsidP="00510A52">
      <w:pPr>
        <w:pStyle w:val="ListParagraph"/>
        <w:numPr>
          <w:ilvl w:val="0"/>
          <w:numId w:val="11"/>
        </w:numPr>
      </w:pPr>
      <w:r w:rsidRPr="00E152BA">
        <w:t xml:space="preserve">Moving of </w:t>
      </w:r>
      <w:r>
        <w:t xml:space="preserve">SECDED logic check on RAM and Flash (Step 29, 30) </w:t>
      </w:r>
      <w:r w:rsidRPr="00E152BA">
        <w:t>into application specific code (out of common initialization sequence)</w:t>
      </w:r>
    </w:p>
    <w:p w:rsidR="00E152BA" w:rsidRPr="009543B3" w:rsidRDefault="00B8592E" w:rsidP="00510A52">
      <w:pPr>
        <w:pStyle w:val="ListParagraph"/>
        <w:numPr>
          <w:ilvl w:val="0"/>
          <w:numId w:val="11"/>
        </w:numPr>
      </w:pPr>
      <w:r>
        <w:t>Some of the functions names were changed and the return type was changed to add clarity to the design (</w:t>
      </w:r>
      <w:proofErr w:type="spellStart"/>
      <w:r w:rsidRPr="00B8592E">
        <w:t>efcStuckZeroTest</w:t>
      </w:r>
      <w:proofErr w:type="spellEnd"/>
      <w:r>
        <w:t xml:space="preserve">, </w:t>
      </w:r>
      <w:proofErr w:type="spellStart"/>
      <w:r w:rsidRPr="00B8592E">
        <w:t>checkEFCSelfTest</w:t>
      </w:r>
      <w:proofErr w:type="spellEnd"/>
      <w:r>
        <w:t>)</w:t>
      </w:r>
    </w:p>
    <w:p w:rsidR="00B6510E" w:rsidRDefault="00B6510E" w:rsidP="00B6510E">
      <w:pPr>
        <w:pStyle w:val="Heading5"/>
      </w:pPr>
      <w:r>
        <w:t xml:space="preserve">Failed </w:t>
      </w:r>
      <w:r w:rsidR="004F7692">
        <w:t>Initialization Diagnostic Strategy</w:t>
      </w:r>
    </w:p>
    <w:p w:rsidR="00B6510E" w:rsidRDefault="00B6510E" w:rsidP="00B6510E">
      <w:r>
        <w:t>A common strategy is used when diagnostics that are part of this initialization routine fail.  In general, the “</w:t>
      </w:r>
      <w:proofErr w:type="spellStart"/>
      <w:r>
        <w:t>ResetCause</w:t>
      </w:r>
      <w:proofErr w:type="spellEnd"/>
      <w:r>
        <w:t xml:space="preserve">” variable is set to an appropriate value, the </w:t>
      </w:r>
      <w:proofErr w:type="spellStart"/>
      <w:r>
        <w:t>nE</w:t>
      </w:r>
      <w:r w:rsidR="00E87D9F">
        <w:t>rror</w:t>
      </w:r>
      <w:proofErr w:type="spellEnd"/>
      <w:r w:rsidR="00E87D9F">
        <w:t xml:space="preserve"> pin is forced low, and </w:t>
      </w:r>
      <w:r>
        <w:t>a software reset is performed.</w:t>
      </w:r>
      <w:r w:rsidR="00E87D9F">
        <w:t xml:space="preserve">  The </w:t>
      </w:r>
      <w:proofErr w:type="spellStart"/>
      <w:r w:rsidR="00E87D9F">
        <w:t>nError</w:t>
      </w:r>
      <w:proofErr w:type="spellEnd"/>
      <w:r w:rsidR="00E87D9F">
        <w:t xml:space="preserve"> will put the controller into a known safe state.  The software reset will allow the rest of the initialization tests to be bypassed, as well as reset the controller’s registers to a known state.  The rest of the tests are bypassed to ensure the first failure is captured as the “</w:t>
      </w:r>
      <w:proofErr w:type="spellStart"/>
      <w:r w:rsidR="00E87D9F">
        <w:t>ResetCause</w:t>
      </w:r>
      <w:proofErr w:type="spellEnd"/>
      <w:r w:rsidR="00E87D9F">
        <w:t xml:space="preserve">”, and the application can then evaluate the failure reason and set appropriate diagnostics codes (and communicate these on the communication bus if desired).  Note that the registers getting reset will also reset the </w:t>
      </w:r>
      <w:proofErr w:type="spellStart"/>
      <w:r w:rsidR="00E87D9F">
        <w:t>nError</w:t>
      </w:r>
      <w:proofErr w:type="spellEnd"/>
      <w:r w:rsidR="00E87D9F">
        <w:t xml:space="preserve"> pin state, so forcing the </w:t>
      </w:r>
      <w:proofErr w:type="spellStart"/>
      <w:r w:rsidR="00E87D9F">
        <w:t>nError</w:t>
      </w:r>
      <w:proofErr w:type="spellEnd"/>
      <w:r w:rsidR="00E87D9F">
        <w:t xml:space="preserve"> pin low is also done when processing the software reset.</w:t>
      </w:r>
      <w:r w:rsidR="004F7692">
        <w:t xml:space="preserve">  Also note that for any of these diagnostics that fail, the general RAM banks will be initialized as part of the reset handling (as opposed to just initializing peripheral ram like most other resets). </w:t>
      </w:r>
    </w:p>
    <w:p w:rsidR="004F7692" w:rsidRDefault="004F7692" w:rsidP="004F7692">
      <w:pPr>
        <w:pStyle w:val="Heading5"/>
      </w:pPr>
      <w:r>
        <w:t>Software Initiated Resets</w:t>
      </w:r>
    </w:p>
    <w:p w:rsidR="004F7692" w:rsidRPr="00B6510E" w:rsidRDefault="003F586F" w:rsidP="00B6510E">
      <w:r>
        <w:t>For the two types of resets which can be initiated by software (CPU reset and SW reset), a strategy for setting the “</w:t>
      </w:r>
      <w:proofErr w:type="spellStart"/>
      <w:r>
        <w:t>ResetCause</w:t>
      </w:r>
      <w:proofErr w:type="spellEnd"/>
      <w:r>
        <w:t>” variable has been used to allow for flexibility in adding new reset causes.  A check is done to see if the current value of the “</w:t>
      </w:r>
      <w:proofErr w:type="spellStart"/>
      <w:r>
        <w:t>ResetCause</w:t>
      </w:r>
      <w:proofErr w:type="spellEnd"/>
      <w:r>
        <w:t xml:space="preserve">” indicates a power-on reset.  If this is the case, the initialization code assumes whatever code that initiated the reset did not explicitly indicate the reason </w:t>
      </w:r>
      <w:r>
        <w:lastRenderedPageBreak/>
        <w:t>for reset, and therefore the initialization code overwrites the value to the appropriate reset type (CPU or SW).  If the reset value is anything other than power-on reset, the initialization code leaves the “</w:t>
      </w:r>
      <w:proofErr w:type="spellStart"/>
      <w:r>
        <w:t>ResetCause</w:t>
      </w:r>
      <w:proofErr w:type="spellEnd"/>
      <w:r>
        <w:t>” as-is under the assumption that whatever code that initiated the reset set this cause specifically.</w:t>
      </w:r>
    </w:p>
    <w:p w:rsidR="0075213D" w:rsidRDefault="0075213D" w:rsidP="0075213D">
      <w:pPr>
        <w:pStyle w:val="Heading5"/>
      </w:pPr>
      <w:r>
        <w:t>Errata Processing</w:t>
      </w:r>
    </w:p>
    <w:p w:rsidR="0075213D" w:rsidRPr="0075213D" w:rsidRDefault="0075213D" w:rsidP="0075213D">
      <w:r w:rsidRPr="0075213D">
        <w:t>The device ID is checked</w:t>
      </w:r>
      <w:r>
        <w:t xml:space="preserve"> at power-on</w:t>
      </w:r>
      <w:r w:rsidRPr="0075213D">
        <w:t xml:space="preserve"> and if the gladiator </w:t>
      </w:r>
      <w:proofErr w:type="spellStart"/>
      <w:r w:rsidRPr="0075213D">
        <w:t>revA</w:t>
      </w:r>
      <w:proofErr w:type="spellEnd"/>
      <w:r w:rsidRPr="0075213D">
        <w:t xml:space="preserve"> part ID is detected, </w:t>
      </w:r>
      <w:r>
        <w:t>a _</w:t>
      </w:r>
      <w:proofErr w:type="spellStart"/>
      <w:r>
        <w:t>esmCcmErrorsClear</w:t>
      </w:r>
      <w:proofErr w:type="spellEnd"/>
      <w:proofErr w:type="gramStart"/>
      <w:r>
        <w:t>_(</w:t>
      </w:r>
      <w:proofErr w:type="gramEnd"/>
      <w:r>
        <w:t>) function is called to handle DEVICE#140 errata processing.</w:t>
      </w:r>
    </w:p>
    <w:p w:rsidR="00B6510E" w:rsidRDefault="00B6510E"/>
    <w:p w:rsidR="004A781C" w:rsidRDefault="001107F6">
      <w:pPr>
        <w:pStyle w:val="Heading4"/>
      </w:pPr>
      <w:r>
        <w:t>Processing</w:t>
      </w:r>
    </w:p>
    <w:p w:rsidR="001107F6" w:rsidRPr="001107F6" w:rsidRDefault="00B91FC0" w:rsidP="00212ED2">
      <w:r>
        <w:object w:dxaOrig="24429" w:dyaOrig="19225">
          <v:shape id="_x0000_i1049" type="#_x0000_t75" style="width:425.25pt;height:334.5pt" o:ole="">
            <v:imagedata r:id="rId66" o:title=""/>
          </v:shape>
          <o:OLEObject Type="Embed" ProgID="Visio.Drawing.11" ShapeID="_x0000_i1049" DrawAspect="Content" ObjectID="_1461397472" r:id="rId67"/>
        </w:object>
      </w:r>
    </w:p>
    <w:p w:rsidR="004A781C" w:rsidRDefault="004A781C">
      <w:pPr>
        <w:pStyle w:val="Heading2"/>
      </w:pPr>
      <w:r>
        <w:br w:type="page"/>
      </w:r>
      <w:r>
        <w:lastRenderedPageBreak/>
        <w:t>Periodic Functions</w:t>
      </w:r>
    </w:p>
    <w:p w:rsidR="004A781C" w:rsidRDefault="00ED283F">
      <w:r>
        <w:t>None</w:t>
      </w:r>
    </w:p>
    <w:p w:rsidR="004A781C" w:rsidRDefault="004A781C">
      <w:pPr>
        <w:pStyle w:val="Heading2"/>
      </w:pPr>
      <w:r>
        <w:t>Fault Recovery Functions</w:t>
      </w:r>
    </w:p>
    <w:p w:rsidR="004A781C" w:rsidRDefault="00ED283F">
      <w:r>
        <w:t>None</w:t>
      </w:r>
    </w:p>
    <w:p w:rsidR="004A781C" w:rsidRDefault="004A781C">
      <w:pPr>
        <w:pStyle w:val="Heading2"/>
      </w:pPr>
      <w:r>
        <w:t>Shutdown Functions</w:t>
      </w:r>
    </w:p>
    <w:p w:rsidR="004A781C" w:rsidRDefault="00ED283F">
      <w:r>
        <w:t>None</w:t>
      </w:r>
    </w:p>
    <w:p w:rsidR="004A781C" w:rsidRDefault="004A781C">
      <w:pPr>
        <w:pStyle w:val="Heading2"/>
      </w:pPr>
      <w:r>
        <w:t>Interrupt Functions</w:t>
      </w:r>
    </w:p>
    <w:p w:rsidR="004A781C" w:rsidRDefault="00ED283F">
      <w:r>
        <w:t>None</w:t>
      </w:r>
    </w:p>
    <w:p w:rsidR="004A781C" w:rsidRDefault="004A781C">
      <w:pPr>
        <w:pStyle w:val="Heading2"/>
      </w:pPr>
      <w:r>
        <w:t>Serial Communication Functions</w:t>
      </w:r>
    </w:p>
    <w:p w:rsidR="004A781C" w:rsidRDefault="00ED283F">
      <w:r>
        <w:t>None</w:t>
      </w:r>
    </w:p>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Sequence of the Module</w:t>
      </w:r>
    </w:p>
    <w:p w:rsidR="004A781C" w:rsidRDefault="004A781C"/>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520A05" w:rsidP="00F957FA">
            <w:pPr>
              <w:spacing w:before="60"/>
              <w:rPr>
                <w:rFonts w:ascii="Arial" w:hAnsi="Arial" w:cs="Arial"/>
                <w:sz w:val="16"/>
                <w:szCs w:val="16"/>
              </w:rPr>
            </w:pPr>
            <w:r>
              <w:rPr>
                <w:rFonts w:ascii="Arial" w:hAnsi="Arial" w:cs="Arial"/>
                <w:sz w:val="16"/>
                <w:szCs w:val="16"/>
              </w:rPr>
              <w:t>_c_int00()</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520A05" w:rsidP="00F957FA">
            <w:pPr>
              <w:spacing w:before="60"/>
              <w:rPr>
                <w:rFonts w:ascii="Arial" w:hAnsi="Arial" w:cs="Arial"/>
                <w:sz w:val="16"/>
                <w:szCs w:val="16"/>
              </w:rPr>
            </w:pPr>
            <w:r>
              <w:rPr>
                <w:rFonts w:ascii="Arial" w:hAnsi="Arial" w:cs="Arial"/>
                <w:sz w:val="16"/>
                <w:szCs w:val="16"/>
              </w:rPr>
              <w:t>power on and during a reset</w:t>
            </w:r>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520A05" w:rsidP="00F957FA">
            <w:pPr>
              <w:spacing w:before="60"/>
              <w:rPr>
                <w:rFonts w:ascii="Arial" w:hAnsi="Arial" w:cs="Arial"/>
                <w:sz w:val="16"/>
                <w:szCs w:val="16"/>
              </w:rPr>
            </w:pPr>
            <w:r>
              <w:rPr>
                <w:rFonts w:ascii="Arial" w:hAnsi="Arial" w:cs="Arial"/>
                <w:sz w:val="16"/>
                <w:szCs w:val="16"/>
              </w:rPr>
              <w:t>N/A</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FB2942" w:rsidP="00F957FA">
            <w:pPr>
              <w:spacing w:before="60"/>
              <w:rPr>
                <w:rFonts w:ascii="Arial" w:hAnsi="Arial" w:cs="Arial"/>
                <w:sz w:val="16"/>
              </w:rPr>
            </w:pPr>
            <w:r>
              <w:rPr>
                <w:rFonts w:ascii="Arial" w:hAnsi="Arial" w:cs="Arial"/>
                <w:sz w:val="16"/>
                <w:szCs w:val="16"/>
              </w:rPr>
              <w:t>&lt;None&gt;</w:t>
            </w:r>
          </w:p>
        </w:tc>
        <w:tc>
          <w:tcPr>
            <w:tcW w:w="5310" w:type="dxa"/>
            <w:tcBorders>
              <w:top w:val="single" w:sz="6" w:space="0" w:color="auto"/>
              <w:left w:val="single" w:sz="6" w:space="0" w:color="auto"/>
              <w:bottom w:val="single" w:sz="6" w:space="0" w:color="auto"/>
              <w:right w:val="single" w:sz="6" w:space="0" w:color="auto"/>
            </w:tcBorders>
          </w:tcPr>
          <w:p w:rsidR="007A69AC" w:rsidRDefault="007A69AC" w:rsidP="00F957FA">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520A05">
            <w:pPr>
              <w:spacing w:before="60"/>
              <w:rPr>
                <w:rFonts w:ascii="Arial" w:hAnsi="Arial" w:cs="Arial"/>
                <w:sz w:val="16"/>
              </w:rPr>
            </w:pPr>
            <w:r w:rsidRPr="00520A05">
              <w:rPr>
                <w:rFonts w:ascii="Arial" w:hAnsi="Arial" w:cs="Arial"/>
                <w:sz w:val="16"/>
              </w:rPr>
              <w:t>_c_int00()</w:t>
            </w: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66255" w:rsidTr="00BF364D">
        <w:tc>
          <w:tcPr>
            <w:tcW w:w="4464" w:type="dxa"/>
            <w:tcBorders>
              <w:top w:val="single" w:sz="6" w:space="0" w:color="auto"/>
              <w:left w:val="single" w:sz="6" w:space="0" w:color="auto"/>
              <w:bottom w:val="single" w:sz="6" w:space="0" w:color="auto"/>
              <w:right w:val="single" w:sz="6" w:space="0" w:color="auto"/>
            </w:tcBorders>
          </w:tcPr>
          <w:p w:rsidR="00466255" w:rsidRPr="00520A05" w:rsidRDefault="00466255">
            <w:pPr>
              <w:spacing w:before="60"/>
              <w:rPr>
                <w:rFonts w:ascii="Arial" w:hAnsi="Arial" w:cs="Arial"/>
                <w:sz w:val="16"/>
              </w:rPr>
            </w:pPr>
            <w:r>
              <w:rPr>
                <w:rFonts w:ascii="Arial" w:hAnsi="Arial" w:cs="Arial"/>
                <w:sz w:val="16"/>
              </w:rPr>
              <w:t>Startup</w:t>
            </w:r>
          </w:p>
        </w:tc>
        <w:tc>
          <w:tcPr>
            <w:tcW w:w="4464" w:type="dxa"/>
            <w:tcBorders>
              <w:top w:val="single" w:sz="6" w:space="0" w:color="auto"/>
              <w:left w:val="single" w:sz="6" w:space="0" w:color="auto"/>
              <w:bottom w:val="single" w:sz="6" w:space="0" w:color="auto"/>
              <w:right w:val="single" w:sz="6" w:space="0" w:color="auto"/>
            </w:tcBorders>
          </w:tcPr>
          <w:p w:rsidR="00466255" w:rsidRDefault="00466255">
            <w:pPr>
              <w:spacing w:before="60"/>
              <w:rPr>
                <w:rFonts w:ascii="Arial" w:hAnsi="Arial" w:cs="Arial"/>
                <w:sz w:val="16"/>
              </w:rPr>
            </w:pP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520A05">
            <w:pPr>
              <w:spacing w:before="60"/>
              <w:rPr>
                <w:rFonts w:ascii="Arial" w:hAnsi="Arial" w:cs="Arial"/>
                <w:sz w:val="16"/>
              </w:rPr>
            </w:pPr>
            <w:proofErr w:type="spellStart"/>
            <w:r w:rsidRPr="00520A05">
              <w:rPr>
                <w:rFonts w:ascii="Arial" w:hAnsi="Arial" w:cs="Arial"/>
                <w:sz w:val="16"/>
              </w:rPr>
              <w:t>DiagFailedReset</w:t>
            </w:r>
            <w:proofErr w:type="spellEnd"/>
          </w:p>
        </w:tc>
        <w:tc>
          <w:tcPr>
            <w:tcW w:w="4464" w:type="dxa"/>
            <w:tcBorders>
              <w:top w:val="single" w:sz="6" w:space="0" w:color="auto"/>
              <w:left w:val="single" w:sz="6" w:space="0" w:color="auto"/>
              <w:bottom w:val="single" w:sz="6" w:space="0" w:color="auto"/>
              <w:right w:val="single" w:sz="6" w:space="0" w:color="auto"/>
            </w:tcBorders>
          </w:tcPr>
          <w:p w:rsidR="004A781C" w:rsidRDefault="00592E00">
            <w:pPr>
              <w:spacing w:before="60"/>
              <w:rPr>
                <w:rFonts w:ascii="Arial" w:hAnsi="Arial" w:cs="Arial"/>
                <w:sz w:val="16"/>
              </w:rPr>
            </w:pPr>
            <w:proofErr w:type="spellStart"/>
            <w:r>
              <w:rPr>
                <w:rFonts w:ascii="Arial" w:hAnsi="Arial" w:cs="Arial"/>
                <w:sz w:val="16"/>
              </w:rPr>
              <w:t>inline</w:t>
            </w:r>
            <w:proofErr w:type="spellEnd"/>
            <w:r>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resetStartup</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20A05">
            <w:pPr>
              <w:spacing w:before="60"/>
              <w:rPr>
                <w:rFonts w:ascii="Arial" w:hAnsi="Arial" w:cs="Arial"/>
                <w:sz w:val="16"/>
              </w:rPr>
            </w:pP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pwronStartup</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afterSTC</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setupPLL</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trimLPO</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setupFlash</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periphInit</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mapClocks</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ccmSelfCheck</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stcSelfCheck</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cpuSelfTest</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efcCheck</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efcSelfTest</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efcStuckZeroTestPassed</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checkEFCSelfTestPassed</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r w:rsidRPr="00520A05">
              <w:rPr>
                <w:rFonts w:ascii="Arial" w:hAnsi="Arial" w:cs="Arial"/>
                <w:sz w:val="16"/>
              </w:rPr>
              <w:t>fmcBus2Check</w:t>
            </w:r>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fmcECCcheck</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pbistSelfCheck</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lastRenderedPageBreak/>
              <w:t>pbistRun</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pbistStop</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r w:rsidR="00520A05" w:rsidTr="00BF364D">
        <w:tc>
          <w:tcPr>
            <w:tcW w:w="4464" w:type="dxa"/>
            <w:tcBorders>
              <w:top w:val="single" w:sz="6" w:space="0" w:color="auto"/>
              <w:left w:val="single" w:sz="6" w:space="0" w:color="auto"/>
              <w:bottom w:val="single" w:sz="6" w:space="0" w:color="auto"/>
              <w:right w:val="single" w:sz="6" w:space="0" w:color="auto"/>
            </w:tcBorders>
          </w:tcPr>
          <w:p w:rsidR="00520A05" w:rsidRPr="00520A05" w:rsidRDefault="00520A05">
            <w:pPr>
              <w:spacing w:before="60"/>
              <w:rPr>
                <w:rFonts w:ascii="Arial" w:hAnsi="Arial" w:cs="Arial"/>
                <w:sz w:val="16"/>
              </w:rPr>
            </w:pPr>
            <w:proofErr w:type="spellStart"/>
            <w:r w:rsidRPr="00520A05">
              <w:rPr>
                <w:rFonts w:ascii="Arial" w:hAnsi="Arial" w:cs="Arial"/>
                <w:sz w:val="16"/>
              </w:rPr>
              <w:t>memInitialization</w:t>
            </w:r>
            <w:proofErr w:type="spellEnd"/>
          </w:p>
        </w:tc>
        <w:tc>
          <w:tcPr>
            <w:tcW w:w="4464" w:type="dxa"/>
            <w:tcBorders>
              <w:top w:val="single" w:sz="6" w:space="0" w:color="auto"/>
              <w:left w:val="single" w:sz="6" w:space="0" w:color="auto"/>
              <w:bottom w:val="single" w:sz="6" w:space="0" w:color="auto"/>
              <w:right w:val="single" w:sz="6" w:space="0" w:color="auto"/>
            </w:tcBorders>
          </w:tcPr>
          <w:p w:rsidR="00520A05" w:rsidRDefault="00592E00">
            <w:pPr>
              <w:spacing w:before="60"/>
              <w:rPr>
                <w:rFonts w:ascii="Arial" w:hAnsi="Arial" w:cs="Arial"/>
                <w:sz w:val="16"/>
              </w:rPr>
            </w:pPr>
            <w:proofErr w:type="spellStart"/>
            <w:r w:rsidRPr="00592E00">
              <w:rPr>
                <w:rFonts w:ascii="Arial" w:hAnsi="Arial" w:cs="Arial"/>
                <w:sz w:val="16"/>
              </w:rPr>
              <w:t>inline</w:t>
            </w:r>
            <w:proofErr w:type="spellEnd"/>
            <w:r w:rsidRPr="00592E00">
              <w:rPr>
                <w:rFonts w:ascii="Arial" w:hAnsi="Arial" w:cs="Arial"/>
                <w:sz w:val="16"/>
              </w:rPr>
              <w:t xml:space="preserve"> with calling function</w:t>
            </w:r>
          </w:p>
        </w:tc>
      </w:tr>
    </w:tbl>
    <w:p w:rsidR="004A781C" w:rsidRDefault="004A781C">
      <w:pPr>
        <w:pStyle w:val="Heading1"/>
        <w:numPr>
          <w:ilvl w:val="0"/>
          <w:numId w:val="0"/>
        </w:numPr>
      </w:pPr>
    </w:p>
    <w:p w:rsidR="004A781C" w:rsidRDefault="004A781C">
      <w:pPr>
        <w:pStyle w:val="Heading1"/>
      </w:pPr>
      <w:r>
        <w:br w:type="page"/>
      </w:r>
      <w:r>
        <w:lastRenderedPageBreak/>
        <w:t xml:space="preserve">Known Issues / Limitations </w:t>
      </w:r>
      <w:proofErr w:type="gramStart"/>
      <w:r>
        <w:t>With</w:t>
      </w:r>
      <w:proofErr w:type="gramEnd"/>
      <w:r>
        <w:t xml:space="preserve"> Design</w:t>
      </w:r>
    </w:p>
    <w:p w:rsidR="004A781C" w:rsidRDefault="004A781C">
      <w:pPr>
        <w:numPr>
          <w:ilvl w:val="0"/>
          <w:numId w:val="6"/>
        </w:numPr>
      </w:pPr>
      <w:r>
        <w:t>(Item #1)</w:t>
      </w:r>
    </w:p>
    <w:p w:rsidR="004A781C" w:rsidRDefault="004A781C">
      <w:pPr>
        <w:pStyle w:val="Heading1"/>
      </w:pPr>
      <w:r>
        <w:br w:type="page"/>
      </w:r>
      <w:r>
        <w:lastRenderedPageBreak/>
        <w:t>Revision Control Log</w:t>
      </w:r>
    </w:p>
    <w:tbl>
      <w:tblPr>
        <w:tblW w:w="96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1"/>
        <w:gridCol w:w="652"/>
        <w:gridCol w:w="5867"/>
        <w:gridCol w:w="1462"/>
        <w:gridCol w:w="1081"/>
      </w:tblGrid>
      <w:tr w:rsidR="004A781C" w:rsidTr="001A3CD5">
        <w:tc>
          <w:tcPr>
            <w:tcW w:w="611" w:type="dxa"/>
          </w:tcPr>
          <w:p w:rsidR="004A781C" w:rsidRDefault="004A781C">
            <w:pPr>
              <w:spacing w:before="60"/>
              <w:rPr>
                <w:rFonts w:ascii="Arial" w:hAnsi="Arial" w:cs="Arial"/>
                <w:b/>
                <w:bCs/>
                <w:sz w:val="16"/>
              </w:rPr>
            </w:pPr>
            <w:r>
              <w:rPr>
                <w:rFonts w:ascii="Arial" w:hAnsi="Arial" w:cs="Arial"/>
                <w:b/>
                <w:bCs/>
                <w:sz w:val="16"/>
              </w:rPr>
              <w:t>Item #</w:t>
            </w:r>
          </w:p>
        </w:tc>
        <w:tc>
          <w:tcPr>
            <w:tcW w:w="652" w:type="dxa"/>
          </w:tcPr>
          <w:p w:rsidR="004A781C" w:rsidRDefault="004A781C">
            <w:pPr>
              <w:spacing w:before="60"/>
              <w:rPr>
                <w:rFonts w:ascii="Arial" w:hAnsi="Arial" w:cs="Arial"/>
                <w:b/>
                <w:bCs/>
                <w:sz w:val="16"/>
              </w:rPr>
            </w:pPr>
            <w:r>
              <w:rPr>
                <w:rFonts w:ascii="Arial" w:hAnsi="Arial" w:cs="Arial"/>
                <w:b/>
                <w:bCs/>
                <w:sz w:val="16"/>
              </w:rPr>
              <w:t>Rev #</w:t>
            </w:r>
          </w:p>
        </w:tc>
        <w:tc>
          <w:tcPr>
            <w:tcW w:w="5867" w:type="dxa"/>
          </w:tcPr>
          <w:p w:rsidR="004A781C" w:rsidRDefault="004A781C">
            <w:pPr>
              <w:spacing w:before="60"/>
              <w:rPr>
                <w:rFonts w:ascii="Arial" w:hAnsi="Arial" w:cs="Arial"/>
                <w:b/>
                <w:bCs/>
                <w:sz w:val="16"/>
              </w:rPr>
            </w:pPr>
            <w:r>
              <w:rPr>
                <w:rFonts w:ascii="Arial" w:hAnsi="Arial" w:cs="Arial"/>
                <w:b/>
                <w:bCs/>
                <w:sz w:val="16"/>
              </w:rPr>
              <w:t>Change Description</w:t>
            </w:r>
          </w:p>
        </w:tc>
        <w:tc>
          <w:tcPr>
            <w:tcW w:w="1462" w:type="dxa"/>
          </w:tcPr>
          <w:p w:rsidR="004A781C" w:rsidRDefault="004A781C">
            <w:pPr>
              <w:spacing w:before="60"/>
              <w:rPr>
                <w:rFonts w:ascii="Arial" w:hAnsi="Arial" w:cs="Arial"/>
                <w:b/>
                <w:bCs/>
                <w:sz w:val="16"/>
              </w:rPr>
            </w:pPr>
            <w:r>
              <w:rPr>
                <w:rFonts w:ascii="Arial" w:hAnsi="Arial" w:cs="Arial"/>
                <w:b/>
                <w:bCs/>
                <w:sz w:val="16"/>
              </w:rPr>
              <w:t xml:space="preserve">Date </w:t>
            </w:r>
          </w:p>
        </w:tc>
        <w:tc>
          <w:tcPr>
            <w:tcW w:w="1081" w:type="dxa"/>
          </w:tcPr>
          <w:p w:rsidR="004A781C" w:rsidRDefault="004A781C">
            <w:pPr>
              <w:spacing w:before="60"/>
              <w:rPr>
                <w:rFonts w:ascii="Arial" w:hAnsi="Arial" w:cs="Arial"/>
                <w:b/>
                <w:bCs/>
                <w:sz w:val="16"/>
              </w:rPr>
            </w:pPr>
            <w:r>
              <w:rPr>
                <w:rFonts w:ascii="Arial" w:hAnsi="Arial" w:cs="Arial"/>
                <w:b/>
                <w:bCs/>
                <w:sz w:val="16"/>
              </w:rPr>
              <w:t>Author Initials</w:t>
            </w:r>
          </w:p>
        </w:tc>
      </w:tr>
      <w:tr w:rsidR="004A781C" w:rsidTr="001A3CD5">
        <w:tc>
          <w:tcPr>
            <w:tcW w:w="611" w:type="dxa"/>
          </w:tcPr>
          <w:p w:rsidR="004A781C" w:rsidRDefault="004A781C">
            <w:pPr>
              <w:spacing w:before="60"/>
              <w:rPr>
                <w:rFonts w:ascii="Arial" w:hAnsi="Arial" w:cs="Arial"/>
                <w:sz w:val="16"/>
              </w:rPr>
            </w:pPr>
            <w:r>
              <w:rPr>
                <w:rFonts w:ascii="Arial" w:hAnsi="Arial" w:cs="Arial"/>
                <w:sz w:val="16"/>
              </w:rPr>
              <w:t>1</w:t>
            </w:r>
          </w:p>
        </w:tc>
        <w:tc>
          <w:tcPr>
            <w:tcW w:w="652" w:type="dxa"/>
          </w:tcPr>
          <w:p w:rsidR="004A781C" w:rsidRDefault="00592E00">
            <w:pPr>
              <w:spacing w:before="60"/>
              <w:rPr>
                <w:rFonts w:ascii="Arial" w:hAnsi="Arial" w:cs="Arial"/>
                <w:sz w:val="16"/>
              </w:rPr>
            </w:pPr>
            <w:r>
              <w:rPr>
                <w:rFonts w:ascii="Arial" w:hAnsi="Arial" w:cs="Arial"/>
                <w:sz w:val="16"/>
              </w:rPr>
              <w:t>1</w:t>
            </w:r>
          </w:p>
        </w:tc>
        <w:tc>
          <w:tcPr>
            <w:tcW w:w="5867" w:type="dxa"/>
          </w:tcPr>
          <w:p w:rsidR="004A781C" w:rsidRDefault="00592E00">
            <w:pPr>
              <w:spacing w:before="60"/>
              <w:rPr>
                <w:rFonts w:ascii="Arial" w:hAnsi="Arial" w:cs="Arial"/>
                <w:sz w:val="16"/>
              </w:rPr>
            </w:pPr>
            <w:r>
              <w:rPr>
                <w:rFonts w:ascii="Arial" w:hAnsi="Arial" w:cs="Arial"/>
                <w:sz w:val="16"/>
              </w:rPr>
              <w:t>Initial creation</w:t>
            </w:r>
          </w:p>
        </w:tc>
        <w:tc>
          <w:tcPr>
            <w:tcW w:w="1462" w:type="dxa"/>
          </w:tcPr>
          <w:p w:rsidR="004A781C" w:rsidRDefault="00592E00">
            <w:pPr>
              <w:spacing w:before="60"/>
              <w:rPr>
                <w:rFonts w:ascii="Arial" w:hAnsi="Arial" w:cs="Arial"/>
                <w:sz w:val="16"/>
              </w:rPr>
            </w:pPr>
            <w:r>
              <w:rPr>
                <w:rFonts w:ascii="Arial" w:hAnsi="Arial" w:cs="Arial"/>
                <w:sz w:val="16"/>
              </w:rPr>
              <w:t>05/11/12</w:t>
            </w:r>
          </w:p>
        </w:tc>
        <w:tc>
          <w:tcPr>
            <w:tcW w:w="1081" w:type="dxa"/>
          </w:tcPr>
          <w:p w:rsidR="004A781C" w:rsidRDefault="00592E00">
            <w:pPr>
              <w:spacing w:before="60"/>
              <w:rPr>
                <w:rFonts w:ascii="Arial" w:hAnsi="Arial" w:cs="Arial"/>
                <w:sz w:val="16"/>
              </w:rPr>
            </w:pPr>
            <w:r>
              <w:rPr>
                <w:rFonts w:ascii="Arial" w:hAnsi="Arial" w:cs="Arial"/>
                <w:sz w:val="16"/>
              </w:rPr>
              <w:t>LWW</w:t>
            </w:r>
          </w:p>
        </w:tc>
      </w:tr>
      <w:tr w:rsidR="00931B0C" w:rsidTr="001A3CD5">
        <w:tc>
          <w:tcPr>
            <w:tcW w:w="611" w:type="dxa"/>
          </w:tcPr>
          <w:p w:rsidR="00931B0C" w:rsidRDefault="00931B0C">
            <w:pPr>
              <w:spacing w:before="60"/>
              <w:rPr>
                <w:rFonts w:ascii="Arial" w:hAnsi="Arial" w:cs="Arial"/>
                <w:sz w:val="16"/>
              </w:rPr>
            </w:pPr>
            <w:r>
              <w:rPr>
                <w:rFonts w:ascii="Arial" w:hAnsi="Arial" w:cs="Arial"/>
                <w:sz w:val="16"/>
              </w:rPr>
              <w:t>2</w:t>
            </w:r>
          </w:p>
        </w:tc>
        <w:tc>
          <w:tcPr>
            <w:tcW w:w="652" w:type="dxa"/>
          </w:tcPr>
          <w:p w:rsidR="00931B0C" w:rsidRDefault="00931B0C">
            <w:pPr>
              <w:spacing w:before="60"/>
              <w:rPr>
                <w:rFonts w:ascii="Arial" w:hAnsi="Arial" w:cs="Arial"/>
                <w:sz w:val="16"/>
              </w:rPr>
            </w:pPr>
            <w:r>
              <w:rPr>
                <w:rFonts w:ascii="Arial" w:hAnsi="Arial" w:cs="Arial"/>
                <w:sz w:val="16"/>
              </w:rPr>
              <w:t>2</w:t>
            </w:r>
          </w:p>
        </w:tc>
        <w:tc>
          <w:tcPr>
            <w:tcW w:w="5867" w:type="dxa"/>
          </w:tcPr>
          <w:p w:rsidR="00931B0C" w:rsidRDefault="00931B0C">
            <w:pPr>
              <w:spacing w:before="60"/>
              <w:rPr>
                <w:rFonts w:ascii="Arial" w:hAnsi="Arial" w:cs="Arial"/>
                <w:sz w:val="16"/>
              </w:rPr>
            </w:pPr>
            <w:r>
              <w:rPr>
                <w:rFonts w:ascii="Arial" w:hAnsi="Arial" w:cs="Arial"/>
                <w:sz w:val="16"/>
              </w:rPr>
              <w:t>Updates for LPO Trim issue</w:t>
            </w:r>
          </w:p>
        </w:tc>
        <w:tc>
          <w:tcPr>
            <w:tcW w:w="1462" w:type="dxa"/>
          </w:tcPr>
          <w:p w:rsidR="00931B0C" w:rsidRDefault="00931B0C">
            <w:pPr>
              <w:spacing w:before="60"/>
              <w:rPr>
                <w:rFonts w:ascii="Arial" w:hAnsi="Arial" w:cs="Arial"/>
                <w:sz w:val="16"/>
              </w:rPr>
            </w:pPr>
            <w:r>
              <w:rPr>
                <w:rFonts w:ascii="Arial" w:hAnsi="Arial" w:cs="Arial"/>
                <w:sz w:val="16"/>
              </w:rPr>
              <w:t>06/11/12</w:t>
            </w:r>
          </w:p>
        </w:tc>
        <w:tc>
          <w:tcPr>
            <w:tcW w:w="1081" w:type="dxa"/>
          </w:tcPr>
          <w:p w:rsidR="00931B0C" w:rsidRDefault="00931B0C">
            <w:pPr>
              <w:spacing w:before="60"/>
              <w:rPr>
                <w:rFonts w:ascii="Arial" w:hAnsi="Arial" w:cs="Arial"/>
                <w:sz w:val="16"/>
              </w:rPr>
            </w:pPr>
            <w:r>
              <w:rPr>
                <w:rFonts w:ascii="Arial" w:hAnsi="Arial" w:cs="Arial"/>
                <w:sz w:val="16"/>
              </w:rPr>
              <w:t>LWW</w:t>
            </w:r>
          </w:p>
        </w:tc>
      </w:tr>
      <w:tr w:rsidR="0008556A" w:rsidTr="001A3CD5">
        <w:tc>
          <w:tcPr>
            <w:tcW w:w="611" w:type="dxa"/>
          </w:tcPr>
          <w:p w:rsidR="0008556A" w:rsidRDefault="0008556A">
            <w:pPr>
              <w:spacing w:before="60"/>
              <w:rPr>
                <w:rFonts w:ascii="Arial" w:hAnsi="Arial" w:cs="Arial"/>
                <w:sz w:val="16"/>
              </w:rPr>
            </w:pPr>
            <w:r>
              <w:rPr>
                <w:rFonts w:ascii="Arial" w:hAnsi="Arial" w:cs="Arial"/>
                <w:sz w:val="16"/>
              </w:rPr>
              <w:t>3</w:t>
            </w:r>
          </w:p>
        </w:tc>
        <w:tc>
          <w:tcPr>
            <w:tcW w:w="652" w:type="dxa"/>
          </w:tcPr>
          <w:p w:rsidR="0008556A" w:rsidRDefault="0008556A">
            <w:pPr>
              <w:spacing w:before="60"/>
              <w:rPr>
                <w:rFonts w:ascii="Arial" w:hAnsi="Arial" w:cs="Arial"/>
                <w:sz w:val="16"/>
              </w:rPr>
            </w:pPr>
            <w:r>
              <w:rPr>
                <w:rFonts w:ascii="Arial" w:hAnsi="Arial" w:cs="Arial"/>
                <w:sz w:val="16"/>
              </w:rPr>
              <w:t>3</w:t>
            </w:r>
          </w:p>
        </w:tc>
        <w:tc>
          <w:tcPr>
            <w:tcW w:w="5867" w:type="dxa"/>
          </w:tcPr>
          <w:p w:rsidR="0008556A" w:rsidRDefault="0008556A">
            <w:pPr>
              <w:spacing w:before="60"/>
              <w:rPr>
                <w:rFonts w:ascii="Arial" w:hAnsi="Arial" w:cs="Arial"/>
                <w:sz w:val="16"/>
              </w:rPr>
            </w:pPr>
            <w:r>
              <w:rPr>
                <w:rFonts w:ascii="Arial" w:hAnsi="Arial" w:cs="Arial"/>
                <w:sz w:val="16"/>
              </w:rPr>
              <w:t>Updates to turn of PLL Slip and clock monitor resets in PLLCTL1 Register</w:t>
            </w:r>
            <w:r w:rsidR="00FC10F5">
              <w:rPr>
                <w:rFonts w:ascii="Arial" w:hAnsi="Arial" w:cs="Arial"/>
                <w:sz w:val="16"/>
              </w:rPr>
              <w:t xml:space="preserve">, added clearing of VIM interrupt requests before jumping into </w:t>
            </w:r>
            <w:proofErr w:type="spellStart"/>
            <w:r w:rsidR="00FC10F5">
              <w:rPr>
                <w:rFonts w:ascii="Arial" w:hAnsi="Arial" w:cs="Arial"/>
                <w:sz w:val="16"/>
              </w:rPr>
              <w:t>bootloader</w:t>
            </w:r>
            <w:proofErr w:type="spellEnd"/>
            <w:r w:rsidR="00FC10F5">
              <w:rPr>
                <w:rFonts w:ascii="Arial" w:hAnsi="Arial" w:cs="Arial"/>
                <w:sz w:val="16"/>
              </w:rPr>
              <w:t>, added turning on DCAN parity if the memory is configured to be powered on prior to the memory initialization call</w:t>
            </w:r>
          </w:p>
        </w:tc>
        <w:tc>
          <w:tcPr>
            <w:tcW w:w="1462" w:type="dxa"/>
          </w:tcPr>
          <w:p w:rsidR="0008556A" w:rsidRDefault="0008556A" w:rsidP="00FC10F5">
            <w:pPr>
              <w:spacing w:before="60"/>
              <w:rPr>
                <w:rFonts w:ascii="Arial" w:hAnsi="Arial" w:cs="Arial"/>
                <w:sz w:val="16"/>
              </w:rPr>
            </w:pPr>
            <w:r>
              <w:rPr>
                <w:rFonts w:ascii="Arial" w:hAnsi="Arial" w:cs="Arial"/>
                <w:sz w:val="16"/>
              </w:rPr>
              <w:t>07/</w:t>
            </w:r>
            <w:r w:rsidR="00FC10F5">
              <w:rPr>
                <w:rFonts w:ascii="Arial" w:hAnsi="Arial" w:cs="Arial"/>
                <w:sz w:val="16"/>
              </w:rPr>
              <w:t>13</w:t>
            </w:r>
            <w:r>
              <w:rPr>
                <w:rFonts w:ascii="Arial" w:hAnsi="Arial" w:cs="Arial"/>
                <w:sz w:val="16"/>
              </w:rPr>
              <w:t>/12</w:t>
            </w:r>
          </w:p>
        </w:tc>
        <w:tc>
          <w:tcPr>
            <w:tcW w:w="1081" w:type="dxa"/>
          </w:tcPr>
          <w:p w:rsidR="0008556A" w:rsidRDefault="0008556A">
            <w:pPr>
              <w:spacing w:before="60"/>
              <w:rPr>
                <w:rFonts w:ascii="Arial" w:hAnsi="Arial" w:cs="Arial"/>
                <w:sz w:val="16"/>
              </w:rPr>
            </w:pPr>
            <w:r>
              <w:rPr>
                <w:rFonts w:ascii="Arial" w:hAnsi="Arial" w:cs="Arial"/>
                <w:sz w:val="16"/>
              </w:rPr>
              <w:t>LWW</w:t>
            </w:r>
          </w:p>
        </w:tc>
      </w:tr>
      <w:tr w:rsidR="001F02CF" w:rsidTr="001A3CD5">
        <w:tc>
          <w:tcPr>
            <w:tcW w:w="611" w:type="dxa"/>
          </w:tcPr>
          <w:p w:rsidR="001F02CF" w:rsidRDefault="001F02CF">
            <w:pPr>
              <w:spacing w:before="60"/>
              <w:rPr>
                <w:rFonts w:ascii="Arial" w:hAnsi="Arial" w:cs="Arial"/>
                <w:sz w:val="16"/>
              </w:rPr>
            </w:pPr>
            <w:r>
              <w:rPr>
                <w:rFonts w:ascii="Arial" w:hAnsi="Arial" w:cs="Arial"/>
                <w:sz w:val="16"/>
              </w:rPr>
              <w:t>4</w:t>
            </w:r>
          </w:p>
        </w:tc>
        <w:tc>
          <w:tcPr>
            <w:tcW w:w="652" w:type="dxa"/>
          </w:tcPr>
          <w:p w:rsidR="001F02CF" w:rsidRDefault="001F02CF">
            <w:pPr>
              <w:spacing w:before="60"/>
              <w:rPr>
                <w:rFonts w:ascii="Arial" w:hAnsi="Arial" w:cs="Arial"/>
                <w:sz w:val="16"/>
              </w:rPr>
            </w:pPr>
            <w:r>
              <w:rPr>
                <w:rFonts w:ascii="Arial" w:hAnsi="Arial" w:cs="Arial"/>
                <w:sz w:val="16"/>
              </w:rPr>
              <w:t>4</w:t>
            </w:r>
          </w:p>
        </w:tc>
        <w:tc>
          <w:tcPr>
            <w:tcW w:w="5867" w:type="dxa"/>
          </w:tcPr>
          <w:p w:rsidR="001F02CF" w:rsidRDefault="001F02CF">
            <w:pPr>
              <w:spacing w:before="60"/>
              <w:rPr>
                <w:rFonts w:ascii="Arial" w:hAnsi="Arial" w:cs="Arial"/>
                <w:sz w:val="16"/>
              </w:rPr>
            </w:pPr>
            <w:r>
              <w:rPr>
                <w:rFonts w:ascii="Arial" w:hAnsi="Arial" w:cs="Arial"/>
                <w:sz w:val="16"/>
              </w:rPr>
              <w:t xml:space="preserve">Update </w:t>
            </w:r>
            <w:proofErr w:type="spellStart"/>
            <w:r>
              <w:rPr>
                <w:rFonts w:ascii="Arial" w:hAnsi="Arial" w:cs="Arial"/>
                <w:sz w:val="16"/>
              </w:rPr>
              <w:t>SetUpPll</w:t>
            </w:r>
            <w:proofErr w:type="spellEnd"/>
            <w:r>
              <w:rPr>
                <w:rFonts w:ascii="Arial" w:hAnsi="Arial" w:cs="Arial"/>
                <w:sz w:val="16"/>
              </w:rPr>
              <w:t xml:space="preserve"> code to check and recover from PLLSLIP and/or FBLSLIP</w:t>
            </w:r>
            <w:r w:rsidR="001A3CD5">
              <w:rPr>
                <w:rFonts w:ascii="Arial" w:hAnsi="Arial" w:cs="Arial"/>
                <w:sz w:val="16"/>
              </w:rPr>
              <w:t xml:space="preserve">. </w:t>
            </w:r>
            <w:r w:rsidR="001A3CD5" w:rsidRPr="001A3CD5">
              <w:rPr>
                <w:rFonts w:ascii="Arial" w:hAnsi="Arial" w:cs="Arial"/>
                <w:sz w:val="16"/>
              </w:rPr>
              <w:t xml:space="preserve">Modified </w:t>
            </w:r>
            <w:proofErr w:type="spellStart"/>
            <w:r w:rsidR="001A3CD5" w:rsidRPr="001A3CD5">
              <w:rPr>
                <w:rFonts w:ascii="Arial" w:hAnsi="Arial" w:cs="Arial"/>
                <w:sz w:val="16"/>
              </w:rPr>
              <w:t>SetUpPll</w:t>
            </w:r>
            <w:proofErr w:type="spellEnd"/>
            <w:r w:rsidR="001A3CD5" w:rsidRPr="001A3CD5">
              <w:rPr>
                <w:rFonts w:ascii="Arial" w:hAnsi="Arial" w:cs="Arial"/>
                <w:sz w:val="16"/>
              </w:rPr>
              <w:t xml:space="preserve"> code</w:t>
            </w:r>
            <w:r w:rsidR="001A3CD5">
              <w:rPr>
                <w:rFonts w:ascii="Arial" w:hAnsi="Arial" w:cs="Arial"/>
                <w:sz w:val="16"/>
              </w:rPr>
              <w:t xml:space="preserve">, </w:t>
            </w:r>
            <w:r w:rsidR="001A3CD5" w:rsidRPr="001A3CD5">
              <w:rPr>
                <w:rFonts w:ascii="Arial" w:hAnsi="Arial" w:cs="Arial"/>
                <w:sz w:val="16"/>
              </w:rPr>
              <w:t xml:space="preserve">Updated the </w:t>
            </w:r>
            <w:proofErr w:type="spellStart"/>
            <w:r w:rsidR="001A3CD5" w:rsidRPr="001A3CD5">
              <w:rPr>
                <w:rFonts w:ascii="Arial" w:hAnsi="Arial" w:cs="Arial"/>
                <w:sz w:val="16"/>
              </w:rPr>
              <w:t>TrimLPO</w:t>
            </w:r>
            <w:proofErr w:type="spellEnd"/>
            <w:r w:rsidR="001A3CD5" w:rsidRPr="001A3CD5">
              <w:rPr>
                <w:rFonts w:ascii="Arial" w:hAnsi="Arial" w:cs="Arial"/>
                <w:sz w:val="16"/>
              </w:rPr>
              <w:t xml:space="preserve"> function and added delay() function</w:t>
            </w:r>
          </w:p>
        </w:tc>
        <w:tc>
          <w:tcPr>
            <w:tcW w:w="1462" w:type="dxa"/>
          </w:tcPr>
          <w:p w:rsidR="001F02CF" w:rsidRDefault="001A3CD5" w:rsidP="00FC10F5">
            <w:pPr>
              <w:spacing w:before="60"/>
              <w:rPr>
                <w:rFonts w:ascii="Arial" w:hAnsi="Arial" w:cs="Arial"/>
                <w:sz w:val="16"/>
              </w:rPr>
            </w:pPr>
            <w:r w:rsidRPr="001A3CD5">
              <w:rPr>
                <w:rFonts w:ascii="Arial" w:hAnsi="Arial" w:cs="Arial"/>
                <w:sz w:val="16"/>
              </w:rPr>
              <w:t>09/14/12</w:t>
            </w:r>
          </w:p>
        </w:tc>
        <w:tc>
          <w:tcPr>
            <w:tcW w:w="1081" w:type="dxa"/>
          </w:tcPr>
          <w:p w:rsidR="001F02CF" w:rsidRDefault="00485A48">
            <w:pPr>
              <w:spacing w:before="60"/>
              <w:rPr>
                <w:rFonts w:ascii="Arial" w:hAnsi="Arial" w:cs="Arial"/>
                <w:sz w:val="16"/>
              </w:rPr>
            </w:pPr>
            <w:r>
              <w:rPr>
                <w:rFonts w:ascii="Arial" w:hAnsi="Arial" w:cs="Arial"/>
                <w:sz w:val="16"/>
              </w:rPr>
              <w:t>BG</w:t>
            </w:r>
            <w:r w:rsidR="001A3CD5">
              <w:rPr>
                <w:rFonts w:ascii="Arial" w:hAnsi="Arial" w:cs="Arial"/>
                <w:sz w:val="16"/>
              </w:rPr>
              <w:t>, BDO</w:t>
            </w:r>
          </w:p>
        </w:tc>
      </w:tr>
      <w:tr w:rsidR="002853A4" w:rsidTr="001A3CD5">
        <w:tc>
          <w:tcPr>
            <w:tcW w:w="611" w:type="dxa"/>
          </w:tcPr>
          <w:p w:rsidR="002853A4" w:rsidRDefault="001A3CD5">
            <w:pPr>
              <w:spacing w:before="60"/>
              <w:rPr>
                <w:rFonts w:ascii="Arial" w:hAnsi="Arial" w:cs="Arial"/>
                <w:sz w:val="16"/>
              </w:rPr>
            </w:pPr>
            <w:r>
              <w:rPr>
                <w:rFonts w:ascii="Arial" w:hAnsi="Arial" w:cs="Arial"/>
                <w:sz w:val="16"/>
              </w:rPr>
              <w:t>5</w:t>
            </w:r>
          </w:p>
        </w:tc>
        <w:tc>
          <w:tcPr>
            <w:tcW w:w="652" w:type="dxa"/>
          </w:tcPr>
          <w:p w:rsidR="002853A4" w:rsidRDefault="001A3CD5">
            <w:pPr>
              <w:spacing w:before="60"/>
              <w:rPr>
                <w:rFonts w:ascii="Arial" w:hAnsi="Arial" w:cs="Arial"/>
                <w:sz w:val="16"/>
              </w:rPr>
            </w:pPr>
            <w:r>
              <w:rPr>
                <w:rFonts w:ascii="Arial" w:hAnsi="Arial" w:cs="Arial"/>
                <w:sz w:val="16"/>
              </w:rPr>
              <w:t>5</w:t>
            </w:r>
          </w:p>
        </w:tc>
        <w:tc>
          <w:tcPr>
            <w:tcW w:w="5867" w:type="dxa"/>
          </w:tcPr>
          <w:p w:rsidR="002853A4" w:rsidRDefault="002853A4">
            <w:pPr>
              <w:spacing w:before="60"/>
              <w:rPr>
                <w:rFonts w:ascii="Arial" w:hAnsi="Arial" w:cs="Arial"/>
                <w:sz w:val="16"/>
              </w:rPr>
            </w:pPr>
            <w:r>
              <w:rPr>
                <w:rFonts w:ascii="Arial" w:hAnsi="Arial" w:cs="Arial"/>
                <w:sz w:val="16"/>
              </w:rPr>
              <w:t>Updated PLL settings for clock change to 150MHz</w:t>
            </w:r>
          </w:p>
        </w:tc>
        <w:tc>
          <w:tcPr>
            <w:tcW w:w="1462" w:type="dxa"/>
          </w:tcPr>
          <w:p w:rsidR="002853A4" w:rsidRPr="00485A48" w:rsidRDefault="002853A4" w:rsidP="00FC10F5">
            <w:pPr>
              <w:spacing w:before="60"/>
              <w:rPr>
                <w:rFonts w:ascii="Arial" w:hAnsi="Arial" w:cs="Arial"/>
                <w:sz w:val="16"/>
              </w:rPr>
            </w:pPr>
            <w:r>
              <w:rPr>
                <w:rFonts w:ascii="Arial" w:hAnsi="Arial" w:cs="Arial"/>
                <w:sz w:val="16"/>
              </w:rPr>
              <w:t>10/12/12</w:t>
            </w:r>
          </w:p>
        </w:tc>
        <w:tc>
          <w:tcPr>
            <w:tcW w:w="1081" w:type="dxa"/>
          </w:tcPr>
          <w:p w:rsidR="002853A4" w:rsidRDefault="002853A4">
            <w:pPr>
              <w:spacing w:before="60"/>
              <w:rPr>
                <w:rFonts w:ascii="Arial" w:hAnsi="Arial" w:cs="Arial"/>
                <w:sz w:val="16"/>
              </w:rPr>
            </w:pPr>
            <w:r>
              <w:rPr>
                <w:rFonts w:ascii="Arial" w:hAnsi="Arial" w:cs="Arial"/>
                <w:sz w:val="16"/>
              </w:rPr>
              <w:t>BWL</w:t>
            </w:r>
          </w:p>
        </w:tc>
      </w:tr>
      <w:tr w:rsidR="00391422" w:rsidTr="001A3CD5">
        <w:tc>
          <w:tcPr>
            <w:tcW w:w="611" w:type="dxa"/>
          </w:tcPr>
          <w:p w:rsidR="00391422" w:rsidRDefault="00391422">
            <w:pPr>
              <w:spacing w:before="60"/>
              <w:rPr>
                <w:rFonts w:ascii="Arial" w:hAnsi="Arial" w:cs="Arial"/>
                <w:sz w:val="16"/>
              </w:rPr>
            </w:pPr>
            <w:r>
              <w:rPr>
                <w:rFonts w:ascii="Arial" w:hAnsi="Arial" w:cs="Arial"/>
                <w:sz w:val="16"/>
              </w:rPr>
              <w:t>6</w:t>
            </w:r>
          </w:p>
        </w:tc>
        <w:tc>
          <w:tcPr>
            <w:tcW w:w="652" w:type="dxa"/>
          </w:tcPr>
          <w:p w:rsidR="00391422" w:rsidRDefault="00391422">
            <w:pPr>
              <w:spacing w:before="60"/>
              <w:rPr>
                <w:rFonts w:ascii="Arial" w:hAnsi="Arial" w:cs="Arial"/>
                <w:sz w:val="16"/>
              </w:rPr>
            </w:pPr>
            <w:r>
              <w:rPr>
                <w:rFonts w:ascii="Arial" w:hAnsi="Arial" w:cs="Arial"/>
                <w:sz w:val="16"/>
              </w:rPr>
              <w:t>6</w:t>
            </w:r>
          </w:p>
        </w:tc>
        <w:tc>
          <w:tcPr>
            <w:tcW w:w="5867" w:type="dxa"/>
          </w:tcPr>
          <w:p w:rsidR="00391422" w:rsidRDefault="00391422" w:rsidP="00391422">
            <w:pPr>
              <w:spacing w:before="60"/>
              <w:rPr>
                <w:rFonts w:ascii="Arial" w:hAnsi="Arial" w:cs="Arial"/>
                <w:sz w:val="16"/>
              </w:rPr>
            </w:pPr>
            <w:r>
              <w:rPr>
                <w:rFonts w:ascii="Arial" w:hAnsi="Arial" w:cs="Arial"/>
                <w:sz w:val="16"/>
              </w:rPr>
              <w:t xml:space="preserve">Made PLL configurable and tied flash </w:t>
            </w:r>
            <w:proofErr w:type="spellStart"/>
            <w:r>
              <w:rPr>
                <w:rFonts w:ascii="Arial" w:hAnsi="Arial" w:cs="Arial"/>
                <w:sz w:val="16"/>
              </w:rPr>
              <w:t>waitstate</w:t>
            </w:r>
            <w:proofErr w:type="spellEnd"/>
            <w:r>
              <w:rPr>
                <w:rFonts w:ascii="Arial" w:hAnsi="Arial" w:cs="Arial"/>
                <w:sz w:val="16"/>
              </w:rPr>
              <w:t xml:space="preserve"> settings to frequency</w:t>
            </w:r>
          </w:p>
        </w:tc>
        <w:tc>
          <w:tcPr>
            <w:tcW w:w="1462" w:type="dxa"/>
          </w:tcPr>
          <w:p w:rsidR="00391422" w:rsidRDefault="00391422" w:rsidP="00FC10F5">
            <w:pPr>
              <w:spacing w:before="60"/>
              <w:rPr>
                <w:rFonts w:ascii="Arial" w:hAnsi="Arial" w:cs="Arial"/>
                <w:sz w:val="16"/>
              </w:rPr>
            </w:pPr>
            <w:r>
              <w:rPr>
                <w:rFonts w:ascii="Arial" w:hAnsi="Arial" w:cs="Arial"/>
                <w:sz w:val="16"/>
              </w:rPr>
              <w:t>02/14/13</w:t>
            </w:r>
          </w:p>
        </w:tc>
        <w:tc>
          <w:tcPr>
            <w:tcW w:w="1081" w:type="dxa"/>
          </w:tcPr>
          <w:p w:rsidR="00391422" w:rsidRDefault="00391422">
            <w:pPr>
              <w:spacing w:before="60"/>
              <w:rPr>
                <w:rFonts w:ascii="Arial" w:hAnsi="Arial" w:cs="Arial"/>
                <w:sz w:val="16"/>
              </w:rPr>
            </w:pPr>
            <w:r>
              <w:rPr>
                <w:rFonts w:ascii="Arial" w:hAnsi="Arial" w:cs="Arial"/>
                <w:sz w:val="16"/>
              </w:rPr>
              <w:t>LWW</w:t>
            </w:r>
          </w:p>
        </w:tc>
      </w:tr>
      <w:tr w:rsidR="00A81EC7" w:rsidTr="001A3CD5">
        <w:tc>
          <w:tcPr>
            <w:tcW w:w="611" w:type="dxa"/>
          </w:tcPr>
          <w:p w:rsidR="00A81EC7" w:rsidRDefault="00A81EC7">
            <w:pPr>
              <w:spacing w:before="60"/>
              <w:rPr>
                <w:rFonts w:ascii="Arial" w:hAnsi="Arial" w:cs="Arial"/>
                <w:sz w:val="16"/>
              </w:rPr>
            </w:pPr>
            <w:r>
              <w:rPr>
                <w:rFonts w:ascii="Arial" w:hAnsi="Arial" w:cs="Arial"/>
                <w:sz w:val="16"/>
              </w:rPr>
              <w:t>7</w:t>
            </w:r>
          </w:p>
        </w:tc>
        <w:tc>
          <w:tcPr>
            <w:tcW w:w="652" w:type="dxa"/>
          </w:tcPr>
          <w:p w:rsidR="00A81EC7" w:rsidRDefault="00A81EC7">
            <w:pPr>
              <w:spacing w:before="60"/>
              <w:rPr>
                <w:rFonts w:ascii="Arial" w:hAnsi="Arial" w:cs="Arial"/>
                <w:sz w:val="16"/>
              </w:rPr>
            </w:pPr>
            <w:r>
              <w:rPr>
                <w:rFonts w:ascii="Arial" w:hAnsi="Arial" w:cs="Arial"/>
                <w:sz w:val="16"/>
              </w:rPr>
              <w:t>7</w:t>
            </w:r>
          </w:p>
        </w:tc>
        <w:tc>
          <w:tcPr>
            <w:tcW w:w="5867" w:type="dxa"/>
          </w:tcPr>
          <w:p w:rsidR="00A81EC7" w:rsidRDefault="00A81EC7" w:rsidP="00391422">
            <w:pPr>
              <w:spacing w:before="60"/>
              <w:rPr>
                <w:rFonts w:ascii="Arial" w:hAnsi="Arial" w:cs="Arial"/>
                <w:sz w:val="16"/>
              </w:rPr>
            </w:pPr>
            <w:r>
              <w:rPr>
                <w:rFonts w:ascii="Arial" w:hAnsi="Arial" w:cs="Arial"/>
                <w:sz w:val="16"/>
              </w:rPr>
              <w:t xml:space="preserve">Made RAM </w:t>
            </w:r>
            <w:proofErr w:type="spellStart"/>
            <w:r>
              <w:rPr>
                <w:rFonts w:ascii="Arial" w:hAnsi="Arial" w:cs="Arial"/>
                <w:sz w:val="16"/>
              </w:rPr>
              <w:t>pbist</w:t>
            </w:r>
            <w:proofErr w:type="spellEnd"/>
            <w:r>
              <w:rPr>
                <w:rFonts w:ascii="Arial" w:hAnsi="Arial" w:cs="Arial"/>
                <w:sz w:val="16"/>
              </w:rPr>
              <w:t xml:space="preserve"> only run on banks enabled in OTP memory</w:t>
            </w:r>
          </w:p>
        </w:tc>
        <w:tc>
          <w:tcPr>
            <w:tcW w:w="1462" w:type="dxa"/>
          </w:tcPr>
          <w:p w:rsidR="00A81EC7" w:rsidRDefault="00A81EC7" w:rsidP="00FC10F5">
            <w:pPr>
              <w:spacing w:before="60"/>
              <w:rPr>
                <w:rFonts w:ascii="Arial" w:hAnsi="Arial" w:cs="Arial"/>
                <w:sz w:val="16"/>
              </w:rPr>
            </w:pPr>
            <w:r>
              <w:rPr>
                <w:rFonts w:ascii="Arial" w:hAnsi="Arial" w:cs="Arial"/>
                <w:sz w:val="16"/>
              </w:rPr>
              <w:t>02/15/</w:t>
            </w:r>
            <w:r w:rsidR="00635F39">
              <w:rPr>
                <w:rFonts w:ascii="Arial" w:hAnsi="Arial" w:cs="Arial"/>
                <w:sz w:val="16"/>
              </w:rPr>
              <w:t>13</w:t>
            </w:r>
          </w:p>
        </w:tc>
        <w:tc>
          <w:tcPr>
            <w:tcW w:w="1081" w:type="dxa"/>
          </w:tcPr>
          <w:p w:rsidR="00A81EC7" w:rsidRDefault="00A81EC7">
            <w:pPr>
              <w:spacing w:before="60"/>
              <w:rPr>
                <w:rFonts w:ascii="Arial" w:hAnsi="Arial" w:cs="Arial"/>
                <w:sz w:val="16"/>
              </w:rPr>
            </w:pPr>
            <w:r>
              <w:rPr>
                <w:rFonts w:ascii="Arial" w:hAnsi="Arial" w:cs="Arial"/>
                <w:sz w:val="16"/>
              </w:rPr>
              <w:t>BWL</w:t>
            </w:r>
          </w:p>
        </w:tc>
      </w:tr>
      <w:tr w:rsidR="00635F39" w:rsidTr="001A3CD5">
        <w:tc>
          <w:tcPr>
            <w:tcW w:w="611" w:type="dxa"/>
          </w:tcPr>
          <w:p w:rsidR="00635F39" w:rsidRDefault="00635F39">
            <w:pPr>
              <w:spacing w:before="60"/>
              <w:rPr>
                <w:rFonts w:ascii="Arial" w:hAnsi="Arial" w:cs="Arial"/>
                <w:sz w:val="16"/>
              </w:rPr>
            </w:pPr>
            <w:r>
              <w:rPr>
                <w:rFonts w:ascii="Arial" w:hAnsi="Arial" w:cs="Arial"/>
                <w:sz w:val="16"/>
              </w:rPr>
              <w:t>8</w:t>
            </w:r>
          </w:p>
        </w:tc>
        <w:tc>
          <w:tcPr>
            <w:tcW w:w="652" w:type="dxa"/>
          </w:tcPr>
          <w:p w:rsidR="00635F39" w:rsidRDefault="00635F39">
            <w:pPr>
              <w:spacing w:before="60"/>
              <w:rPr>
                <w:rFonts w:ascii="Arial" w:hAnsi="Arial" w:cs="Arial"/>
                <w:sz w:val="16"/>
              </w:rPr>
            </w:pPr>
            <w:r>
              <w:rPr>
                <w:rFonts w:ascii="Arial" w:hAnsi="Arial" w:cs="Arial"/>
                <w:sz w:val="16"/>
              </w:rPr>
              <w:t>8</w:t>
            </w:r>
          </w:p>
        </w:tc>
        <w:tc>
          <w:tcPr>
            <w:tcW w:w="5867" w:type="dxa"/>
          </w:tcPr>
          <w:p w:rsidR="00635F39" w:rsidRDefault="00635F39" w:rsidP="00391422">
            <w:pPr>
              <w:spacing w:before="60"/>
              <w:rPr>
                <w:rFonts w:ascii="Arial" w:hAnsi="Arial" w:cs="Arial"/>
                <w:sz w:val="16"/>
              </w:rPr>
            </w:pPr>
            <w:r>
              <w:rPr>
                <w:rFonts w:ascii="Arial" w:hAnsi="Arial" w:cs="Arial"/>
                <w:sz w:val="16"/>
              </w:rPr>
              <w:t>Correction for static register check</w:t>
            </w:r>
          </w:p>
        </w:tc>
        <w:tc>
          <w:tcPr>
            <w:tcW w:w="1462" w:type="dxa"/>
          </w:tcPr>
          <w:p w:rsidR="00635F39" w:rsidRDefault="00635F39" w:rsidP="00FC10F5">
            <w:pPr>
              <w:spacing w:before="60"/>
              <w:rPr>
                <w:rFonts w:ascii="Arial" w:hAnsi="Arial" w:cs="Arial"/>
                <w:sz w:val="16"/>
              </w:rPr>
            </w:pPr>
            <w:r>
              <w:rPr>
                <w:rFonts w:ascii="Arial" w:hAnsi="Arial" w:cs="Arial"/>
                <w:sz w:val="16"/>
              </w:rPr>
              <w:t>02/15/13</w:t>
            </w:r>
          </w:p>
        </w:tc>
        <w:tc>
          <w:tcPr>
            <w:tcW w:w="1081" w:type="dxa"/>
          </w:tcPr>
          <w:p w:rsidR="00635F39" w:rsidRDefault="00635F39">
            <w:pPr>
              <w:spacing w:before="60"/>
              <w:rPr>
                <w:rFonts w:ascii="Arial" w:hAnsi="Arial" w:cs="Arial"/>
                <w:sz w:val="16"/>
              </w:rPr>
            </w:pPr>
            <w:r>
              <w:rPr>
                <w:rFonts w:ascii="Arial" w:hAnsi="Arial" w:cs="Arial"/>
                <w:sz w:val="16"/>
              </w:rPr>
              <w:t>BWL</w:t>
            </w:r>
          </w:p>
        </w:tc>
      </w:tr>
      <w:tr w:rsidR="00466255" w:rsidTr="001A3CD5">
        <w:tc>
          <w:tcPr>
            <w:tcW w:w="611" w:type="dxa"/>
          </w:tcPr>
          <w:p w:rsidR="00466255" w:rsidRDefault="00466255">
            <w:pPr>
              <w:spacing w:before="60"/>
              <w:rPr>
                <w:rFonts w:ascii="Arial" w:hAnsi="Arial" w:cs="Arial"/>
                <w:sz w:val="16"/>
              </w:rPr>
            </w:pPr>
            <w:r>
              <w:rPr>
                <w:rFonts w:ascii="Arial" w:hAnsi="Arial" w:cs="Arial"/>
                <w:sz w:val="16"/>
              </w:rPr>
              <w:t>9</w:t>
            </w:r>
          </w:p>
        </w:tc>
        <w:tc>
          <w:tcPr>
            <w:tcW w:w="652" w:type="dxa"/>
          </w:tcPr>
          <w:p w:rsidR="00466255" w:rsidRDefault="00466255">
            <w:pPr>
              <w:spacing w:before="60"/>
              <w:rPr>
                <w:rFonts w:ascii="Arial" w:hAnsi="Arial" w:cs="Arial"/>
                <w:sz w:val="16"/>
              </w:rPr>
            </w:pPr>
            <w:r>
              <w:rPr>
                <w:rFonts w:ascii="Arial" w:hAnsi="Arial" w:cs="Arial"/>
                <w:sz w:val="16"/>
              </w:rPr>
              <w:t>9</w:t>
            </w:r>
          </w:p>
        </w:tc>
        <w:tc>
          <w:tcPr>
            <w:tcW w:w="5867" w:type="dxa"/>
          </w:tcPr>
          <w:p w:rsidR="00466255" w:rsidRDefault="00466255" w:rsidP="00391422">
            <w:pPr>
              <w:spacing w:before="60"/>
              <w:rPr>
                <w:rFonts w:ascii="Arial" w:hAnsi="Arial" w:cs="Arial"/>
                <w:sz w:val="16"/>
              </w:rPr>
            </w:pPr>
            <w:r>
              <w:rPr>
                <w:rFonts w:ascii="Arial" w:hAnsi="Arial" w:cs="Arial"/>
                <w:sz w:val="16"/>
              </w:rPr>
              <w:t>Added call to Startup to allow compilation of file in thumb mode</w:t>
            </w:r>
          </w:p>
        </w:tc>
        <w:tc>
          <w:tcPr>
            <w:tcW w:w="1462" w:type="dxa"/>
          </w:tcPr>
          <w:p w:rsidR="00466255" w:rsidRDefault="00466255" w:rsidP="00FC10F5">
            <w:pPr>
              <w:spacing w:before="60"/>
              <w:rPr>
                <w:rFonts w:ascii="Arial" w:hAnsi="Arial" w:cs="Arial"/>
                <w:sz w:val="16"/>
              </w:rPr>
            </w:pPr>
            <w:r>
              <w:rPr>
                <w:rFonts w:ascii="Arial" w:hAnsi="Arial" w:cs="Arial"/>
                <w:sz w:val="16"/>
              </w:rPr>
              <w:t>08/02/13</w:t>
            </w:r>
          </w:p>
        </w:tc>
        <w:tc>
          <w:tcPr>
            <w:tcW w:w="1081" w:type="dxa"/>
          </w:tcPr>
          <w:p w:rsidR="00466255" w:rsidRDefault="00466255">
            <w:pPr>
              <w:spacing w:before="60"/>
              <w:rPr>
                <w:rFonts w:ascii="Arial" w:hAnsi="Arial" w:cs="Arial"/>
                <w:sz w:val="16"/>
              </w:rPr>
            </w:pPr>
            <w:r>
              <w:rPr>
                <w:rFonts w:ascii="Arial" w:hAnsi="Arial" w:cs="Arial"/>
                <w:sz w:val="16"/>
              </w:rPr>
              <w:t>LWW</w:t>
            </w:r>
          </w:p>
        </w:tc>
      </w:tr>
      <w:tr w:rsidR="00334355" w:rsidTr="001A3CD5">
        <w:tc>
          <w:tcPr>
            <w:tcW w:w="611" w:type="dxa"/>
          </w:tcPr>
          <w:p w:rsidR="00334355" w:rsidRDefault="00334355">
            <w:pPr>
              <w:spacing w:before="60"/>
              <w:rPr>
                <w:rFonts w:ascii="Arial" w:hAnsi="Arial" w:cs="Arial"/>
                <w:sz w:val="16"/>
              </w:rPr>
            </w:pPr>
            <w:r>
              <w:rPr>
                <w:rFonts w:ascii="Arial" w:hAnsi="Arial" w:cs="Arial"/>
                <w:sz w:val="16"/>
              </w:rPr>
              <w:t>10</w:t>
            </w:r>
          </w:p>
        </w:tc>
        <w:tc>
          <w:tcPr>
            <w:tcW w:w="652" w:type="dxa"/>
          </w:tcPr>
          <w:p w:rsidR="00334355" w:rsidRDefault="00334355">
            <w:pPr>
              <w:spacing w:before="60"/>
              <w:rPr>
                <w:rFonts w:ascii="Arial" w:hAnsi="Arial" w:cs="Arial"/>
                <w:sz w:val="16"/>
              </w:rPr>
            </w:pPr>
            <w:r>
              <w:rPr>
                <w:rFonts w:ascii="Arial" w:hAnsi="Arial" w:cs="Arial"/>
                <w:sz w:val="16"/>
              </w:rPr>
              <w:t>10</w:t>
            </w:r>
          </w:p>
        </w:tc>
        <w:tc>
          <w:tcPr>
            <w:tcW w:w="5867" w:type="dxa"/>
          </w:tcPr>
          <w:p w:rsidR="00334355" w:rsidRDefault="00334355" w:rsidP="00391422">
            <w:pPr>
              <w:spacing w:before="60"/>
              <w:rPr>
                <w:rFonts w:ascii="Arial" w:hAnsi="Arial" w:cs="Arial"/>
                <w:sz w:val="16"/>
              </w:rPr>
            </w:pPr>
            <w:r>
              <w:rPr>
                <w:rFonts w:ascii="Arial" w:hAnsi="Arial" w:cs="Arial"/>
                <w:sz w:val="16"/>
              </w:rPr>
              <w:t>Enabled DMA Parity before initialization</w:t>
            </w:r>
          </w:p>
        </w:tc>
        <w:tc>
          <w:tcPr>
            <w:tcW w:w="1462" w:type="dxa"/>
          </w:tcPr>
          <w:p w:rsidR="00334355" w:rsidRDefault="00334355" w:rsidP="00FC10F5">
            <w:pPr>
              <w:spacing w:before="60"/>
              <w:rPr>
                <w:rFonts w:ascii="Arial" w:hAnsi="Arial" w:cs="Arial"/>
                <w:sz w:val="16"/>
              </w:rPr>
            </w:pPr>
            <w:r>
              <w:rPr>
                <w:rFonts w:ascii="Arial" w:hAnsi="Arial" w:cs="Arial"/>
                <w:sz w:val="16"/>
              </w:rPr>
              <w:t>04/29/14</w:t>
            </w:r>
          </w:p>
        </w:tc>
        <w:tc>
          <w:tcPr>
            <w:tcW w:w="1081" w:type="dxa"/>
          </w:tcPr>
          <w:p w:rsidR="00334355" w:rsidRDefault="00334355">
            <w:pPr>
              <w:spacing w:before="60"/>
              <w:rPr>
                <w:rFonts w:ascii="Arial" w:hAnsi="Arial" w:cs="Arial"/>
                <w:sz w:val="16"/>
              </w:rPr>
            </w:pPr>
            <w:r>
              <w:rPr>
                <w:rFonts w:ascii="Arial" w:hAnsi="Arial" w:cs="Arial"/>
                <w:sz w:val="16"/>
              </w:rPr>
              <w:t>BWL</w:t>
            </w:r>
          </w:p>
        </w:tc>
      </w:tr>
      <w:tr w:rsidR="007A0E98" w:rsidTr="001A3CD5">
        <w:trPr>
          <w:ins w:id="60" w:author="Kaur, Lovepreet" w:date="2014-05-12T10:53:00Z"/>
        </w:trPr>
        <w:tc>
          <w:tcPr>
            <w:tcW w:w="611" w:type="dxa"/>
          </w:tcPr>
          <w:p w:rsidR="007A0E98" w:rsidRDefault="007A0E98">
            <w:pPr>
              <w:spacing w:before="60"/>
              <w:rPr>
                <w:ins w:id="61" w:author="Kaur, Lovepreet" w:date="2014-05-12T10:53:00Z"/>
                <w:rFonts w:ascii="Arial" w:hAnsi="Arial" w:cs="Arial"/>
                <w:sz w:val="16"/>
              </w:rPr>
            </w:pPr>
            <w:ins w:id="62" w:author="Kaur, Lovepreet" w:date="2014-05-12T10:53:00Z">
              <w:r>
                <w:rPr>
                  <w:rFonts w:ascii="Arial" w:hAnsi="Arial" w:cs="Arial"/>
                  <w:sz w:val="16"/>
                </w:rPr>
                <w:t>11</w:t>
              </w:r>
            </w:ins>
          </w:p>
        </w:tc>
        <w:tc>
          <w:tcPr>
            <w:tcW w:w="652" w:type="dxa"/>
          </w:tcPr>
          <w:p w:rsidR="007A0E98" w:rsidRDefault="007A0E98">
            <w:pPr>
              <w:spacing w:before="60"/>
              <w:rPr>
                <w:ins w:id="63" w:author="Kaur, Lovepreet" w:date="2014-05-12T10:53:00Z"/>
                <w:rFonts w:ascii="Arial" w:hAnsi="Arial" w:cs="Arial"/>
                <w:sz w:val="16"/>
              </w:rPr>
            </w:pPr>
            <w:ins w:id="64" w:author="Kaur, Lovepreet" w:date="2014-05-12T10:53:00Z">
              <w:r>
                <w:rPr>
                  <w:rFonts w:ascii="Arial" w:hAnsi="Arial" w:cs="Arial"/>
                  <w:sz w:val="16"/>
                </w:rPr>
                <w:t>11</w:t>
              </w:r>
            </w:ins>
          </w:p>
        </w:tc>
        <w:tc>
          <w:tcPr>
            <w:tcW w:w="5867" w:type="dxa"/>
          </w:tcPr>
          <w:p w:rsidR="007A0E98" w:rsidRDefault="007A0E98" w:rsidP="00391422">
            <w:pPr>
              <w:spacing w:before="60"/>
              <w:rPr>
                <w:ins w:id="65" w:author="Kaur, Lovepreet" w:date="2014-05-12T10:53:00Z"/>
                <w:rFonts w:ascii="Arial" w:hAnsi="Arial" w:cs="Arial"/>
                <w:sz w:val="16"/>
              </w:rPr>
            </w:pPr>
            <w:ins w:id="66" w:author="Kaur, Lovepreet" w:date="2014-05-12T10:53:00Z">
              <w:r>
                <w:rPr>
                  <w:rFonts w:ascii="Arial" w:hAnsi="Arial" w:cs="Arial"/>
                  <w:sz w:val="16"/>
                </w:rPr>
                <w:t>Added Errata_PBIST_4()</w:t>
              </w:r>
            </w:ins>
            <w:ins w:id="67" w:author="Kaur, Lovepreet" w:date="2014-05-12T10:54:00Z">
              <w:r>
                <w:rPr>
                  <w:rFonts w:ascii="Arial" w:hAnsi="Arial" w:cs="Arial"/>
                  <w:sz w:val="16"/>
                </w:rPr>
                <w:t xml:space="preserve"> Local function  description in Section 5.4.23</w:t>
              </w:r>
            </w:ins>
          </w:p>
        </w:tc>
        <w:tc>
          <w:tcPr>
            <w:tcW w:w="1462" w:type="dxa"/>
          </w:tcPr>
          <w:p w:rsidR="007A0E98" w:rsidRDefault="007A0E98" w:rsidP="00FC10F5">
            <w:pPr>
              <w:spacing w:before="60"/>
              <w:rPr>
                <w:ins w:id="68" w:author="Kaur, Lovepreet" w:date="2014-05-12T10:53:00Z"/>
                <w:rFonts w:ascii="Arial" w:hAnsi="Arial" w:cs="Arial"/>
                <w:sz w:val="16"/>
              </w:rPr>
            </w:pPr>
            <w:ins w:id="69" w:author="Kaur, Lovepreet" w:date="2014-05-12T10:53:00Z">
              <w:r>
                <w:rPr>
                  <w:rFonts w:ascii="Arial" w:hAnsi="Arial" w:cs="Arial"/>
                  <w:sz w:val="16"/>
                </w:rPr>
                <w:t>05/12/2014</w:t>
              </w:r>
            </w:ins>
          </w:p>
        </w:tc>
        <w:tc>
          <w:tcPr>
            <w:tcW w:w="1081" w:type="dxa"/>
          </w:tcPr>
          <w:p w:rsidR="007A0E98" w:rsidRDefault="007A0E98">
            <w:pPr>
              <w:spacing w:before="60"/>
              <w:rPr>
                <w:ins w:id="70" w:author="Kaur, Lovepreet" w:date="2014-05-12T10:53:00Z"/>
                <w:rFonts w:ascii="Arial" w:hAnsi="Arial" w:cs="Arial"/>
                <w:sz w:val="16"/>
              </w:rPr>
            </w:pPr>
            <w:ins w:id="71" w:author="Kaur, Lovepreet" w:date="2014-05-12T10:54:00Z">
              <w:r>
                <w:rPr>
                  <w:rFonts w:ascii="Arial" w:hAnsi="Arial" w:cs="Arial"/>
                  <w:sz w:val="16"/>
                </w:rPr>
                <w:t>LK</w:t>
              </w:r>
            </w:ins>
          </w:p>
        </w:tc>
      </w:tr>
    </w:tbl>
    <w:p w:rsidR="00107819" w:rsidRDefault="00107819">
      <w:bookmarkStart w:id="72" w:name="_GoBack"/>
      <w:bookmarkEnd w:id="72"/>
    </w:p>
    <w:sectPr w:rsidR="00107819" w:rsidSect="00937013">
      <w:headerReference w:type="default" r:id="rId68"/>
      <w:footerReference w:type="default" r:id="rId6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03D7" w:rsidRDefault="009703D7">
      <w:r>
        <w:separator/>
      </w:r>
    </w:p>
  </w:endnote>
  <w:endnote w:type="continuationSeparator" w:id="0">
    <w:p w:rsidR="009703D7" w:rsidRDefault="009703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CA1" w:rsidRDefault="006C3CA1">
    <w:pPr>
      <w:pStyle w:val="Footer"/>
    </w:pPr>
    <w:r>
      <w:rPr>
        <w:snapToGrid w:val="0"/>
      </w:rPr>
      <w:tab/>
    </w:r>
    <w:fldSimple w:instr=" DOCPROPERTY &quot;Company&quot;  \* MERGEFORMAT ">
      <w:r w:rsidRPr="006072EB">
        <w:rPr>
          <w:rFonts w:ascii="Times" w:hAnsi="Times"/>
          <w:caps/>
          <w:snapToGrid w:val="0"/>
        </w:rPr>
        <w:t>Nexteer</w:t>
      </w:r>
    </w:fldSimple>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03D7" w:rsidRDefault="009703D7">
      <w:r>
        <w:separator/>
      </w:r>
    </w:p>
  </w:footnote>
  <w:footnote w:type="continuationSeparator" w:id="0">
    <w:p w:rsidR="009703D7" w:rsidRDefault="009703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3CA1" w:rsidRDefault="006C3CA1">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6C3CA1">
      <w:trPr>
        <w:cantSplit/>
      </w:trPr>
      <w:tc>
        <w:tcPr>
          <w:tcW w:w="990" w:type="dxa"/>
        </w:tcPr>
        <w:p w:rsidR="006C3CA1" w:rsidRDefault="006C3CA1">
          <w:pPr>
            <w:pStyle w:val="Header"/>
          </w:pPr>
          <w:r>
            <w:t>Title:</w:t>
          </w:r>
        </w:p>
      </w:tc>
      <w:tc>
        <w:tcPr>
          <w:tcW w:w="5400" w:type="dxa"/>
          <w:gridSpan w:val="3"/>
          <w:vMerge w:val="restart"/>
        </w:tcPr>
        <w:p w:rsidR="006C3CA1" w:rsidRDefault="006C3CA1">
          <w:pPr>
            <w:pStyle w:val="Header"/>
          </w:pPr>
          <w:r>
            <w:fldChar w:fldCharType="begin"/>
          </w:r>
          <w:r>
            <w:instrText xml:space="preserve"> DOCPROPERTY "Document Title"  \* MERGEFORMAT </w:instrText>
          </w:r>
          <w:r>
            <w:fldChar w:fldCharType="separate"/>
          </w:r>
          <w:r>
            <w:t xml:space="preserve">TMS570 Startup - </w:t>
          </w:r>
          <w:proofErr w:type="spellStart"/>
          <w:r>
            <w:t>SysStartup</w:t>
          </w:r>
          <w:proofErr w:type="spellEnd"/>
          <w:r>
            <w:fldChar w:fldCharType="end"/>
          </w:r>
        </w:p>
        <w:p w:rsidR="006C3CA1" w:rsidRDefault="006C3CA1" w:rsidP="001A574F">
          <w:pPr>
            <w:pStyle w:val="Header"/>
            <w:tabs>
              <w:tab w:val="clear" w:pos="4320"/>
              <w:tab w:val="clear" w:pos="8640"/>
              <w:tab w:val="center" w:pos="2592"/>
            </w:tabs>
          </w:pPr>
          <w:fldSimple w:instr=" DOCPROPERTY &quot;Product Line&quot;  \* MERGEFORMAT ">
            <w:r>
              <w:t>Gen II+ EPS EA3</w:t>
            </w:r>
          </w:fldSimple>
          <w:r>
            <w:tab/>
          </w:r>
        </w:p>
      </w:tc>
      <w:tc>
        <w:tcPr>
          <w:tcW w:w="1170" w:type="dxa"/>
        </w:tcPr>
        <w:p w:rsidR="006C3CA1" w:rsidRDefault="006C3CA1">
          <w:pPr>
            <w:pStyle w:val="Header"/>
          </w:pPr>
          <w:r>
            <w:t>Revision:</w:t>
          </w:r>
        </w:p>
      </w:tc>
      <w:tc>
        <w:tcPr>
          <w:tcW w:w="1350" w:type="dxa"/>
        </w:tcPr>
        <w:p w:rsidR="006C3CA1" w:rsidRDefault="006C3CA1">
          <w:pPr>
            <w:pStyle w:val="Header"/>
          </w:pPr>
          <w:r>
            <w:t>1</w:t>
          </w:r>
          <w:ins w:id="73" w:author="Kaur, Lovepreet" w:date="2014-05-09T16:02:00Z">
            <w:r>
              <w:t>1</w:t>
            </w:r>
          </w:ins>
          <w:del w:id="74" w:author="Kaur, Lovepreet" w:date="2014-05-09T16:02:00Z">
            <w:r w:rsidDel="00297DB6">
              <w:delText>0</w:delText>
            </w:r>
          </w:del>
        </w:p>
      </w:tc>
    </w:tr>
    <w:tr w:rsidR="006C3CA1">
      <w:trPr>
        <w:cantSplit/>
      </w:trPr>
      <w:tc>
        <w:tcPr>
          <w:tcW w:w="990" w:type="dxa"/>
        </w:tcPr>
        <w:p w:rsidR="006C3CA1" w:rsidRDefault="006C3CA1">
          <w:pPr>
            <w:pStyle w:val="Header"/>
          </w:pPr>
          <w:r>
            <w:t xml:space="preserve">Product:     </w:t>
          </w:r>
        </w:p>
      </w:tc>
      <w:tc>
        <w:tcPr>
          <w:tcW w:w="5400" w:type="dxa"/>
          <w:gridSpan w:val="3"/>
          <w:vMerge/>
        </w:tcPr>
        <w:p w:rsidR="006C3CA1" w:rsidRDefault="006C3CA1">
          <w:pPr>
            <w:pStyle w:val="Header"/>
            <w:jc w:val="center"/>
          </w:pPr>
        </w:p>
      </w:tc>
      <w:tc>
        <w:tcPr>
          <w:tcW w:w="1170" w:type="dxa"/>
        </w:tcPr>
        <w:p w:rsidR="006C3CA1" w:rsidRDefault="006C3CA1">
          <w:pPr>
            <w:pStyle w:val="Header"/>
          </w:pPr>
          <w:r>
            <w:t>Rev. Date:</w:t>
          </w:r>
        </w:p>
      </w:tc>
      <w:tc>
        <w:tcPr>
          <w:tcW w:w="1350" w:type="dxa"/>
        </w:tcPr>
        <w:p w:rsidR="006C3CA1" w:rsidRDefault="006C3CA1">
          <w:pPr>
            <w:pStyle w:val="Header"/>
          </w:pPr>
          <w:ins w:id="75" w:author="Kaur, Lovepreet" w:date="2014-05-09T16:02:00Z">
            <w:r>
              <w:t>May-09-14</w:t>
            </w:r>
          </w:ins>
          <w:del w:id="76" w:author="Kaur, Lovepreet" w:date="2014-05-09T16:02:00Z">
            <w:r w:rsidDel="00297DB6">
              <w:fldChar w:fldCharType="begin"/>
            </w:r>
            <w:r w:rsidDel="00297DB6">
              <w:delInstrText xml:space="preserve"> SAVEDATE \@ "d-MMM-yy" \* MERGEFORMAT </w:delInstrText>
            </w:r>
            <w:r w:rsidDel="00297DB6">
              <w:fldChar w:fldCharType="separate"/>
            </w:r>
            <w:r w:rsidDel="00297DB6">
              <w:rPr>
                <w:noProof/>
              </w:rPr>
              <w:delText>29-Apr-14</w:delText>
            </w:r>
            <w:r w:rsidDel="00297DB6">
              <w:rPr>
                <w:noProof/>
              </w:rPr>
              <w:fldChar w:fldCharType="end"/>
            </w:r>
          </w:del>
        </w:p>
      </w:tc>
    </w:tr>
    <w:tr w:rsidR="006C3CA1">
      <w:trPr>
        <w:cantSplit/>
      </w:trPr>
      <w:tc>
        <w:tcPr>
          <w:tcW w:w="990" w:type="dxa"/>
        </w:tcPr>
        <w:p w:rsidR="006C3CA1" w:rsidRDefault="006C3CA1">
          <w:pPr>
            <w:pStyle w:val="Header"/>
          </w:pPr>
          <w:r>
            <w:t>Group:</w:t>
          </w:r>
        </w:p>
      </w:tc>
      <w:tc>
        <w:tcPr>
          <w:tcW w:w="1530" w:type="dxa"/>
        </w:tcPr>
        <w:p w:rsidR="006C3CA1" w:rsidRDefault="006C3CA1">
          <w:pPr>
            <w:pStyle w:val="Header"/>
          </w:pPr>
          <w:r>
            <w:t>ESG</w:t>
          </w:r>
        </w:p>
      </w:tc>
      <w:tc>
        <w:tcPr>
          <w:tcW w:w="1260" w:type="dxa"/>
        </w:tcPr>
        <w:p w:rsidR="006C3CA1" w:rsidRDefault="006C3CA1">
          <w:pPr>
            <w:pStyle w:val="Header"/>
          </w:pPr>
          <w:r>
            <w:t>Originator:</w:t>
          </w:r>
        </w:p>
      </w:tc>
      <w:tc>
        <w:tcPr>
          <w:tcW w:w="2610" w:type="dxa"/>
        </w:tcPr>
        <w:p w:rsidR="006C3CA1" w:rsidRDefault="006C3CA1">
          <w:pPr>
            <w:pStyle w:val="Header"/>
          </w:pPr>
          <w:proofErr w:type="spellStart"/>
          <w:ins w:id="77" w:author="Kaur, Lovepreet" w:date="2014-05-09T16:02:00Z">
            <w:r>
              <w:t>Lovepreet</w:t>
            </w:r>
            <w:proofErr w:type="spellEnd"/>
            <w:r>
              <w:t xml:space="preserve"> Kaur (gz7pm0)</w:t>
            </w:r>
          </w:ins>
          <w:del w:id="78" w:author="Kaur, Lovepreet" w:date="2014-05-09T16:02:00Z">
            <w:r w:rsidDel="00297DB6">
              <w:delText>Blake Latchford (zz4r1x)</w:delText>
            </w:r>
          </w:del>
        </w:p>
      </w:tc>
      <w:tc>
        <w:tcPr>
          <w:tcW w:w="1170" w:type="dxa"/>
        </w:tcPr>
        <w:p w:rsidR="006C3CA1" w:rsidRDefault="006C3CA1">
          <w:pPr>
            <w:pStyle w:val="Header"/>
          </w:pPr>
          <w:r>
            <w:t>Page:</w:t>
          </w:r>
        </w:p>
      </w:tc>
      <w:tc>
        <w:tcPr>
          <w:tcW w:w="1350" w:type="dxa"/>
        </w:tcPr>
        <w:p w:rsidR="006C3CA1" w:rsidRDefault="006C3CA1">
          <w:pPr>
            <w:pStyle w:val="Header"/>
          </w:pPr>
          <w:r>
            <w:rPr>
              <w:rStyle w:val="PageNumber"/>
            </w:rPr>
            <w:fldChar w:fldCharType="begin"/>
          </w:r>
          <w:r>
            <w:rPr>
              <w:rStyle w:val="PageNumber"/>
            </w:rPr>
            <w:instrText xml:space="preserve"> PAGE </w:instrText>
          </w:r>
          <w:r>
            <w:rPr>
              <w:rStyle w:val="PageNumber"/>
            </w:rPr>
            <w:fldChar w:fldCharType="separate"/>
          </w:r>
          <w:r w:rsidR="007A0E98">
            <w:rPr>
              <w:rStyle w:val="PageNumber"/>
              <w:noProof/>
            </w:rPr>
            <w:t>44</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7A0E98">
            <w:rPr>
              <w:rStyle w:val="PageNumber"/>
              <w:noProof/>
            </w:rPr>
            <w:t>45</w:t>
          </w:r>
          <w:r>
            <w:rPr>
              <w:rStyle w:val="PageNumber"/>
            </w:rPr>
            <w:fldChar w:fldCharType="end"/>
          </w:r>
        </w:p>
      </w:tc>
    </w:tr>
  </w:tbl>
  <w:p w:rsidR="006C3CA1" w:rsidRDefault="006C3CA1">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F98181F"/>
    <w:multiLevelType w:val="hybridMultilevel"/>
    <w:tmpl w:val="45D4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7">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10">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0"/>
  </w:num>
  <w:num w:numId="2">
    <w:abstractNumId w:val="9"/>
  </w:num>
  <w:num w:numId="3">
    <w:abstractNumId w:val="6"/>
  </w:num>
  <w:num w:numId="4">
    <w:abstractNumId w:val="0"/>
  </w:num>
  <w:num w:numId="5">
    <w:abstractNumId w:val="5"/>
  </w:num>
  <w:num w:numId="6">
    <w:abstractNumId w:val="1"/>
  </w:num>
  <w:num w:numId="7">
    <w:abstractNumId w:val="2"/>
  </w:num>
  <w:num w:numId="8">
    <w:abstractNumId w:val="3"/>
  </w:num>
  <w:num w:numId="9">
    <w:abstractNumId w:val="8"/>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trackRevision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3F7"/>
    <w:rsid w:val="00000BE6"/>
    <w:rsid w:val="00034213"/>
    <w:rsid w:val="00034778"/>
    <w:rsid w:val="0004591D"/>
    <w:rsid w:val="00076EFA"/>
    <w:rsid w:val="0008082F"/>
    <w:rsid w:val="0008556A"/>
    <w:rsid w:val="000E4509"/>
    <w:rsid w:val="000F1B96"/>
    <w:rsid w:val="000F4C16"/>
    <w:rsid w:val="00107819"/>
    <w:rsid w:val="001107F6"/>
    <w:rsid w:val="0011218E"/>
    <w:rsid w:val="0012722C"/>
    <w:rsid w:val="001330A5"/>
    <w:rsid w:val="00133251"/>
    <w:rsid w:val="001379B2"/>
    <w:rsid w:val="00150ADE"/>
    <w:rsid w:val="00157F46"/>
    <w:rsid w:val="001A3CD5"/>
    <w:rsid w:val="001A574F"/>
    <w:rsid w:val="001A6408"/>
    <w:rsid w:val="001A7A7D"/>
    <w:rsid w:val="001B0924"/>
    <w:rsid w:val="001B20B9"/>
    <w:rsid w:val="001B60DF"/>
    <w:rsid w:val="001C4353"/>
    <w:rsid w:val="001C7E3F"/>
    <w:rsid w:val="001D03D2"/>
    <w:rsid w:val="001E268A"/>
    <w:rsid w:val="001E2D24"/>
    <w:rsid w:val="001E6458"/>
    <w:rsid w:val="001F02CF"/>
    <w:rsid w:val="001F09B2"/>
    <w:rsid w:val="001F445C"/>
    <w:rsid w:val="001F5FEC"/>
    <w:rsid w:val="001F768A"/>
    <w:rsid w:val="00206ADE"/>
    <w:rsid w:val="0020722A"/>
    <w:rsid w:val="00212ED2"/>
    <w:rsid w:val="0021745F"/>
    <w:rsid w:val="00227CCD"/>
    <w:rsid w:val="00236372"/>
    <w:rsid w:val="00251AC0"/>
    <w:rsid w:val="0026661B"/>
    <w:rsid w:val="002756C9"/>
    <w:rsid w:val="002853A4"/>
    <w:rsid w:val="00296A0B"/>
    <w:rsid w:val="00297DB6"/>
    <w:rsid w:val="002A3AF5"/>
    <w:rsid w:val="002A6992"/>
    <w:rsid w:val="002B65BC"/>
    <w:rsid w:val="002C03D8"/>
    <w:rsid w:val="002C2C02"/>
    <w:rsid w:val="002E2573"/>
    <w:rsid w:val="002F4A51"/>
    <w:rsid w:val="00306DB0"/>
    <w:rsid w:val="00311690"/>
    <w:rsid w:val="00315335"/>
    <w:rsid w:val="00331947"/>
    <w:rsid w:val="00334355"/>
    <w:rsid w:val="00377382"/>
    <w:rsid w:val="00381CBF"/>
    <w:rsid w:val="00391422"/>
    <w:rsid w:val="00393259"/>
    <w:rsid w:val="003C4D3F"/>
    <w:rsid w:val="003D59C3"/>
    <w:rsid w:val="003F586F"/>
    <w:rsid w:val="003F6D1B"/>
    <w:rsid w:val="00465882"/>
    <w:rsid w:val="00466255"/>
    <w:rsid w:val="00471392"/>
    <w:rsid w:val="004742C3"/>
    <w:rsid w:val="0048218C"/>
    <w:rsid w:val="004852FF"/>
    <w:rsid w:val="00485A48"/>
    <w:rsid w:val="004A464C"/>
    <w:rsid w:val="004A751C"/>
    <w:rsid w:val="004A781C"/>
    <w:rsid w:val="004D1D36"/>
    <w:rsid w:val="004E1576"/>
    <w:rsid w:val="004E4600"/>
    <w:rsid w:val="004F7692"/>
    <w:rsid w:val="00510A52"/>
    <w:rsid w:val="00515408"/>
    <w:rsid w:val="00520A05"/>
    <w:rsid w:val="00525AA7"/>
    <w:rsid w:val="005308B4"/>
    <w:rsid w:val="005450B9"/>
    <w:rsid w:val="005526B7"/>
    <w:rsid w:val="00590CAF"/>
    <w:rsid w:val="005911F0"/>
    <w:rsid w:val="00592E00"/>
    <w:rsid w:val="005A56EB"/>
    <w:rsid w:val="005A7E75"/>
    <w:rsid w:val="005B3FF9"/>
    <w:rsid w:val="005C28F3"/>
    <w:rsid w:val="005D1798"/>
    <w:rsid w:val="005D5FE4"/>
    <w:rsid w:val="005E1D15"/>
    <w:rsid w:val="005E23F7"/>
    <w:rsid w:val="005F6693"/>
    <w:rsid w:val="00604CBF"/>
    <w:rsid w:val="006072EB"/>
    <w:rsid w:val="006155C0"/>
    <w:rsid w:val="00616853"/>
    <w:rsid w:val="00620C50"/>
    <w:rsid w:val="00635F39"/>
    <w:rsid w:val="00674ADF"/>
    <w:rsid w:val="006856B5"/>
    <w:rsid w:val="006B359F"/>
    <w:rsid w:val="006C3CA1"/>
    <w:rsid w:val="006C430A"/>
    <w:rsid w:val="006C4940"/>
    <w:rsid w:val="006D33CC"/>
    <w:rsid w:val="006E1E5E"/>
    <w:rsid w:val="006E2556"/>
    <w:rsid w:val="006F01A3"/>
    <w:rsid w:val="00706174"/>
    <w:rsid w:val="00713DF3"/>
    <w:rsid w:val="00742147"/>
    <w:rsid w:val="00751281"/>
    <w:rsid w:val="0075213D"/>
    <w:rsid w:val="00761F3F"/>
    <w:rsid w:val="00765FD2"/>
    <w:rsid w:val="0076644C"/>
    <w:rsid w:val="00773935"/>
    <w:rsid w:val="0078443A"/>
    <w:rsid w:val="007A0E98"/>
    <w:rsid w:val="007A69AC"/>
    <w:rsid w:val="007C0846"/>
    <w:rsid w:val="007D7660"/>
    <w:rsid w:val="0080501C"/>
    <w:rsid w:val="008242F0"/>
    <w:rsid w:val="008414EB"/>
    <w:rsid w:val="0084172F"/>
    <w:rsid w:val="008535B2"/>
    <w:rsid w:val="00856EFC"/>
    <w:rsid w:val="00857AF5"/>
    <w:rsid w:val="008607F7"/>
    <w:rsid w:val="008640CF"/>
    <w:rsid w:val="008825C7"/>
    <w:rsid w:val="0088304F"/>
    <w:rsid w:val="00894440"/>
    <w:rsid w:val="008B3E94"/>
    <w:rsid w:val="008C3CDC"/>
    <w:rsid w:val="008F6DBB"/>
    <w:rsid w:val="008F766E"/>
    <w:rsid w:val="00910119"/>
    <w:rsid w:val="009308B1"/>
    <w:rsid w:val="009315E6"/>
    <w:rsid w:val="00931B0C"/>
    <w:rsid w:val="00937013"/>
    <w:rsid w:val="009411A8"/>
    <w:rsid w:val="00944A94"/>
    <w:rsid w:val="009474E3"/>
    <w:rsid w:val="009543B3"/>
    <w:rsid w:val="00955F6A"/>
    <w:rsid w:val="00957470"/>
    <w:rsid w:val="009703D7"/>
    <w:rsid w:val="00974B00"/>
    <w:rsid w:val="0099372D"/>
    <w:rsid w:val="009A09CF"/>
    <w:rsid w:val="009A0E9A"/>
    <w:rsid w:val="009B20B2"/>
    <w:rsid w:val="009D604D"/>
    <w:rsid w:val="009E60B2"/>
    <w:rsid w:val="00A21EF0"/>
    <w:rsid w:val="00A35B8E"/>
    <w:rsid w:val="00A5314C"/>
    <w:rsid w:val="00A81EC7"/>
    <w:rsid w:val="00A82212"/>
    <w:rsid w:val="00A92F0E"/>
    <w:rsid w:val="00AA3CC6"/>
    <w:rsid w:val="00AD0CD7"/>
    <w:rsid w:val="00AD731B"/>
    <w:rsid w:val="00AF1AA0"/>
    <w:rsid w:val="00B11F4E"/>
    <w:rsid w:val="00B17C55"/>
    <w:rsid w:val="00B35E2C"/>
    <w:rsid w:val="00B40DD1"/>
    <w:rsid w:val="00B41C16"/>
    <w:rsid w:val="00B54697"/>
    <w:rsid w:val="00B60A3F"/>
    <w:rsid w:val="00B6510E"/>
    <w:rsid w:val="00B8592E"/>
    <w:rsid w:val="00B91FC0"/>
    <w:rsid w:val="00BA2B5C"/>
    <w:rsid w:val="00BA540C"/>
    <w:rsid w:val="00BC7B46"/>
    <w:rsid w:val="00BD008B"/>
    <w:rsid w:val="00BD15D2"/>
    <w:rsid w:val="00BD3DFF"/>
    <w:rsid w:val="00BF364D"/>
    <w:rsid w:val="00C02BB6"/>
    <w:rsid w:val="00C215E1"/>
    <w:rsid w:val="00C2570E"/>
    <w:rsid w:val="00C35BD3"/>
    <w:rsid w:val="00C5477C"/>
    <w:rsid w:val="00C72FFA"/>
    <w:rsid w:val="00CC6498"/>
    <w:rsid w:val="00D077BF"/>
    <w:rsid w:val="00D164AA"/>
    <w:rsid w:val="00D307AE"/>
    <w:rsid w:val="00D52F28"/>
    <w:rsid w:val="00D54530"/>
    <w:rsid w:val="00D75648"/>
    <w:rsid w:val="00D819FF"/>
    <w:rsid w:val="00D90B67"/>
    <w:rsid w:val="00D94BDD"/>
    <w:rsid w:val="00DA1266"/>
    <w:rsid w:val="00DA4902"/>
    <w:rsid w:val="00DC142A"/>
    <w:rsid w:val="00DC74A4"/>
    <w:rsid w:val="00DC7E08"/>
    <w:rsid w:val="00DE4889"/>
    <w:rsid w:val="00DF1274"/>
    <w:rsid w:val="00E02003"/>
    <w:rsid w:val="00E152BA"/>
    <w:rsid w:val="00E22571"/>
    <w:rsid w:val="00E445A4"/>
    <w:rsid w:val="00E53A9A"/>
    <w:rsid w:val="00E5472B"/>
    <w:rsid w:val="00E57C42"/>
    <w:rsid w:val="00E61650"/>
    <w:rsid w:val="00E87D9F"/>
    <w:rsid w:val="00E96289"/>
    <w:rsid w:val="00EA7C99"/>
    <w:rsid w:val="00EC48F9"/>
    <w:rsid w:val="00ED283F"/>
    <w:rsid w:val="00ED2E97"/>
    <w:rsid w:val="00EE28A0"/>
    <w:rsid w:val="00EE4492"/>
    <w:rsid w:val="00EF0E68"/>
    <w:rsid w:val="00F274C1"/>
    <w:rsid w:val="00F41598"/>
    <w:rsid w:val="00F648ED"/>
    <w:rsid w:val="00F67701"/>
    <w:rsid w:val="00F8129A"/>
    <w:rsid w:val="00F82E8E"/>
    <w:rsid w:val="00F866BD"/>
    <w:rsid w:val="00F957FA"/>
    <w:rsid w:val="00FB2942"/>
    <w:rsid w:val="00FB432D"/>
    <w:rsid w:val="00FC10F5"/>
    <w:rsid w:val="00FE2B9B"/>
    <w:rsid w:val="00FE7A96"/>
    <w:rsid w:val="00FF6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274"/>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character" w:customStyle="1" w:styleId="Heading3Char">
    <w:name w:val="Heading 3 Char"/>
    <w:basedOn w:val="DefaultParagraphFont"/>
    <w:link w:val="Heading3"/>
    <w:rsid w:val="00DF1274"/>
    <w:rPr>
      <w:rFonts w:ascii="Arial" w:hAnsi="Arial"/>
      <w:b/>
      <w:sz w:val="24"/>
    </w:rPr>
  </w:style>
  <w:style w:type="character" w:customStyle="1" w:styleId="Heading4Char">
    <w:name w:val="Heading 4 Char"/>
    <w:basedOn w:val="DefaultParagraphFont"/>
    <w:link w:val="Heading4"/>
    <w:rsid w:val="00DF1274"/>
    <w:rPr>
      <w:rFonts w:ascii="Arial" w:hAnsi="Arial"/>
      <w:b/>
      <w:sz w:val="24"/>
    </w:rPr>
  </w:style>
  <w:style w:type="paragraph" w:styleId="ListParagraph">
    <w:name w:val="List Paragraph"/>
    <w:basedOn w:val="Normal"/>
    <w:uiPriority w:val="34"/>
    <w:qFormat/>
    <w:rsid w:val="00B6510E"/>
    <w:pPr>
      <w:ind w:left="720"/>
      <w:contextualSpacing/>
    </w:pPr>
  </w:style>
  <w:style w:type="character" w:customStyle="1" w:styleId="Heading5Char">
    <w:name w:val="Heading 5 Char"/>
    <w:basedOn w:val="DefaultParagraphFont"/>
    <w:link w:val="Heading5"/>
    <w:rsid w:val="0075213D"/>
    <w:rPr>
      <w:sz w:val="22"/>
    </w:rPr>
  </w:style>
  <w:style w:type="paragraph" w:styleId="BalloonText">
    <w:name w:val="Balloon Text"/>
    <w:basedOn w:val="Normal"/>
    <w:link w:val="BalloonTextChar"/>
    <w:uiPriority w:val="99"/>
    <w:semiHidden/>
    <w:unhideWhenUsed/>
    <w:rsid w:val="00FC10F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0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274"/>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link w:val="Heading3Char"/>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link w:val="Heading4Char"/>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link w:val="Heading5Char"/>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character" w:customStyle="1" w:styleId="Heading3Char">
    <w:name w:val="Heading 3 Char"/>
    <w:basedOn w:val="DefaultParagraphFont"/>
    <w:link w:val="Heading3"/>
    <w:rsid w:val="00DF1274"/>
    <w:rPr>
      <w:rFonts w:ascii="Arial" w:hAnsi="Arial"/>
      <w:b/>
      <w:sz w:val="24"/>
    </w:rPr>
  </w:style>
  <w:style w:type="character" w:customStyle="1" w:styleId="Heading4Char">
    <w:name w:val="Heading 4 Char"/>
    <w:basedOn w:val="DefaultParagraphFont"/>
    <w:link w:val="Heading4"/>
    <w:rsid w:val="00DF1274"/>
    <w:rPr>
      <w:rFonts w:ascii="Arial" w:hAnsi="Arial"/>
      <w:b/>
      <w:sz w:val="24"/>
    </w:rPr>
  </w:style>
  <w:style w:type="paragraph" w:styleId="ListParagraph">
    <w:name w:val="List Paragraph"/>
    <w:basedOn w:val="Normal"/>
    <w:uiPriority w:val="34"/>
    <w:qFormat/>
    <w:rsid w:val="00B6510E"/>
    <w:pPr>
      <w:ind w:left="720"/>
      <w:contextualSpacing/>
    </w:pPr>
  </w:style>
  <w:style w:type="character" w:customStyle="1" w:styleId="Heading5Char">
    <w:name w:val="Heading 5 Char"/>
    <w:basedOn w:val="DefaultParagraphFont"/>
    <w:link w:val="Heading5"/>
    <w:rsid w:val="0075213D"/>
    <w:rPr>
      <w:sz w:val="22"/>
    </w:rPr>
  </w:style>
  <w:style w:type="paragraph" w:styleId="BalloonText">
    <w:name w:val="Balloon Text"/>
    <w:basedOn w:val="Normal"/>
    <w:link w:val="BalloonTextChar"/>
    <w:uiPriority w:val="99"/>
    <w:semiHidden/>
    <w:unhideWhenUsed/>
    <w:rsid w:val="00FC10F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10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20.bin"/><Relationship Id="rId50" Type="http://schemas.openxmlformats.org/officeDocument/2006/relationships/image" Target="media/image22.emf"/><Relationship Id="rId55" Type="http://schemas.openxmlformats.org/officeDocument/2006/relationships/oleObject" Target="embeddings/oleObject24.bin"/><Relationship Id="rId63" Type="http://schemas.openxmlformats.org/officeDocument/2006/relationships/oleObject" Target="embeddings/oleObject28.bin"/><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emf"/><Relationship Id="rId29" Type="http://schemas.openxmlformats.org/officeDocument/2006/relationships/oleObject" Target="embeddings/oleObject11.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6.emf"/><Relationship Id="rId66"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1.bin"/><Relationship Id="rId57" Type="http://schemas.openxmlformats.org/officeDocument/2006/relationships/oleObject" Target="embeddings/oleObject25.bin"/><Relationship Id="rId61" Type="http://schemas.openxmlformats.org/officeDocument/2006/relationships/oleObject" Target="embeddings/oleObject27.bin"/><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9.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footer" Target="footer1.xml"/><Relationship Id="rId8" Type="http://schemas.openxmlformats.org/officeDocument/2006/relationships/image" Target="media/image1.emf"/><Relationship Id="rId51" Type="http://schemas.openxmlformats.org/officeDocument/2006/relationships/oleObject" Target="embeddings/oleObject22.bin"/><Relationship Id="rId3" Type="http://schemas.microsoft.com/office/2007/relationships/stylesWithEffects" Target="stylesWithEffect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6.bin"/><Relationship Id="rId67" Type="http://schemas.openxmlformats.org/officeDocument/2006/relationships/oleObject" Target="embeddings/oleObject30.bin"/><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zgng4\My%20Documents\Downloads\MDD%2520Template%25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MDD%20Template%20EA3.dotx</Template>
  <TotalTime>3937</TotalTime>
  <Pages>45</Pages>
  <Words>2652</Words>
  <Characters>15123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17740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Lucas Wendling</dc:creator>
  <cp:lastModifiedBy>Kaur, Lovepreet</cp:lastModifiedBy>
  <cp:revision>8</cp:revision>
  <cp:lastPrinted>2011-03-21T13:34:00Z</cp:lastPrinted>
  <dcterms:created xsi:type="dcterms:W3CDTF">2014-05-09T20:37:00Z</dcterms:created>
  <dcterms:modified xsi:type="dcterms:W3CDTF">2014-05-12T14:54:00Z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TMS570 Startup - SysStartup</vt:lpwstr>
  </property>
  <property fmtid="{D5CDD505-2E9C-101B-9397-08002B2CF9AE}" pid="3" name="MDDRevNum">
    <vt:lpwstr>3</vt:lpwstr>
  </property>
  <property fmtid="{D5CDD505-2E9C-101B-9397-08002B2CF9AE}" pid="4" name="Module Layer">
    <vt:lpwstr>0</vt:lpwstr>
  </property>
  <property fmtid="{D5CDD505-2E9C-101B-9397-08002B2CF9AE}" pid="5" name="Module Name">
    <vt:lpwstr>SysStartup</vt:lpwstr>
  </property>
  <property fmtid="{D5CDD505-2E9C-101B-9397-08002B2CF9AE}" pid="6" name="Product Line">
    <vt:lpwstr>Gen II+ EPS EA3</vt:lpwstr>
  </property>
</Properties>
</file>